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E59F" w14:textId="6A098C08" w:rsidR="00687EF4" w:rsidRPr="00FF5AAE" w:rsidRDefault="00FF5AAE" w:rsidP="005C63A3">
      <w:pPr>
        <w:spacing w:after="240" w:line="480" w:lineRule="auto"/>
        <w:rPr>
          <w:b/>
          <w:bCs/>
          <w:sz w:val="32"/>
          <w:szCs w:val="32"/>
        </w:rPr>
      </w:pPr>
      <w:r w:rsidRPr="009579D5">
        <w:rPr>
          <w:b/>
          <w:bCs/>
          <w:sz w:val="32"/>
          <w:szCs w:val="32"/>
        </w:rPr>
        <w:t>P</w:t>
      </w:r>
      <w:r w:rsidRPr="002B7077">
        <w:rPr>
          <w:b/>
          <w:bCs/>
          <w:sz w:val="32"/>
          <w:szCs w:val="32"/>
        </w:rPr>
        <w:t xml:space="preserve">an-cancer </w:t>
      </w:r>
      <w:r w:rsidR="00C73D3A" w:rsidRPr="002B7077">
        <w:rPr>
          <w:b/>
          <w:bCs/>
          <w:sz w:val="32"/>
          <w:szCs w:val="32"/>
        </w:rPr>
        <w:t>m</w:t>
      </w:r>
      <w:r w:rsidR="000717A3" w:rsidRPr="002B7077">
        <w:rPr>
          <w:b/>
          <w:bCs/>
          <w:sz w:val="32"/>
          <w:szCs w:val="32"/>
        </w:rPr>
        <w:t>etaboli</w:t>
      </w:r>
      <w:r w:rsidR="00E165AF" w:rsidRPr="009579D5">
        <w:rPr>
          <w:b/>
          <w:bCs/>
          <w:sz w:val="32"/>
          <w:szCs w:val="32"/>
        </w:rPr>
        <w:t xml:space="preserve">c </w:t>
      </w:r>
      <w:r w:rsidR="00E165AF">
        <w:rPr>
          <w:b/>
          <w:bCs/>
          <w:sz w:val="32"/>
          <w:szCs w:val="32"/>
        </w:rPr>
        <w:t>landscapes</w:t>
      </w:r>
      <w:r w:rsidR="000717A3" w:rsidRPr="002B7077">
        <w:rPr>
          <w:b/>
          <w:bCs/>
          <w:sz w:val="32"/>
          <w:szCs w:val="32"/>
        </w:rPr>
        <w:t xml:space="preserve">: </w:t>
      </w:r>
      <w:r w:rsidR="00C73D3A" w:rsidRPr="002B7077">
        <w:rPr>
          <w:b/>
          <w:bCs/>
          <w:sz w:val="32"/>
          <w:szCs w:val="32"/>
        </w:rPr>
        <w:t>A</w:t>
      </w:r>
      <w:r w:rsidR="000717A3" w:rsidRPr="002B7077">
        <w:rPr>
          <w:b/>
          <w:bCs/>
          <w:sz w:val="32"/>
          <w:szCs w:val="32"/>
        </w:rPr>
        <w:t xml:space="preserve"> </w:t>
      </w:r>
      <w:r w:rsidRPr="009579D5">
        <w:rPr>
          <w:b/>
          <w:bCs/>
          <w:sz w:val="32"/>
          <w:szCs w:val="32"/>
        </w:rPr>
        <w:t>multi</w:t>
      </w:r>
      <w:r>
        <w:rPr>
          <w:b/>
          <w:bCs/>
          <w:sz w:val="32"/>
          <w:szCs w:val="32"/>
        </w:rPr>
        <w:t>-</w:t>
      </w:r>
      <w:r w:rsidR="00AC7E79" w:rsidRPr="002B7077">
        <w:rPr>
          <w:b/>
          <w:bCs/>
          <w:sz w:val="32"/>
          <w:szCs w:val="32"/>
        </w:rPr>
        <w:t xml:space="preserve">omics </w:t>
      </w:r>
      <w:r w:rsidRPr="009579D5">
        <w:rPr>
          <w:b/>
          <w:bCs/>
          <w:sz w:val="32"/>
          <w:szCs w:val="32"/>
        </w:rPr>
        <w:t>view</w:t>
      </w:r>
    </w:p>
    <w:p w14:paraId="4084A470" w14:textId="07C3217A" w:rsidR="001B7A0C" w:rsidRPr="002B7077" w:rsidRDefault="001B7A0C" w:rsidP="001B7A0C">
      <w:pPr>
        <w:pStyle w:val="Body"/>
        <w:spacing w:line="480" w:lineRule="auto"/>
        <w:rPr>
          <w:rFonts w:ascii="Times New Roman" w:hAnsi="Times New Roman" w:cs="Times New Roman"/>
          <w:sz w:val="24"/>
          <w:szCs w:val="24"/>
        </w:rPr>
      </w:pPr>
      <w:proofErr w:type="spellStart"/>
      <w:r w:rsidRPr="002B7077">
        <w:rPr>
          <w:rFonts w:ascii="Times New Roman" w:hAnsi="Times New Roman" w:cs="Times New Roman"/>
          <w:sz w:val="24"/>
          <w:szCs w:val="24"/>
        </w:rPr>
        <w:t>Yiguang</w:t>
      </w:r>
      <w:proofErr w:type="spellEnd"/>
      <w:r w:rsidRPr="002B7077">
        <w:rPr>
          <w:rFonts w:ascii="Times New Roman" w:hAnsi="Times New Roman" w:cs="Times New Roman"/>
          <w:sz w:val="24"/>
          <w:szCs w:val="24"/>
        </w:rPr>
        <w:t xml:space="preserve"> Bai</w:t>
      </w:r>
      <w:r w:rsidRPr="002B7077">
        <w:rPr>
          <w:rFonts w:ascii="Times New Roman" w:hAnsi="Times New Roman" w:cs="Times New Roman"/>
          <w:sz w:val="24"/>
          <w:szCs w:val="24"/>
          <w:vertAlign w:val="superscript"/>
        </w:rPr>
        <w:t>1,</w:t>
      </w:r>
      <w:r w:rsidR="001673E5">
        <w:rPr>
          <w:rFonts w:ascii="Times New Roman" w:hAnsi="Times New Roman" w:cs="Times New Roman"/>
          <w:sz w:val="24"/>
          <w:szCs w:val="24"/>
          <w:vertAlign w:val="superscript"/>
        </w:rPr>
        <w:t>2</w:t>
      </w:r>
      <w:r w:rsidRPr="002B7077">
        <w:rPr>
          <w:rFonts w:ascii="Times New Roman" w:hAnsi="Times New Roman" w:cs="Times New Roman"/>
          <w:sz w:val="24"/>
          <w:szCs w:val="24"/>
          <w:vertAlign w:val="superscript"/>
        </w:rPr>
        <w:t>#</w:t>
      </w:r>
      <w:r w:rsidR="003E101D">
        <w:rPr>
          <w:rFonts w:ascii="Times New Roman" w:hAnsi="Times New Roman" w:cs="Times New Roman"/>
          <w:sz w:val="24"/>
          <w:szCs w:val="24"/>
          <w:vertAlign w:val="superscript"/>
        </w:rPr>
        <w:t>*</w:t>
      </w:r>
      <w:r w:rsidRPr="002B7077">
        <w:rPr>
          <w:rFonts w:ascii="Times New Roman" w:hAnsi="Times New Roman" w:cs="Times New Roman"/>
          <w:sz w:val="24"/>
          <w:szCs w:val="24"/>
          <w:vertAlign w:val="superscript"/>
        </w:rPr>
        <w:t xml:space="preserve"> </w:t>
      </w:r>
      <w:proofErr w:type="spellStart"/>
      <w:r w:rsidRPr="002B7077">
        <w:rPr>
          <w:rFonts w:ascii="Times New Roman" w:hAnsi="Times New Roman" w:cs="Times New Roman"/>
          <w:sz w:val="24"/>
          <w:szCs w:val="24"/>
        </w:rPr>
        <w:t>Qiaoling</w:t>
      </w:r>
      <w:proofErr w:type="spellEnd"/>
      <w:r w:rsidRPr="002B7077">
        <w:rPr>
          <w:rFonts w:ascii="Times New Roman" w:hAnsi="Times New Roman" w:cs="Times New Roman"/>
          <w:sz w:val="24"/>
          <w:szCs w:val="24"/>
        </w:rPr>
        <w:t xml:space="preserve"> Chen</w:t>
      </w:r>
      <w:r w:rsidR="00520B68">
        <w:rPr>
          <w:rFonts w:ascii="Times New Roman" w:hAnsi="Times New Roman" w:cs="Times New Roman"/>
          <w:sz w:val="24"/>
          <w:szCs w:val="24"/>
          <w:vertAlign w:val="superscript"/>
        </w:rPr>
        <w:t>3,4</w:t>
      </w:r>
      <w:r w:rsidRPr="002B7077">
        <w:rPr>
          <w:rFonts w:ascii="Times New Roman" w:hAnsi="Times New Roman" w:cs="Times New Roman"/>
          <w:sz w:val="24"/>
          <w:szCs w:val="24"/>
          <w:vertAlign w:val="superscript"/>
        </w:rPr>
        <w:t>#</w:t>
      </w:r>
      <w:r w:rsidRPr="002B7077">
        <w:rPr>
          <w:rFonts w:ascii="Times New Roman" w:hAnsi="Times New Roman" w:cs="Times New Roman"/>
          <w:sz w:val="24"/>
          <w:szCs w:val="24"/>
        </w:rPr>
        <w:t xml:space="preserve"> Yuan Li</w:t>
      </w:r>
      <w:r w:rsidR="00780FEC">
        <w:rPr>
          <w:rFonts w:ascii="Times New Roman" w:hAnsi="Times New Roman" w:cs="Times New Roman"/>
          <w:sz w:val="24"/>
          <w:szCs w:val="24"/>
          <w:vertAlign w:val="superscript"/>
        </w:rPr>
        <w:t>5</w:t>
      </w:r>
      <w:r w:rsidRPr="002B7077">
        <w:rPr>
          <w:rFonts w:ascii="Times New Roman" w:hAnsi="Times New Roman" w:cs="Times New Roman"/>
          <w:sz w:val="24"/>
          <w:szCs w:val="24"/>
          <w:vertAlign w:val="superscript"/>
        </w:rPr>
        <w:t>,</w:t>
      </w:r>
      <w:r w:rsidR="00780FEC">
        <w:rPr>
          <w:rFonts w:ascii="Times New Roman" w:hAnsi="Times New Roman" w:cs="Times New Roman"/>
          <w:sz w:val="24"/>
          <w:szCs w:val="24"/>
          <w:vertAlign w:val="superscript"/>
        </w:rPr>
        <w:t>6</w:t>
      </w:r>
      <w:r w:rsidRPr="002B7077">
        <w:rPr>
          <w:rFonts w:ascii="Times New Roman" w:hAnsi="Times New Roman" w:cs="Times New Roman"/>
          <w:sz w:val="24"/>
          <w:szCs w:val="24"/>
          <w:vertAlign w:val="superscript"/>
        </w:rPr>
        <w:t>*</w:t>
      </w:r>
    </w:p>
    <w:p w14:paraId="45A9DA50" w14:textId="77777777" w:rsidR="008718CC" w:rsidRDefault="001B7A0C" w:rsidP="001B7A0C">
      <w:pPr>
        <w:pStyle w:val="Body"/>
        <w:spacing w:line="480" w:lineRule="auto"/>
        <w:rPr>
          <w:rFonts w:ascii="Times New Roman" w:hAnsi="Times New Roman" w:cs="Times New Roman"/>
          <w:sz w:val="24"/>
          <w:szCs w:val="24"/>
          <w:lang w:val="en-GB"/>
        </w:rPr>
      </w:pPr>
      <w:r w:rsidRPr="002B7077">
        <w:rPr>
          <w:rFonts w:ascii="Times New Roman" w:hAnsi="Times New Roman" w:cs="Times New Roman"/>
          <w:sz w:val="24"/>
          <w:szCs w:val="24"/>
          <w:vertAlign w:val="superscript"/>
        </w:rPr>
        <w:t>1</w:t>
      </w:r>
      <w:r w:rsidR="00B636F9" w:rsidRPr="00B636F9">
        <w:rPr>
          <w:rFonts w:ascii="Times New Roman" w:hAnsi="Times New Roman" w:cs="Times New Roman"/>
          <w:sz w:val="24"/>
          <w:szCs w:val="24"/>
          <w:lang w:val="en-GB"/>
        </w:rPr>
        <w:t xml:space="preserve">Department of </w:t>
      </w:r>
      <w:proofErr w:type="spellStart"/>
      <w:r w:rsidR="00B636F9" w:rsidRPr="00B636F9">
        <w:rPr>
          <w:rFonts w:ascii="Times New Roman" w:hAnsi="Times New Roman" w:cs="Times New Roman"/>
          <w:sz w:val="24"/>
          <w:szCs w:val="24"/>
          <w:lang w:val="en-GB"/>
        </w:rPr>
        <w:t>Orthopedics</w:t>
      </w:r>
      <w:proofErr w:type="spellEnd"/>
      <w:r w:rsidR="00B636F9" w:rsidRPr="00B636F9">
        <w:rPr>
          <w:rFonts w:ascii="Times New Roman" w:hAnsi="Times New Roman" w:cs="Times New Roman"/>
          <w:sz w:val="24"/>
          <w:szCs w:val="24"/>
          <w:lang w:val="en-GB"/>
        </w:rPr>
        <w:t xml:space="preserve">, Beijing </w:t>
      </w:r>
      <w:proofErr w:type="spellStart"/>
      <w:r w:rsidR="00B636F9" w:rsidRPr="00B636F9">
        <w:rPr>
          <w:rFonts w:ascii="Times New Roman" w:hAnsi="Times New Roman" w:cs="Times New Roman"/>
          <w:sz w:val="24"/>
          <w:szCs w:val="24"/>
          <w:lang w:val="en-GB"/>
        </w:rPr>
        <w:t>Anzhen</w:t>
      </w:r>
      <w:proofErr w:type="spellEnd"/>
      <w:r w:rsidR="00B636F9" w:rsidRPr="00B636F9">
        <w:rPr>
          <w:rFonts w:ascii="Times New Roman" w:hAnsi="Times New Roman" w:cs="Times New Roman"/>
          <w:sz w:val="24"/>
          <w:szCs w:val="24"/>
          <w:lang w:val="en-GB"/>
        </w:rPr>
        <w:t xml:space="preserve"> Nanchong Hospital, Capital Medical University (Nanchong Central Hospital), Nanchong, China</w:t>
      </w:r>
    </w:p>
    <w:p w14:paraId="1BA72057" w14:textId="77777777" w:rsidR="008718CC" w:rsidRDefault="001673E5" w:rsidP="001B7A0C">
      <w:pPr>
        <w:pStyle w:val="Body"/>
        <w:spacing w:line="480" w:lineRule="auto"/>
        <w:rPr>
          <w:rFonts w:ascii="Times New Roman" w:hAnsi="Times New Roman" w:cs="Times New Roman"/>
          <w:sz w:val="24"/>
          <w:szCs w:val="24"/>
          <w:lang w:val="en-GB"/>
        </w:rPr>
      </w:pPr>
      <w:r>
        <w:rPr>
          <w:rFonts w:ascii="Times New Roman" w:hAnsi="Times New Roman" w:cs="Times New Roman"/>
          <w:sz w:val="24"/>
          <w:szCs w:val="24"/>
          <w:vertAlign w:val="superscript"/>
        </w:rPr>
        <w:t>2</w:t>
      </w:r>
      <w:r w:rsidR="008718CC" w:rsidRPr="008718CC">
        <w:rPr>
          <w:rFonts w:ascii="Times New Roman" w:hAnsi="Times New Roman" w:cs="Times New Roman"/>
          <w:sz w:val="24"/>
          <w:szCs w:val="24"/>
          <w:lang w:val="en-GB"/>
        </w:rPr>
        <w:t xml:space="preserve">Department of </w:t>
      </w:r>
      <w:proofErr w:type="spellStart"/>
      <w:r w:rsidR="008718CC" w:rsidRPr="008718CC">
        <w:rPr>
          <w:rFonts w:ascii="Times New Roman" w:hAnsi="Times New Roman" w:cs="Times New Roman"/>
          <w:sz w:val="24"/>
          <w:szCs w:val="24"/>
          <w:lang w:val="en-GB"/>
        </w:rPr>
        <w:t>Orthopedics</w:t>
      </w:r>
      <w:proofErr w:type="spellEnd"/>
      <w:r w:rsidR="008718CC" w:rsidRPr="008718CC">
        <w:rPr>
          <w:rFonts w:ascii="Times New Roman" w:hAnsi="Times New Roman" w:cs="Times New Roman"/>
          <w:sz w:val="24"/>
          <w:szCs w:val="24"/>
          <w:lang w:val="en-GB"/>
        </w:rPr>
        <w:t>, Nanchong Central Hospital, The Second Clinical Medical College of North Sichuan Medical College, Nanchong, China</w:t>
      </w:r>
    </w:p>
    <w:p w14:paraId="4872F49F" w14:textId="77777777" w:rsidR="008718CC" w:rsidRDefault="001673E5" w:rsidP="001B7A0C">
      <w:pPr>
        <w:pStyle w:val="Body"/>
        <w:spacing w:line="480" w:lineRule="auto"/>
        <w:rPr>
          <w:rFonts w:ascii="Times New Roman" w:hAnsi="Times New Roman" w:cs="Times New Roman"/>
          <w:sz w:val="24"/>
          <w:szCs w:val="24"/>
          <w:lang w:val="en-GB"/>
        </w:rPr>
      </w:pPr>
      <w:r>
        <w:rPr>
          <w:rFonts w:ascii="Times New Roman" w:hAnsi="Times New Roman" w:cs="Times New Roman"/>
          <w:sz w:val="24"/>
          <w:szCs w:val="24"/>
          <w:vertAlign w:val="superscript"/>
        </w:rPr>
        <w:t>3</w:t>
      </w:r>
      <w:r w:rsidR="008718CC" w:rsidRPr="008718CC">
        <w:rPr>
          <w:rFonts w:ascii="Times New Roman" w:hAnsi="Times New Roman" w:cs="Times New Roman"/>
          <w:sz w:val="24"/>
          <w:szCs w:val="24"/>
          <w:lang w:val="en-GB"/>
        </w:rPr>
        <w:t xml:space="preserve">Department of Oncology, Beijing </w:t>
      </w:r>
      <w:proofErr w:type="spellStart"/>
      <w:r w:rsidR="008718CC" w:rsidRPr="008718CC">
        <w:rPr>
          <w:rFonts w:ascii="Times New Roman" w:hAnsi="Times New Roman" w:cs="Times New Roman"/>
          <w:sz w:val="24"/>
          <w:szCs w:val="24"/>
          <w:lang w:val="en-GB"/>
        </w:rPr>
        <w:t>Anzhen</w:t>
      </w:r>
      <w:proofErr w:type="spellEnd"/>
      <w:r w:rsidR="008718CC" w:rsidRPr="008718CC">
        <w:rPr>
          <w:rFonts w:ascii="Times New Roman" w:hAnsi="Times New Roman" w:cs="Times New Roman"/>
          <w:sz w:val="24"/>
          <w:szCs w:val="24"/>
          <w:lang w:val="en-GB"/>
        </w:rPr>
        <w:t xml:space="preserve"> Nanchong Hospital, Capital Medical University (Nanchong Central Hospital), Nanchong, China</w:t>
      </w:r>
    </w:p>
    <w:p w14:paraId="242DDF83" w14:textId="6404B6C1" w:rsidR="008718CC" w:rsidRDefault="008718CC" w:rsidP="001B7A0C">
      <w:pPr>
        <w:pStyle w:val="Body"/>
        <w:spacing w:line="480" w:lineRule="auto"/>
        <w:rPr>
          <w:rFonts w:ascii="Times New Roman" w:hAnsi="Times New Roman" w:cs="Times New Roman"/>
          <w:sz w:val="24"/>
          <w:szCs w:val="24"/>
          <w:lang w:val="en-GB"/>
        </w:rPr>
      </w:pPr>
      <w:r w:rsidRPr="008718CC">
        <w:rPr>
          <w:rFonts w:ascii="Times New Roman" w:hAnsi="Times New Roman" w:cs="Times New Roman"/>
          <w:sz w:val="24"/>
          <w:szCs w:val="24"/>
          <w:vertAlign w:val="superscript"/>
          <w:lang w:val="en-GB"/>
        </w:rPr>
        <w:t>4</w:t>
      </w:r>
      <w:r w:rsidRPr="008718CC">
        <w:rPr>
          <w:rFonts w:ascii="Times New Roman" w:hAnsi="Times New Roman" w:cs="Times New Roman"/>
          <w:sz w:val="24"/>
          <w:szCs w:val="24"/>
          <w:lang w:val="en-GB"/>
        </w:rPr>
        <w:t>Department of Oncology, Nanchong Central Hospital, The Second Clinical Medical College of North Sichuan Medical College, Nanchong, China</w:t>
      </w:r>
    </w:p>
    <w:p w14:paraId="4E8C0C4B" w14:textId="61543429" w:rsidR="001B7A0C" w:rsidRDefault="000322D0" w:rsidP="001B7A0C">
      <w:pPr>
        <w:pStyle w:val="Body"/>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5</w:t>
      </w:r>
      <w:r w:rsidR="001B7A0C" w:rsidRPr="002B7077">
        <w:rPr>
          <w:rFonts w:ascii="Times New Roman" w:hAnsi="Times New Roman" w:cs="Times New Roman"/>
          <w:sz w:val="24"/>
          <w:szCs w:val="24"/>
        </w:rPr>
        <w:t>National Bioinformatics Infrastructure Sweden (NBIS), Science for Life Laboratory, Lund University, Lund, 223 87, Sweden</w:t>
      </w:r>
    </w:p>
    <w:p w14:paraId="05278DFF" w14:textId="272F8D59" w:rsidR="000322D0" w:rsidRPr="002B7077" w:rsidRDefault="000322D0" w:rsidP="001B7A0C">
      <w:pPr>
        <w:pStyle w:val="Body"/>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6</w:t>
      </w:r>
      <w:r w:rsidRPr="002B7077">
        <w:rPr>
          <w:rFonts w:ascii="Times New Roman" w:hAnsi="Times New Roman" w:cs="Times New Roman"/>
          <w:sz w:val="24"/>
          <w:szCs w:val="24"/>
        </w:rPr>
        <w:t xml:space="preserve">Department of </w:t>
      </w:r>
      <w:proofErr w:type="spellStart"/>
      <w:r w:rsidRPr="002B7077">
        <w:rPr>
          <w:rFonts w:ascii="Times New Roman" w:hAnsi="Times New Roman" w:cs="Times New Roman"/>
          <w:sz w:val="24"/>
          <w:szCs w:val="24"/>
        </w:rPr>
        <w:t>Immunotechnology</w:t>
      </w:r>
      <w:proofErr w:type="spellEnd"/>
      <w:r w:rsidRPr="002B7077">
        <w:rPr>
          <w:rFonts w:ascii="Times New Roman" w:hAnsi="Times New Roman" w:cs="Times New Roman"/>
          <w:sz w:val="24"/>
          <w:szCs w:val="24"/>
        </w:rPr>
        <w:t xml:space="preserve">, Lund University, </w:t>
      </w:r>
      <w:proofErr w:type="spellStart"/>
      <w:r w:rsidRPr="002B7077">
        <w:rPr>
          <w:rFonts w:ascii="Times New Roman" w:hAnsi="Times New Roman" w:cs="Times New Roman"/>
          <w:sz w:val="24"/>
          <w:szCs w:val="24"/>
        </w:rPr>
        <w:t>Medicon</w:t>
      </w:r>
      <w:proofErr w:type="spellEnd"/>
      <w:r w:rsidRPr="002B7077">
        <w:rPr>
          <w:rFonts w:ascii="Times New Roman" w:hAnsi="Times New Roman" w:cs="Times New Roman"/>
          <w:sz w:val="24"/>
          <w:szCs w:val="24"/>
        </w:rPr>
        <w:t xml:space="preserve"> Village, Lund, 22387, Sweden</w:t>
      </w:r>
    </w:p>
    <w:p w14:paraId="59C41D80" w14:textId="77777777" w:rsidR="001B7A0C" w:rsidRPr="002B7077" w:rsidRDefault="001B7A0C" w:rsidP="001B7A0C">
      <w:pPr>
        <w:pStyle w:val="NormalWeb"/>
        <w:spacing w:line="480" w:lineRule="auto"/>
      </w:pPr>
      <w:r w:rsidRPr="002B7077">
        <w:rPr>
          <w:rFonts w:eastAsia="Arial Unicode MS"/>
          <w:color w:val="000000"/>
          <w:bdr w:val="nil"/>
          <w:shd w:val="clear" w:color="auto" w:fill="FFFFFF"/>
          <w:vertAlign w:val="superscript"/>
          <w14:textOutline w14:w="0" w14:cap="flat" w14:cmpd="sng" w14:algn="ctr">
            <w14:noFill/>
            <w14:prstDash w14:val="solid"/>
            <w14:bevel/>
          </w14:textOutline>
        </w:rPr>
        <w:t>#</w:t>
      </w:r>
      <w:r w:rsidRPr="002B7077">
        <w:rPr>
          <w:rFonts w:eastAsia="Arial Unicode MS"/>
          <w:color w:val="000000"/>
          <w:bdr w:val="nil"/>
          <w:shd w:val="clear" w:color="auto" w:fill="FFFFFF"/>
          <w14:textOutline w14:w="0" w14:cap="flat" w14:cmpd="sng" w14:algn="ctr">
            <w14:noFill/>
            <w14:prstDash w14:val="solid"/>
            <w14:bevel/>
          </w14:textOutline>
        </w:rPr>
        <w:t>Those authors contribute equally to the paper.</w:t>
      </w:r>
    </w:p>
    <w:p w14:paraId="53AC8B0B" w14:textId="2C90FD5C" w:rsidR="001B7A0C" w:rsidRDefault="001B7A0C" w:rsidP="001B7A0C">
      <w:pPr>
        <w:pStyle w:val="Body"/>
        <w:spacing w:line="480" w:lineRule="auto"/>
        <w:rPr>
          <w:rFonts w:ascii="Times New Roman" w:hAnsi="Times New Roman" w:cs="Times New Roman"/>
          <w:sz w:val="24"/>
          <w:szCs w:val="24"/>
        </w:rPr>
      </w:pPr>
      <w:r w:rsidRPr="002B7077">
        <w:rPr>
          <w:rFonts w:ascii="Times New Roman" w:hAnsi="Times New Roman" w:cs="Times New Roman"/>
          <w:sz w:val="24"/>
          <w:szCs w:val="24"/>
          <w:vertAlign w:val="superscript"/>
        </w:rPr>
        <w:t>*</w:t>
      </w:r>
      <w:r w:rsidRPr="002905D0">
        <w:rPr>
          <w:rFonts w:ascii="Times New Roman" w:hAnsi="Times New Roman" w:cs="Times New Roman"/>
          <w:sz w:val="24"/>
          <w:szCs w:val="24"/>
        </w:rPr>
        <w:t xml:space="preserve">Corresponding author: </w:t>
      </w:r>
      <w:hyperlink r:id="rId8" w:history="1">
        <w:r w:rsidR="003E101D" w:rsidRPr="002905D0">
          <w:rPr>
            <w:rStyle w:val="Hyperlink"/>
            <w:rFonts w:ascii="Times New Roman" w:hAnsi="Times New Roman" w:cs="Times New Roman"/>
            <w:sz w:val="24"/>
            <w:szCs w:val="24"/>
          </w:rPr>
          <w:t>yuan.li@immun.lth.se</w:t>
        </w:r>
      </w:hyperlink>
      <w:r w:rsidR="000D4849">
        <w:rPr>
          <w:rFonts w:ascii="Times New Roman" w:hAnsi="Times New Roman" w:cs="Times New Roman"/>
          <w:sz w:val="24"/>
          <w:szCs w:val="24"/>
        </w:rPr>
        <w:t xml:space="preserve"> +46(0)735854860</w:t>
      </w:r>
      <w:r w:rsidR="003E101D" w:rsidRPr="002905D0">
        <w:rPr>
          <w:rFonts w:ascii="Times New Roman" w:hAnsi="Times New Roman" w:cs="Times New Roman"/>
          <w:sz w:val="24"/>
          <w:szCs w:val="24"/>
        </w:rPr>
        <w:t xml:space="preserve">, </w:t>
      </w:r>
      <w:hyperlink r:id="rId9" w:history="1">
        <w:r w:rsidR="003E101D" w:rsidRPr="002905D0">
          <w:rPr>
            <w:rStyle w:val="Hyperlink"/>
            <w:rFonts w:ascii="Times New Roman" w:hAnsi="Times New Roman" w:cs="Times New Roman"/>
            <w:sz w:val="24"/>
            <w:szCs w:val="24"/>
          </w:rPr>
          <w:t>baiyiguang@163.com</w:t>
        </w:r>
      </w:hyperlink>
    </w:p>
    <w:p w14:paraId="20E036CA" w14:textId="77777777" w:rsidR="000717A3" w:rsidRPr="002B7077" w:rsidRDefault="000717A3" w:rsidP="005C63A3">
      <w:pPr>
        <w:spacing w:after="240" w:line="480" w:lineRule="auto"/>
      </w:pPr>
    </w:p>
    <w:p w14:paraId="2204D250" w14:textId="2088EDA2" w:rsidR="00190533" w:rsidRPr="002B7077" w:rsidRDefault="00190533" w:rsidP="005C63A3">
      <w:pPr>
        <w:spacing w:after="240" w:line="480" w:lineRule="auto"/>
        <w:rPr>
          <w:b/>
          <w:bCs/>
          <w:sz w:val="28"/>
          <w:szCs w:val="28"/>
        </w:rPr>
      </w:pPr>
      <w:r w:rsidRPr="002B7077">
        <w:rPr>
          <w:b/>
          <w:bCs/>
          <w:sz w:val="28"/>
          <w:szCs w:val="28"/>
        </w:rPr>
        <w:t>Abstract</w:t>
      </w:r>
    </w:p>
    <w:p w14:paraId="79943F91" w14:textId="51746E24" w:rsidR="00524CE6" w:rsidRDefault="00546BDE" w:rsidP="005C63A3">
      <w:pPr>
        <w:spacing w:after="240" w:line="480" w:lineRule="auto"/>
      </w:pPr>
      <w:r w:rsidRPr="00546BDE">
        <w:t>Metabolic reprogramming fuels cancer progression, but whether common metabolic patterns exist across tumor types remains elusive. To address this, we developed </w:t>
      </w:r>
      <w:proofErr w:type="spellStart"/>
      <w:r w:rsidRPr="007E62E9">
        <w:t>parseMetab</w:t>
      </w:r>
      <w:proofErr w:type="spellEnd"/>
      <w:r w:rsidRPr="00546BDE">
        <w:t>, an R package that integrates large-scale proteomic, transcriptomic, and spatial transcriptomic datasets from 24 human cancers</w:t>
      </w:r>
      <w:r w:rsidR="000A4B3C">
        <w:t xml:space="preserve"> </w:t>
      </w:r>
      <w:r w:rsidR="000A4B3C" w:rsidRPr="00CE5CC7">
        <w:t>and 3,</w:t>
      </w:r>
      <w:r w:rsidR="002D4427">
        <w:t>226</w:t>
      </w:r>
      <w:r w:rsidR="000A4B3C" w:rsidRPr="00CE5CC7">
        <w:t xml:space="preserve"> samples</w:t>
      </w:r>
      <w:r w:rsidRPr="00546BDE">
        <w:t xml:space="preserve"> to map pan-cancer metabolic dysregulation. Strikingly, glycan biosynthesis pathways</w:t>
      </w:r>
      <w:r w:rsidR="0022559C" w:rsidRPr="0002507A">
        <w:rPr>
          <w:color w:val="000000"/>
        </w:rPr>
        <w:t xml:space="preserve"> </w:t>
      </w:r>
      <w:r w:rsidR="006105C0">
        <w:rPr>
          <w:color w:val="000000"/>
        </w:rPr>
        <w:t>–</w:t>
      </w:r>
      <w:r w:rsidR="0022559C" w:rsidRPr="0002507A">
        <w:rPr>
          <w:color w:val="000000"/>
        </w:rPr>
        <w:t xml:space="preserve"> </w:t>
      </w:r>
      <w:r w:rsidRPr="00546BDE">
        <w:t xml:space="preserve">especially those driving </w:t>
      </w:r>
      <w:proofErr w:type="spellStart"/>
      <w:r w:rsidRPr="00546BDE">
        <w:lastRenderedPageBreak/>
        <w:t>fucosylation</w:t>
      </w:r>
      <w:proofErr w:type="spellEnd"/>
      <w:r w:rsidRPr="00546BDE">
        <w:t xml:space="preserve"> and sialylation</w:t>
      </w:r>
      <w:r w:rsidR="0022559C" w:rsidRPr="0002507A">
        <w:rPr>
          <w:color w:val="000000"/>
        </w:rPr>
        <w:t xml:space="preserve"> </w:t>
      </w:r>
      <w:r w:rsidR="006105C0">
        <w:rPr>
          <w:color w:val="000000"/>
        </w:rPr>
        <w:t>–</w:t>
      </w:r>
      <w:r w:rsidR="0022559C" w:rsidRPr="0002507A">
        <w:rPr>
          <w:color w:val="000000"/>
        </w:rPr>
        <w:t xml:space="preserve"> </w:t>
      </w:r>
      <w:r w:rsidRPr="00546BDE">
        <w:t xml:space="preserve">were consistently upregulated, while early sugar nucleotide precursors were suppressed. Nucleotide metabolism was broadly enhanced, uncovering conserved metabolic programs that enable tumor growth, adaptation, and immune evasion. </w:t>
      </w:r>
      <w:r w:rsidRPr="00AC54CB">
        <w:t>Our results highlight universal metabolic vulnerabilities that</w:t>
      </w:r>
      <w:r w:rsidR="00AC54CB" w:rsidRPr="00A527A5">
        <w:t xml:space="preserve"> </w:t>
      </w:r>
      <w:r w:rsidR="003E37CB">
        <w:t xml:space="preserve">may </w:t>
      </w:r>
      <w:r w:rsidR="00AC54CB" w:rsidRPr="00A527A5">
        <w:t xml:space="preserve">be therapeutically </w:t>
      </w:r>
      <w:r w:rsidR="003E37CB">
        <w:t>exploited</w:t>
      </w:r>
      <w:r w:rsidR="00AC54CB" w:rsidRPr="00A527A5">
        <w:t xml:space="preserve"> across diverse cancer contexts</w:t>
      </w:r>
      <w:r w:rsidRPr="00AC54CB">
        <w:t>.</w:t>
      </w:r>
    </w:p>
    <w:p w14:paraId="0698908A" w14:textId="6777CA2E" w:rsidR="00315984" w:rsidRPr="002B7077" w:rsidRDefault="00315984" w:rsidP="005C63A3">
      <w:pPr>
        <w:spacing w:after="240" w:line="480" w:lineRule="auto"/>
        <w:rPr>
          <w:b/>
          <w:bCs/>
          <w:sz w:val="28"/>
          <w:szCs w:val="28"/>
        </w:rPr>
      </w:pPr>
      <w:r w:rsidRPr="002B7077">
        <w:rPr>
          <w:b/>
          <w:bCs/>
          <w:sz w:val="28"/>
          <w:szCs w:val="28"/>
        </w:rPr>
        <w:t>Keywords</w:t>
      </w:r>
    </w:p>
    <w:p w14:paraId="55D886EA" w14:textId="7D4DC615" w:rsidR="00315984" w:rsidRPr="002B7077" w:rsidRDefault="0093395D" w:rsidP="005C63A3">
      <w:pPr>
        <w:spacing w:after="240" w:line="480" w:lineRule="auto"/>
      </w:pPr>
      <w:r w:rsidRPr="002B7077">
        <w:t>Pan-cancer</w:t>
      </w:r>
      <w:r w:rsidR="00315984" w:rsidRPr="002B7077">
        <w:t xml:space="preserve">, </w:t>
      </w:r>
      <w:r w:rsidR="006A0A89" w:rsidRPr="002B7077">
        <w:t>M</w:t>
      </w:r>
      <w:r w:rsidR="00315984" w:rsidRPr="002B7077">
        <w:t xml:space="preserve">etabolism, </w:t>
      </w:r>
      <w:r w:rsidR="00053DEA">
        <w:t>M</w:t>
      </w:r>
      <w:r w:rsidR="002261DB">
        <w:t>ulti-omics</w:t>
      </w:r>
      <w:r w:rsidR="00053DEA">
        <w:t xml:space="preserve"> integration</w:t>
      </w:r>
      <w:r w:rsidR="006A0B98">
        <w:t>, Spatial,</w:t>
      </w:r>
      <w:r w:rsidR="00315984" w:rsidRPr="002B7077">
        <w:t xml:space="preserve"> </w:t>
      </w:r>
      <w:r>
        <w:t xml:space="preserve">Glycosylation, </w:t>
      </w:r>
      <w:r w:rsidR="004A1790">
        <w:t>N</w:t>
      </w:r>
      <w:r w:rsidR="00CD7694">
        <w:t>ucleotide</w:t>
      </w:r>
    </w:p>
    <w:p w14:paraId="137D7A81" w14:textId="0DA10E89" w:rsidR="000306EC" w:rsidRPr="002B7077" w:rsidRDefault="00D2688C" w:rsidP="005C63A3">
      <w:pPr>
        <w:spacing w:after="240" w:line="480" w:lineRule="auto"/>
        <w:rPr>
          <w:b/>
          <w:bCs/>
          <w:sz w:val="28"/>
          <w:szCs w:val="28"/>
        </w:rPr>
      </w:pPr>
      <w:r>
        <w:rPr>
          <w:b/>
          <w:bCs/>
          <w:sz w:val="28"/>
          <w:szCs w:val="28"/>
        </w:rPr>
        <w:t>Introduction</w:t>
      </w:r>
    </w:p>
    <w:p w14:paraId="29DED7F2" w14:textId="39E30772" w:rsidR="00A937E0" w:rsidRDefault="00A0087F" w:rsidP="00505D27">
      <w:pPr>
        <w:spacing w:after="240" w:line="480" w:lineRule="auto"/>
      </w:pPr>
      <w:r w:rsidRPr="00A0087F">
        <w:t>Metabolic reprogramming is a hallmark of cancer, enabling malignant cells to proliferate rapidly, survive stress, and adapt to dynamic microenvironments</w:t>
      </w:r>
      <w:r w:rsidR="007F0421" w:rsidRPr="00562D02">
        <w:rPr>
          <w:vertAlign w:val="superscript"/>
        </w:rPr>
        <w:t>1-3</w:t>
      </w:r>
      <w:r w:rsidRPr="00A0087F">
        <w:t>. Beyond altered energy production, cancer metabolism supports biosynthesis, redox balance, and signaling pathways that collectively drive tumor growth</w:t>
      </w:r>
      <w:r w:rsidR="007F0421" w:rsidRPr="00562D02">
        <w:rPr>
          <w:vertAlign w:val="superscript"/>
        </w:rPr>
        <w:t>4,5</w:t>
      </w:r>
      <w:r w:rsidRPr="00A0087F">
        <w:t>. While central metabolic pathways have been extensively studied, key processes such as glycan biosynthesis</w:t>
      </w:r>
      <w:r w:rsidR="0022559C" w:rsidRPr="0002507A">
        <w:rPr>
          <w:color w:val="000000"/>
        </w:rPr>
        <w:t xml:space="preserve"> </w:t>
      </w:r>
      <w:r w:rsidR="002E4199">
        <w:rPr>
          <w:color w:val="000000"/>
        </w:rPr>
        <w:t>–</w:t>
      </w:r>
      <w:r w:rsidR="0022559C" w:rsidRPr="0002507A">
        <w:rPr>
          <w:color w:val="000000"/>
        </w:rPr>
        <w:t xml:space="preserve"> </w:t>
      </w:r>
      <w:r w:rsidRPr="00A0087F">
        <w:t>which play critical roles in protein modification, cell communication, and immune interactions</w:t>
      </w:r>
      <w:r w:rsidR="0022559C" w:rsidRPr="0002507A">
        <w:rPr>
          <w:color w:val="000000"/>
        </w:rPr>
        <w:t xml:space="preserve"> </w:t>
      </w:r>
      <w:r w:rsidR="002E4199">
        <w:rPr>
          <w:color w:val="000000"/>
        </w:rPr>
        <w:t>–</w:t>
      </w:r>
      <w:r w:rsidR="0022559C" w:rsidRPr="0002507A">
        <w:rPr>
          <w:color w:val="000000"/>
        </w:rPr>
        <w:t xml:space="preserve"> </w:t>
      </w:r>
      <w:r w:rsidRPr="00A0087F">
        <w:t>have received comparatively limited pan-cancer attention</w:t>
      </w:r>
      <w:r w:rsidR="007F0421" w:rsidRPr="004A69B3">
        <w:rPr>
          <w:vertAlign w:val="superscript"/>
        </w:rPr>
        <w:t>6</w:t>
      </w:r>
      <w:r w:rsidRPr="00A0087F">
        <w:t>.</w:t>
      </w:r>
      <w:r>
        <w:t xml:space="preserve"> </w:t>
      </w:r>
      <w:r w:rsidRPr="00A0087F">
        <w:t>This is notable given that glycan synthesis</w:t>
      </w:r>
      <w:r w:rsidR="0022559C" w:rsidRPr="0002507A">
        <w:rPr>
          <w:color w:val="000000"/>
        </w:rPr>
        <w:t xml:space="preserve"> </w:t>
      </w:r>
      <w:r w:rsidR="002E4199">
        <w:rPr>
          <w:color w:val="000000"/>
        </w:rPr>
        <w:t>–</w:t>
      </w:r>
      <w:r w:rsidR="0022559C" w:rsidRPr="0002507A">
        <w:rPr>
          <w:color w:val="000000"/>
        </w:rPr>
        <w:t xml:space="preserve"> </w:t>
      </w:r>
      <w:r w:rsidRPr="00A0087F">
        <w:t>a complex enzymatic process occurring within the endoplasmic reticulum and Golgi apparatus</w:t>
      </w:r>
      <w:r w:rsidR="0022559C" w:rsidRPr="0002507A">
        <w:rPr>
          <w:color w:val="000000"/>
        </w:rPr>
        <w:t xml:space="preserve"> </w:t>
      </w:r>
      <w:r w:rsidR="002E4199">
        <w:rPr>
          <w:color w:val="000000"/>
        </w:rPr>
        <w:t xml:space="preserve">– </w:t>
      </w:r>
      <w:r w:rsidRPr="00A0087F">
        <w:t>adds regulatory layers that significantly influence tumor behavior</w:t>
      </w:r>
      <w:r w:rsidR="007F0421" w:rsidRPr="004A69B3">
        <w:rPr>
          <w:vertAlign w:val="superscript"/>
        </w:rPr>
        <w:t>7,8</w:t>
      </w:r>
      <w:r w:rsidRPr="00A0087F">
        <w:t>. Although aberrant glycosylation is broadly recognized as a hallmark of tumorigenesis affecting essential cancer cell functions, its prevalence and variation across diverse tumor types remain incompletely characterized in systematic pan-cancer studies</w:t>
      </w:r>
      <w:r w:rsidR="007F0421" w:rsidRPr="004A69B3">
        <w:rPr>
          <w:vertAlign w:val="superscript"/>
        </w:rPr>
        <w:t>9</w:t>
      </w:r>
      <w:r w:rsidRPr="00A0087F">
        <w:t>.</w:t>
      </w:r>
      <w:r>
        <w:t xml:space="preserve"> </w:t>
      </w:r>
    </w:p>
    <w:p w14:paraId="45FEFDCF" w14:textId="4B642FF7" w:rsidR="000633AA" w:rsidRDefault="0008074B" w:rsidP="005C63A3">
      <w:pPr>
        <w:spacing w:after="240" w:line="480" w:lineRule="auto"/>
      </w:pPr>
      <w:r w:rsidRPr="0008074B">
        <w:t xml:space="preserve"> </w:t>
      </w:r>
      <w:r w:rsidRPr="009B1BA3">
        <w:t>Many studies of cancer metabolism focus on individual tumor types</w:t>
      </w:r>
      <w:r w:rsidR="007F0421" w:rsidRPr="00562D02">
        <w:rPr>
          <w:vertAlign w:val="superscript"/>
        </w:rPr>
        <w:t>1-3</w:t>
      </w:r>
      <w:r w:rsidRPr="00A0087F">
        <w:t>.</w:t>
      </w:r>
      <w:r w:rsidRPr="009B1BA3">
        <w:t xml:space="preserve"> Pan-cancer analyses, when performed, are frequently based on a single omics layer</w:t>
      </w:r>
      <w:r>
        <w:t xml:space="preserve"> – </w:t>
      </w:r>
      <w:r w:rsidRPr="009B1BA3">
        <w:t>most commonly transcriptomic data from The Cancer Genome Atlas (TCGA)</w:t>
      </w:r>
      <w:r w:rsidR="007F0421" w:rsidRPr="004A69B3">
        <w:rPr>
          <w:vertAlign w:val="superscript"/>
        </w:rPr>
        <w:t>11-13</w:t>
      </w:r>
      <w:r w:rsidRPr="009B1BA3">
        <w:t>.</w:t>
      </w:r>
      <w:r>
        <w:t xml:space="preserve"> </w:t>
      </w:r>
      <w:r w:rsidRPr="007E5104">
        <w:t>Although multi-omics pan-</w:t>
      </w:r>
      <w:r w:rsidRPr="007E5104">
        <w:lastRenderedPageBreak/>
        <w:t>cancer approaches have emerged, they often emphasize</w:t>
      </w:r>
      <w:r>
        <w:t xml:space="preserve"> </w:t>
      </w:r>
      <w:r w:rsidRPr="007E5104">
        <w:t>selected metabolic pathways rather than systematically characterizing the full metabolic landscape</w:t>
      </w:r>
      <w:r w:rsidR="00E6534A" w:rsidRPr="00562D02">
        <w:rPr>
          <w:vertAlign w:val="superscript"/>
        </w:rPr>
        <w:t>14-17</w:t>
      </w:r>
      <w:r>
        <w:t xml:space="preserve">. </w:t>
      </w:r>
      <w:r w:rsidR="00A0087F" w:rsidRPr="00A0087F">
        <w:t xml:space="preserve">Here, we uniquely integrate independent proteomic, transcriptomic, and spatial transcriptomic dataset collections to construct a multi-dimensional pan-cancer metabolic landscape. By applying </w:t>
      </w:r>
      <w:r w:rsidR="00A0087F" w:rsidRPr="00845FFB">
        <w:t xml:space="preserve">complementary computational approaches </w:t>
      </w:r>
      <w:r w:rsidR="00523CDB">
        <w:t>across diverse</w:t>
      </w:r>
      <w:r w:rsidR="00A0087F" w:rsidRPr="00845FFB">
        <w:t xml:space="preserve"> omics modalit</w:t>
      </w:r>
      <w:r w:rsidR="00523CDB">
        <w:t>ies</w:t>
      </w:r>
      <w:r w:rsidR="00A0087F" w:rsidRPr="00845FFB">
        <w:t xml:space="preserve"> and leveraging spatial data to distinguish tumor microenvironment compartments, we offer a more comprehensive and </w:t>
      </w:r>
      <w:r w:rsidR="00A0087F" w:rsidRPr="001818C8">
        <w:t>biologically contextualized</w:t>
      </w:r>
      <w:r w:rsidR="00A0087F" w:rsidRPr="00845FFB">
        <w:t xml:space="preserve"> view of tumor metabolism. This inte</w:t>
      </w:r>
      <w:r w:rsidR="00A0087F" w:rsidRPr="00A0087F">
        <w:t>grated framework facilitates the identification of shared metabolic programs and highlights pathways that may serve as broadly targetable vulnerabilities across cancer types.</w:t>
      </w:r>
    </w:p>
    <w:p w14:paraId="2E61C618" w14:textId="4B9D5AF6" w:rsidR="000567E1" w:rsidRPr="007E62E9" w:rsidRDefault="000567E1" w:rsidP="005C63A3">
      <w:pPr>
        <w:spacing w:after="240" w:line="480" w:lineRule="auto"/>
        <w:rPr>
          <w:b/>
          <w:bCs/>
          <w:sz w:val="28"/>
          <w:szCs w:val="28"/>
        </w:rPr>
      </w:pPr>
      <w:r w:rsidRPr="007E62E9">
        <w:rPr>
          <w:b/>
          <w:bCs/>
          <w:sz w:val="28"/>
          <w:szCs w:val="28"/>
        </w:rPr>
        <w:t>Results and Discussion</w:t>
      </w:r>
    </w:p>
    <w:p w14:paraId="23A4107C" w14:textId="65FC5497" w:rsidR="001E47A7" w:rsidRDefault="00CE5CC7" w:rsidP="00773520">
      <w:pPr>
        <w:spacing w:after="240" w:line="480" w:lineRule="auto"/>
      </w:pPr>
      <w:r w:rsidRPr="00CE5CC7">
        <w:t xml:space="preserve">To characterize pan-cancer metabolic reprogramming, tumor and matched non-tumor samples were analyzed across independent proteomics, bulk transcriptomics, and spatial transcriptomics datasets, encompassing </w:t>
      </w:r>
      <w:r w:rsidR="00161E9F">
        <w:t>2</w:t>
      </w:r>
      <w:r w:rsidR="009711D3">
        <w:t>4</w:t>
      </w:r>
      <w:r w:rsidRPr="00CE5CC7">
        <w:t xml:space="preserve"> cancer types and </w:t>
      </w:r>
      <w:r w:rsidR="00E90075">
        <w:t>3</w:t>
      </w:r>
      <w:r w:rsidR="00686E63">
        <w:t>,226</w:t>
      </w:r>
      <w:r w:rsidRPr="00CE5CC7">
        <w:t xml:space="preserve"> samples (</w:t>
      </w:r>
      <w:r w:rsidR="00686E63">
        <w:t>1,610</w:t>
      </w:r>
      <w:r w:rsidRPr="00CE5CC7">
        <w:t xml:space="preserve"> tumor, 1</w:t>
      </w:r>
      <w:r w:rsidR="00E43813">
        <w:t>,</w:t>
      </w:r>
      <w:r w:rsidR="00686E63">
        <w:t>616</w:t>
      </w:r>
      <w:r w:rsidRPr="00CE5CC7">
        <w:t xml:space="preserve"> non-tumor) from multiple studies (</w:t>
      </w:r>
      <w:r w:rsidR="00865A0B">
        <w:t>Fig. 1, 2</w:t>
      </w:r>
      <w:r w:rsidR="00BF58FE">
        <w:t xml:space="preserve">A, </w:t>
      </w:r>
      <w:r w:rsidRPr="003A6659">
        <w:t>Table S1</w:t>
      </w:r>
      <w:r w:rsidRPr="00CE5CC7">
        <w:t xml:space="preserve">). Metabolic task activities were </w:t>
      </w:r>
      <w:r w:rsidR="00424639">
        <w:t xml:space="preserve">first </w:t>
      </w:r>
      <w:r w:rsidRPr="00CE5CC7">
        <w:t xml:space="preserve">inferred using the </w:t>
      </w:r>
      <w:proofErr w:type="spellStart"/>
      <w:r w:rsidRPr="00CE5CC7">
        <w:t>CellFie</w:t>
      </w:r>
      <w:proofErr w:type="spellEnd"/>
      <w:r w:rsidRPr="00CE5CC7">
        <w:t xml:space="preserve"> framework on two proteomics datasets: the unified pan-cancer resource by Zhou et al.</w:t>
      </w:r>
      <w:r w:rsidR="00E6534A">
        <w:t xml:space="preserve"> 2020</w:t>
      </w:r>
      <w:r w:rsidR="00E6534A" w:rsidRPr="00562D02">
        <w:rPr>
          <w:vertAlign w:val="superscript"/>
        </w:rPr>
        <w:t>18</w:t>
      </w:r>
      <w:r w:rsidRPr="00CE5CC7">
        <w:t xml:space="preserve"> and a curated proteomics collection by Hu et al.</w:t>
      </w:r>
      <w:r w:rsidR="00E6534A">
        <w:t xml:space="preserve"> 2025</w:t>
      </w:r>
      <w:r w:rsidR="00E6534A" w:rsidRPr="00562D02">
        <w:rPr>
          <w:vertAlign w:val="superscript"/>
        </w:rPr>
        <w:t>19</w:t>
      </w:r>
      <w:r w:rsidRPr="00FE2729">
        <w:t>,</w:t>
      </w:r>
      <w:r w:rsidRPr="00CE5CC7">
        <w:t xml:space="preserve"> identifying 176 and 138 active tasks, respectively, grouped into seven metabolic classes comprising 7</w:t>
      </w:r>
      <w:r w:rsidR="003666F0">
        <w:t>7</w:t>
      </w:r>
      <w:r w:rsidR="002E4199">
        <w:t>-</w:t>
      </w:r>
      <w:r w:rsidRPr="00CE5CC7">
        <w:t>136 proteins (</w:t>
      </w:r>
      <w:r w:rsidR="00865A0B">
        <w:t xml:space="preserve">Fig. </w:t>
      </w:r>
      <w:r w:rsidR="00E352C4">
        <w:t xml:space="preserve">1, </w:t>
      </w:r>
      <w:r w:rsidR="00865A0B">
        <w:t>2</w:t>
      </w:r>
      <w:r w:rsidR="00BF58FE" w:rsidRPr="007E62E9">
        <w:t>B</w:t>
      </w:r>
      <w:r w:rsidRPr="007E62E9">
        <w:t>; Table S1</w:t>
      </w:r>
      <w:r w:rsidRPr="00CE5CC7">
        <w:t xml:space="preserve">). </w:t>
      </w:r>
      <w:r w:rsidR="007104CA" w:rsidRPr="007104CA">
        <w:t>Complementarily, </w:t>
      </w:r>
      <w:r w:rsidR="007104CA" w:rsidRPr="00787F52">
        <w:t>Gene Set Variation Analysis (GSVA)</w:t>
      </w:r>
      <w:r w:rsidR="00225558" w:rsidRPr="004A69B3">
        <w:rPr>
          <w:vertAlign w:val="superscript"/>
        </w:rPr>
        <w:t>20</w:t>
      </w:r>
      <w:r w:rsidR="007104CA" w:rsidRPr="007104CA">
        <w:t xml:space="preserve"> was performed using the </w:t>
      </w:r>
      <w:r w:rsidR="007104CA" w:rsidRPr="00787F52">
        <w:t>Kyoto Encyclopedia of Genes and Genomes (KEGG)</w:t>
      </w:r>
      <w:r w:rsidR="007104CA" w:rsidRPr="007104CA">
        <w:t> database</w:t>
      </w:r>
      <w:r w:rsidR="00225558" w:rsidRPr="004A69B3">
        <w:rPr>
          <w:vertAlign w:val="superscript"/>
        </w:rPr>
        <w:t>21</w:t>
      </w:r>
      <w:r w:rsidR="007104CA" w:rsidRPr="007104CA">
        <w:t xml:space="preserve">. GSVA was applied to the </w:t>
      </w:r>
      <w:proofErr w:type="gramStart"/>
      <w:r w:rsidR="007104CA" w:rsidRPr="007104CA">
        <w:t>aforementioned proteomics</w:t>
      </w:r>
      <w:proofErr w:type="gramEnd"/>
      <w:r w:rsidR="007104CA" w:rsidRPr="007104CA">
        <w:t xml:space="preserve"> datasets, transcriptomic data from The Cancer Genome Atlas (TCGA)</w:t>
      </w:r>
      <w:r w:rsidR="00225558" w:rsidRPr="004A69B3">
        <w:rPr>
          <w:vertAlign w:val="superscript"/>
        </w:rPr>
        <w:t>22</w:t>
      </w:r>
      <w:r w:rsidR="007104CA" w:rsidRPr="007104CA">
        <w:t xml:space="preserve">, and spatial transcriptomic </w:t>
      </w:r>
      <w:proofErr w:type="spellStart"/>
      <w:r w:rsidR="007104CA" w:rsidRPr="007104CA">
        <w:t>pseudobulk</w:t>
      </w:r>
      <w:proofErr w:type="spellEnd"/>
      <w:r w:rsidR="007104CA" w:rsidRPr="007104CA">
        <w:t xml:space="preserve"> RNA-seq data from SMTdb</w:t>
      </w:r>
      <w:r w:rsidR="00225558" w:rsidRPr="004A69B3">
        <w:rPr>
          <w:vertAlign w:val="superscript"/>
        </w:rPr>
        <w:t>23</w:t>
      </w:r>
      <w:r w:rsidR="002E6CC9" w:rsidRPr="003A6659">
        <w:t xml:space="preserve">. </w:t>
      </w:r>
      <w:r w:rsidR="007104CA" w:rsidRPr="007104CA">
        <w:t xml:space="preserve">This analysis resolved 55–83 metabolic pathways across </w:t>
      </w:r>
      <w:r w:rsidR="00353082">
        <w:t>eleven</w:t>
      </w:r>
      <w:r w:rsidR="007104CA" w:rsidRPr="007104CA">
        <w:t xml:space="preserve"> classes, representing 1,454–1,705 genes (</w:t>
      </w:r>
      <w:r w:rsidR="00865A0B">
        <w:t xml:space="preserve">Fig. </w:t>
      </w:r>
      <w:r w:rsidR="00C50DD3">
        <w:t xml:space="preserve">1, </w:t>
      </w:r>
      <w:r w:rsidR="00865A0B">
        <w:t>2</w:t>
      </w:r>
      <w:r w:rsidR="007104CA" w:rsidRPr="007104CA">
        <w:t>B, S1</w:t>
      </w:r>
      <w:r w:rsidR="00D653B5">
        <w:t>Q</w:t>
      </w:r>
      <w:r w:rsidR="005C0679">
        <w:t>-</w:t>
      </w:r>
      <w:r w:rsidR="00D653B5">
        <w:t>S</w:t>
      </w:r>
      <w:r w:rsidR="007104CA" w:rsidRPr="007104CA">
        <w:t xml:space="preserve">; Tables S1, S2). </w:t>
      </w:r>
    </w:p>
    <w:p w14:paraId="7E6CB7C7" w14:textId="77777777" w:rsidR="00F82244" w:rsidRDefault="00F82244" w:rsidP="009579D5">
      <w:pPr>
        <w:spacing w:after="240" w:line="480" w:lineRule="auto"/>
        <w:rPr>
          <w:b/>
          <w:bCs/>
        </w:rPr>
      </w:pPr>
    </w:p>
    <w:p w14:paraId="07CB7487" w14:textId="77777777" w:rsidR="00706F5E" w:rsidRDefault="00706F5E" w:rsidP="00706F5E">
      <w:pPr>
        <w:spacing w:after="240" w:line="480" w:lineRule="auto"/>
        <w:rPr>
          <w:b/>
          <w:bCs/>
        </w:rPr>
      </w:pPr>
      <w:r>
        <w:rPr>
          <w:b/>
          <w:bCs/>
        </w:rPr>
        <w:lastRenderedPageBreak/>
        <w:t xml:space="preserve">Fig. 1. Schematic overview of the integrative multi-omics data analysis workflow. </w:t>
      </w:r>
    </w:p>
    <w:p w14:paraId="6C4E66B6" w14:textId="6982B1F5" w:rsidR="004D6BEA" w:rsidRDefault="00706F5E" w:rsidP="009579D5">
      <w:pPr>
        <w:spacing w:after="240" w:line="480" w:lineRule="auto"/>
        <w:rPr>
          <w:b/>
          <w:bCs/>
        </w:rPr>
      </w:pPr>
      <w:r>
        <w:t>Publicly available large-scale proteomics (Zhou2020, Hu2025), transcriptomics (TCGA), and spatial transcriptomics (</w:t>
      </w:r>
      <w:proofErr w:type="spellStart"/>
      <w:r>
        <w:t>SMTdb</w:t>
      </w:r>
      <w:proofErr w:type="spellEnd"/>
      <w:r>
        <w:t xml:space="preserve">) datasets–spanning 24 cancer types and &gt; 3,000 samples–were used for downstream analysis. Metabolic activities were inferred using two complementary computational approaches: genome-scale metabolic modeling (GEM)-based </w:t>
      </w:r>
      <w:proofErr w:type="spellStart"/>
      <w:r>
        <w:t>CellFie</w:t>
      </w:r>
      <w:proofErr w:type="spellEnd"/>
      <w:r>
        <w:t xml:space="preserve"> and KEGG-based GSVA. Pan-cancer metabolic dysregulation was identified through differential analysis of these predicted activities. To address limited protein coverage in the Zhou2020 dataset, differential analysis was additionally performed directly at the protein level for validation. </w:t>
      </w:r>
      <w:r w:rsidRPr="00C206A0">
        <w:rPr>
          <w:highlight w:val="magenta"/>
          <w:rPrChange w:id="0" w:author="Yuan Li" w:date="2026-05-29T11:06:00Z" w16du:dateUtc="2026-05-29T09:06:00Z">
            <w:rPr/>
          </w:rPrChange>
        </w:rPr>
        <w:t>Key hub genes and coordinated regulatory patterns driving metabolic rewiring were identified via gene co-expression network analysis of the TCGA</w:t>
      </w:r>
      <w:ins w:id="1" w:author="Yuan Li" w:date="2026-05-31T07:05:00Z" w16du:dateUtc="2026-05-31T05:05:00Z">
        <w:r w:rsidR="009A6B27">
          <w:rPr>
            <w:highlight w:val="magenta"/>
          </w:rPr>
          <w:t xml:space="preserve"> datasets</w:t>
        </w:r>
      </w:ins>
      <w:del w:id="2" w:author="Yuan Li" w:date="2026-05-31T07:05:00Z" w16du:dateUtc="2026-05-31T05:05:00Z">
        <w:r w:rsidRPr="00C206A0" w:rsidDel="009A6B27">
          <w:rPr>
            <w:highlight w:val="magenta"/>
            <w:rPrChange w:id="3" w:author="Yuan Li" w:date="2026-05-29T11:06:00Z" w16du:dateUtc="2026-05-29T09:06:00Z">
              <w:rPr/>
            </w:rPrChange>
          </w:rPr>
          <w:delText xml:space="preserve"> cohor</w:delText>
        </w:r>
      </w:del>
      <w:del w:id="4" w:author="Yuan Li" w:date="2026-05-31T07:04:00Z" w16du:dateUtc="2026-05-31T05:04:00Z">
        <w:r w:rsidRPr="00C206A0" w:rsidDel="009A6B27">
          <w:rPr>
            <w:highlight w:val="magenta"/>
            <w:rPrChange w:id="5" w:author="Yuan Li" w:date="2026-05-29T11:06:00Z" w16du:dateUtc="2026-05-29T09:06:00Z">
              <w:rPr/>
            </w:rPrChange>
          </w:rPr>
          <w:delText>t</w:delText>
        </w:r>
      </w:del>
      <w:r w:rsidRPr="00C206A0">
        <w:rPr>
          <w:highlight w:val="magenta"/>
          <w:rPrChange w:id="6" w:author="Yuan Li" w:date="2026-05-29T11:06:00Z" w16du:dateUtc="2026-05-29T09:06:00Z">
            <w:rPr/>
          </w:rPrChange>
        </w:rPr>
        <w:t>.</w:t>
      </w:r>
      <w:r>
        <w:t xml:space="preserve"> Finally, the two proteomics datasets were integrated with TCGA data for joint visualization to demonstrate the capacity of identified metabolic features to discriminate between cancerous and normal samples. To ensure the reproducibility of the analysis, all data processing was performed using the </w:t>
      </w:r>
      <w:proofErr w:type="spellStart"/>
      <w:r>
        <w:t>parseMetab</w:t>
      </w:r>
      <w:proofErr w:type="spellEnd"/>
      <w:r>
        <w:t xml:space="preserve"> R package, The entire computational environment was encapsulated within a Docker container to eliminate dependency conflicts. The complete source code and version history are maintained in public Git repository.</w:t>
      </w:r>
    </w:p>
    <w:p w14:paraId="2C55EE41" w14:textId="580B2C2C" w:rsidR="00F82244" w:rsidRDefault="001B4B6D" w:rsidP="009579D5">
      <w:pPr>
        <w:spacing w:after="240" w:line="480" w:lineRule="auto"/>
        <w:rPr>
          <w:b/>
          <w:bCs/>
        </w:rPr>
      </w:pPr>
      <w:r>
        <w:rPr>
          <w:b/>
          <w:bCs/>
          <w:noProof/>
          <w14:ligatures w14:val="standardContextual"/>
        </w:rPr>
        <w:drawing>
          <wp:inline distT="0" distB="0" distL="0" distR="0" wp14:anchorId="3FAA6C2D" wp14:editId="3B1974F3">
            <wp:extent cx="5537200" cy="2819400"/>
            <wp:effectExtent l="0" t="0" r="0" b="0"/>
            <wp:docPr id="165314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46296" name="Picture 1653146296"/>
                    <pic:cNvPicPr/>
                  </pic:nvPicPr>
                  <pic:blipFill>
                    <a:blip r:embed="rId10"/>
                    <a:stretch>
                      <a:fillRect/>
                    </a:stretch>
                  </pic:blipFill>
                  <pic:spPr>
                    <a:xfrm>
                      <a:off x="0" y="0"/>
                      <a:ext cx="5537200" cy="2819400"/>
                    </a:xfrm>
                    <a:prstGeom prst="rect">
                      <a:avLst/>
                    </a:prstGeom>
                  </pic:spPr>
                </pic:pic>
              </a:graphicData>
            </a:graphic>
          </wp:inline>
        </w:drawing>
      </w:r>
    </w:p>
    <w:p w14:paraId="1F0DBEFB" w14:textId="77777777" w:rsidR="00706F5E" w:rsidRPr="00CE2C9E" w:rsidRDefault="00706F5E" w:rsidP="00706F5E">
      <w:pPr>
        <w:spacing w:after="240" w:line="480" w:lineRule="auto"/>
        <w:rPr>
          <w:b/>
          <w:bCs/>
        </w:rPr>
      </w:pPr>
      <w:r>
        <w:rPr>
          <w:b/>
          <w:bCs/>
        </w:rPr>
        <w:lastRenderedPageBreak/>
        <w:t>Fig. 2</w:t>
      </w:r>
      <w:r w:rsidRPr="002A249B">
        <w:rPr>
          <w:b/>
          <w:bCs/>
        </w:rPr>
        <w:t>. Pan-cancer metabolic dysregulation across independent pan-cancer datasets from distinct omics modalities.</w:t>
      </w:r>
    </w:p>
    <w:p w14:paraId="6D6461D2" w14:textId="1265F2FB" w:rsidR="00706F5E" w:rsidRPr="00CE2C9E" w:rsidRDefault="00706F5E" w:rsidP="00706F5E">
      <w:pPr>
        <w:spacing w:after="240" w:line="480" w:lineRule="auto"/>
      </w:pPr>
      <w:r w:rsidRPr="00CE2C9E">
        <w:rPr>
          <w:b/>
          <w:bCs/>
        </w:rPr>
        <w:t>(A)</w:t>
      </w:r>
      <w:r w:rsidRPr="00CE2C9E">
        <w:t> Sample sizes for the four independent pan-cancer datasets analyzed.</w:t>
      </w:r>
      <w:r>
        <w:rPr>
          <w:b/>
          <w:bCs/>
        </w:rPr>
        <w:t xml:space="preserve"> </w:t>
      </w:r>
      <w:r w:rsidRPr="00CE2C9E">
        <w:rPr>
          <w:b/>
          <w:bCs/>
        </w:rPr>
        <w:t>(B)</w:t>
      </w:r>
      <w:r w:rsidRPr="00CE2C9E">
        <w:t> Overview</w:t>
      </w:r>
      <w:r w:rsidRPr="000B56F8">
        <w:t xml:space="preserve"> of </w:t>
      </w:r>
      <w:r>
        <w:t xml:space="preserve">the number of </w:t>
      </w:r>
      <w:r w:rsidRPr="000B56F8">
        <w:t>identified metabolic tasks</w:t>
      </w:r>
      <w:r>
        <w:t>/</w:t>
      </w:r>
      <w:r w:rsidRPr="000B56F8">
        <w:t>pathways</w:t>
      </w:r>
      <w:r>
        <w:t xml:space="preserve"> per </w:t>
      </w:r>
      <w:r w:rsidRPr="000B56F8">
        <w:t>metabolic class, in each dataset.</w:t>
      </w:r>
      <w:r>
        <w:t xml:space="preserve"> </w:t>
      </w:r>
      <w:r w:rsidRPr="000B56F8">
        <w:rPr>
          <w:b/>
          <w:bCs/>
        </w:rPr>
        <w:t>(C)</w:t>
      </w:r>
      <w:r w:rsidRPr="000B56F8">
        <w:t> </w:t>
      </w:r>
      <w:del w:id="7" w:author="Yuan Li" w:date="2026-05-21T20:56:00Z" w16du:dateUtc="2026-05-21T18:56:00Z">
        <w:r w:rsidRPr="000B56F8" w:rsidDel="004D4F60">
          <w:delText>Number of significantly up- or downregulated tasks/pathways per dataset</w:delText>
        </w:r>
      </w:del>
      <w:ins w:id="8" w:author="Yuan Li" w:date="2026-05-21T20:56:00Z" w16du:dateUtc="2026-05-21T18:56:00Z">
        <w:r w:rsidR="004D4F60">
          <w:t xml:space="preserve">Quantity of significantly altered tasks/pathways by dataset. Statistical significance was evaluated </w:t>
        </w:r>
      </w:ins>
      <w:ins w:id="9" w:author="Yuan Li" w:date="2026-05-21T20:57:00Z" w16du:dateUtc="2026-05-21T18:57:00Z">
        <w:r w:rsidR="004D4F60">
          <w:t xml:space="preserve">at adj. </w:t>
        </w:r>
        <w:r w:rsidR="004D4F60" w:rsidRPr="004D4F60">
          <w:rPr>
            <w:i/>
            <w:iCs/>
            <w:rPrChange w:id="10" w:author="Yuan Li" w:date="2026-05-21T20:57:00Z" w16du:dateUtc="2026-05-21T18:57:00Z">
              <w:rPr/>
            </w:rPrChange>
          </w:rPr>
          <w:t>P</w:t>
        </w:r>
        <w:r w:rsidR="004D4F60">
          <w:t xml:space="preserve"> &lt; 0.05 for</w:t>
        </w:r>
      </w:ins>
      <w:del w:id="11" w:author="Yuan Li" w:date="2026-05-21T20:56:00Z" w16du:dateUtc="2026-05-21T18:56:00Z">
        <w:r w:rsidRPr="000B56F8" w:rsidDel="004D4F60">
          <w:delText>:</w:delText>
        </w:r>
      </w:del>
      <w:r w:rsidRPr="000B56F8">
        <w:t xml:space="preserve"> Hu2025</w:t>
      </w:r>
      <w:ins w:id="12" w:author="Yuan Li" w:date="2026-05-21T20:57:00Z" w16du:dateUtc="2026-05-21T18:57:00Z">
        <w:r w:rsidR="004D4F60">
          <w:t xml:space="preserve"> and TCGA. Thresholds were expanded to adj. </w:t>
        </w:r>
        <w:r w:rsidR="004D4F60" w:rsidRPr="004D4F60">
          <w:rPr>
            <w:i/>
            <w:iCs/>
            <w:rPrChange w:id="13" w:author="Yuan Li" w:date="2026-05-21T20:58:00Z" w16du:dateUtc="2026-05-21T18:58:00Z">
              <w:rPr/>
            </w:rPrChange>
          </w:rPr>
          <w:t>P</w:t>
        </w:r>
        <w:r w:rsidR="004D4F60">
          <w:t xml:space="preserve"> &lt; 0.1 for Zhou2020 (</w:t>
        </w:r>
      </w:ins>
      <w:ins w:id="14" w:author="Yuan Li" w:date="2026-05-21T20:58:00Z" w16du:dateUtc="2026-05-21T18:58:00Z">
        <w:r w:rsidR="004D4F60">
          <w:t>small sample size constraint</w:t>
        </w:r>
      </w:ins>
      <w:ins w:id="15" w:author="Yuan Li" w:date="2026-05-21T20:57:00Z" w16du:dateUtc="2026-05-21T18:57:00Z">
        <w:r w:rsidR="004D4F60">
          <w:t>)</w:t>
        </w:r>
      </w:ins>
      <w:ins w:id="16" w:author="Yuan Li" w:date="2026-05-21T20:58:00Z" w16du:dateUtc="2026-05-21T18:58:00Z">
        <w:r w:rsidR="004D4F60">
          <w:t xml:space="preserve"> and unadjusted </w:t>
        </w:r>
        <w:r w:rsidR="004D4F60" w:rsidRPr="004D4F60">
          <w:rPr>
            <w:i/>
            <w:iCs/>
            <w:rPrChange w:id="17" w:author="Yuan Li" w:date="2026-05-21T20:58:00Z" w16du:dateUtc="2026-05-21T18:58:00Z">
              <w:rPr/>
            </w:rPrChange>
          </w:rPr>
          <w:t>P</w:t>
        </w:r>
        <w:r w:rsidR="004D4F60">
          <w:t xml:space="preserve"> &lt; 0.1 for </w:t>
        </w:r>
        <w:proofErr w:type="spellStart"/>
        <w:r w:rsidR="004D4F60">
          <w:t>SMTdb</w:t>
        </w:r>
        <w:proofErr w:type="spellEnd"/>
        <w:r w:rsidR="004D4F60">
          <w:t xml:space="preserve"> (subtle transcriptional differences between spatial tumor and adjacent stromal spots)</w:t>
        </w:r>
      </w:ins>
      <w:del w:id="18" w:author="Yuan Li" w:date="2026-05-21T20:59:00Z" w16du:dateUtc="2026-05-21T18:59:00Z">
        <w:r w:rsidRPr="000B56F8" w:rsidDel="0088205B">
          <w:delText xml:space="preserve"> </w:delText>
        </w:r>
        <w:r w:rsidRPr="00787F52" w:rsidDel="0088205B">
          <w:delText>(</w:delText>
        </w:r>
        <w:r w:rsidRPr="00DD2136" w:rsidDel="0088205B">
          <w:rPr>
            <w:highlight w:val="yellow"/>
            <w:rPrChange w:id="19" w:author="Yuan Li" w:date="2026-05-21T20:41:00Z" w16du:dateUtc="2026-05-21T18:41:00Z">
              <w:rPr/>
            </w:rPrChange>
          </w:rPr>
          <w:delText>adjusted P-value &lt; 0.05</w:delText>
        </w:r>
        <w:r w:rsidRPr="00787F52" w:rsidDel="0088205B">
          <w:delText>),</w:delText>
        </w:r>
        <w:r w:rsidRPr="000B56F8" w:rsidDel="0088205B">
          <w:delText xml:space="preserve"> Zhou2020 </w:delText>
        </w:r>
        <w:r w:rsidRPr="00787F52" w:rsidDel="0088205B">
          <w:delText>(</w:delText>
        </w:r>
        <w:r w:rsidRPr="00DD2136" w:rsidDel="0088205B">
          <w:rPr>
            <w:highlight w:val="yellow"/>
            <w:rPrChange w:id="20" w:author="Yuan Li" w:date="2026-05-21T20:42:00Z" w16du:dateUtc="2026-05-21T18:42:00Z">
              <w:rPr/>
            </w:rPrChange>
          </w:rPr>
          <w:delText>adj. P &lt; 0.1</w:delText>
        </w:r>
        <w:r w:rsidRPr="00787F52" w:rsidDel="0088205B">
          <w:delText>)</w:delText>
        </w:r>
        <w:r w:rsidRPr="000B56F8" w:rsidDel="0088205B">
          <w:delText xml:space="preserve">, TCGA </w:delText>
        </w:r>
        <w:r w:rsidRPr="00787F52" w:rsidDel="0088205B">
          <w:delText>(adj. P &lt; 0.05)</w:delText>
        </w:r>
        <w:r w:rsidRPr="000B56F8" w:rsidDel="0088205B">
          <w:delText xml:space="preserve">, and SMTdb </w:delText>
        </w:r>
        <w:r w:rsidRPr="00787F52" w:rsidDel="0088205B">
          <w:delText>(</w:delText>
        </w:r>
        <w:r w:rsidRPr="00DD2136" w:rsidDel="0088205B">
          <w:rPr>
            <w:highlight w:val="yellow"/>
            <w:rPrChange w:id="21" w:author="Yuan Li" w:date="2026-05-21T20:42:00Z" w16du:dateUtc="2026-05-21T18:42:00Z">
              <w:rPr/>
            </w:rPrChange>
          </w:rPr>
          <w:delText>P &lt; 0.1</w:delText>
        </w:r>
        <w:r w:rsidRPr="00787F52" w:rsidDel="0088205B">
          <w:delText>)</w:delText>
        </w:r>
      </w:del>
      <w:r w:rsidRPr="000B56F8">
        <w:t>. Downregulated features are plotted as negative values.</w:t>
      </w:r>
      <w:r>
        <w:rPr>
          <w:b/>
          <w:bCs/>
        </w:rPr>
        <w:t xml:space="preserve"> </w:t>
      </w:r>
      <w:r w:rsidRPr="000B56F8">
        <w:rPr>
          <w:b/>
          <w:bCs/>
        </w:rPr>
        <w:t>(D</w:t>
      </w:r>
      <w:r>
        <w:rPr>
          <w:b/>
          <w:bCs/>
        </w:rPr>
        <w:t>/E</w:t>
      </w:r>
      <w:r w:rsidRPr="000B56F8">
        <w:rPr>
          <w:b/>
          <w:bCs/>
        </w:rPr>
        <w:t>)</w:t>
      </w:r>
      <w:r w:rsidRPr="000B56F8">
        <w:t> Violin plots showing the distribution of</w:t>
      </w:r>
      <w:r>
        <w:t xml:space="preserve"> moderated</w:t>
      </w:r>
      <w:r w:rsidRPr="000B56F8">
        <w:t> </w:t>
      </w:r>
      <w:r w:rsidRPr="000B56F8">
        <w:rPr>
          <w:i/>
          <w:iCs/>
        </w:rPr>
        <w:t>t</w:t>
      </w:r>
      <w:r w:rsidRPr="000B56F8">
        <w:t> statistics from task</w:t>
      </w:r>
      <w:r>
        <w:t>/</w:t>
      </w:r>
      <w:r w:rsidRPr="000B56F8">
        <w:t xml:space="preserve">pathway- or protein-level differential analyses for each metabolic class using </w:t>
      </w:r>
      <w:r>
        <w:t xml:space="preserve">either </w:t>
      </w:r>
      <w:r w:rsidRPr="000B56F8">
        <w:t>the proteomics</w:t>
      </w:r>
      <w:r>
        <w:t xml:space="preserve"> (D)</w:t>
      </w:r>
      <w:r w:rsidRPr="000B56F8">
        <w:t xml:space="preserve"> </w:t>
      </w:r>
      <w:r>
        <w:t xml:space="preserve">or the </w:t>
      </w:r>
      <w:r w:rsidRPr="000B56F8">
        <w:t>bulk</w:t>
      </w:r>
      <w:r>
        <w:t>/</w:t>
      </w:r>
      <w:r w:rsidRPr="000B56F8">
        <w:t>spatial transcriptomics</w:t>
      </w:r>
      <w:r>
        <w:t xml:space="preserve"> (E)</w:t>
      </w:r>
      <w:r w:rsidRPr="000B56F8">
        <w:t xml:space="preserve"> datasets.</w:t>
      </w:r>
      <w:r>
        <w:rPr>
          <w:b/>
          <w:bCs/>
        </w:rPr>
        <w:t xml:space="preserve"> </w:t>
      </w:r>
      <w:r w:rsidRPr="000B56F8">
        <w:rPr>
          <w:b/>
          <w:bCs/>
        </w:rPr>
        <w:t>(F</w:t>
      </w:r>
      <w:r>
        <w:rPr>
          <w:b/>
          <w:bCs/>
        </w:rPr>
        <w:t>/G</w:t>
      </w:r>
      <w:r w:rsidRPr="000B56F8">
        <w:rPr>
          <w:b/>
          <w:bCs/>
        </w:rPr>
        <w:t>)</w:t>
      </w:r>
      <w:r w:rsidRPr="000B56F8">
        <w:t> Dot plot</w:t>
      </w:r>
      <w:r>
        <w:t>s</w:t>
      </w:r>
      <w:r w:rsidRPr="000B56F8">
        <w:t xml:space="preserve"> of task</w:t>
      </w:r>
      <w:r>
        <w:t>/</w:t>
      </w:r>
      <w:r w:rsidRPr="00D01562">
        <w:t xml:space="preserve"> </w:t>
      </w:r>
      <w:r w:rsidRPr="000B56F8">
        <w:t xml:space="preserve">pathway -level dysregulation across cancer types in </w:t>
      </w:r>
      <w:r>
        <w:t xml:space="preserve">either </w:t>
      </w:r>
      <w:r w:rsidRPr="000B56F8">
        <w:t>Hu2025 proteomics</w:t>
      </w:r>
      <w:r>
        <w:t xml:space="preserve"> (F) or </w:t>
      </w:r>
      <w:r w:rsidRPr="000B56F8">
        <w:t xml:space="preserve">TCGA </w:t>
      </w:r>
      <w:r>
        <w:t>transcriptomics (G)</w:t>
      </w:r>
      <w:r w:rsidRPr="000B56F8">
        <w:t xml:space="preserve"> data.</w:t>
      </w:r>
      <w:r>
        <w:t xml:space="preserve"> Here in this figure, the metabolic tasks are </w:t>
      </w:r>
      <w:proofErr w:type="spellStart"/>
      <w:r>
        <w:t>CellFie</w:t>
      </w:r>
      <w:proofErr w:type="spellEnd"/>
      <w:r>
        <w:t xml:space="preserve">-based for the two proteomics datasets (Hu2025 &amp; Zhou2020), the metabolic pathways are KEGG-based for the TCGA and </w:t>
      </w:r>
      <w:proofErr w:type="spellStart"/>
      <w:r>
        <w:t>SMTdb</w:t>
      </w:r>
      <w:proofErr w:type="spellEnd"/>
      <w:r>
        <w:t xml:space="preserve"> datasets. </w:t>
      </w:r>
      <w:r w:rsidRPr="000B56F8">
        <w:t>In (F) and (G), </w:t>
      </w:r>
      <w:r w:rsidRPr="009579D5">
        <w:t>color</w:t>
      </w:r>
      <w:r w:rsidRPr="000B56F8">
        <w:t> represents moderated </w:t>
      </w:r>
      <w:r w:rsidRPr="000B56F8">
        <w:rPr>
          <w:i/>
          <w:iCs/>
        </w:rPr>
        <w:t>t</w:t>
      </w:r>
      <w:r w:rsidRPr="000B56F8">
        <w:t> statistics, and </w:t>
      </w:r>
      <w:r w:rsidRPr="009579D5">
        <w:t>dot size</w:t>
      </w:r>
      <w:r w:rsidRPr="000B56F8">
        <w:t> reflects adjusted </w:t>
      </w:r>
      <w:r w:rsidRPr="000B56F8">
        <w:rPr>
          <w:i/>
          <w:iCs/>
        </w:rPr>
        <w:t>p</w:t>
      </w:r>
      <w:r w:rsidRPr="000B56F8">
        <w:t xml:space="preserve"> values; </w:t>
      </w:r>
      <w:r w:rsidRPr="00CE2C9E">
        <w:t>only significant features (adj. P &lt; 0.05) are shown.</w:t>
      </w:r>
    </w:p>
    <w:p w14:paraId="02E32798" w14:textId="3CA0EBCB" w:rsidR="00F72777" w:rsidRDefault="00F72777" w:rsidP="009579D5">
      <w:pPr>
        <w:spacing w:after="240" w:line="480" w:lineRule="auto"/>
      </w:pPr>
    </w:p>
    <w:p w14:paraId="4808270A" w14:textId="4DD71BD1" w:rsidR="001B4B6D" w:rsidRPr="00237E28" w:rsidRDefault="001B4B6D" w:rsidP="009579D5">
      <w:pPr>
        <w:spacing w:after="240" w:line="480" w:lineRule="auto"/>
      </w:pPr>
      <w:r>
        <w:rPr>
          <w:noProof/>
          <w14:ligatures w14:val="standardContextual"/>
        </w:rPr>
        <w:lastRenderedPageBreak/>
        <w:drawing>
          <wp:inline distT="0" distB="0" distL="0" distR="0" wp14:anchorId="50530375" wp14:editId="19D598F4">
            <wp:extent cx="5731510" cy="8110855"/>
            <wp:effectExtent l="0" t="0" r="0" b="0"/>
            <wp:docPr id="18573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924" name="Picture 18573924"/>
                    <pic:cNvPicPr/>
                  </pic:nvPicPr>
                  <pic:blipFill>
                    <a:blip r:embed="rId11"/>
                    <a:stretch>
                      <a:fillRect/>
                    </a:stretch>
                  </pic:blipFill>
                  <pic:spPr>
                    <a:xfrm>
                      <a:off x="0" y="0"/>
                      <a:ext cx="5731510" cy="8110855"/>
                    </a:xfrm>
                    <a:prstGeom prst="rect">
                      <a:avLst/>
                    </a:prstGeom>
                  </pic:spPr>
                </pic:pic>
              </a:graphicData>
            </a:graphic>
          </wp:inline>
        </w:drawing>
      </w:r>
    </w:p>
    <w:p w14:paraId="011904E1" w14:textId="59D297E2" w:rsidR="00E13B41" w:rsidRDefault="00347E43" w:rsidP="00773520">
      <w:pPr>
        <w:spacing w:after="240" w:line="480" w:lineRule="auto"/>
      </w:pPr>
      <w:r w:rsidRPr="00347E43">
        <w:lastRenderedPageBreak/>
        <w:t xml:space="preserve">Comparison of tumors with matched normal samples revealed widespread metabolic reprogramming across cancer types, with consistent patterns across independent datasets. Notably, </w:t>
      </w:r>
      <w:r w:rsidR="00367D1D" w:rsidRPr="001818C8">
        <w:t>Uterine Corpus Endometrial Carcinoma (UCEC) showed strong metabolic upregulation</w:t>
      </w:r>
      <w:r w:rsidR="004B10D9" w:rsidRPr="006F6785">
        <w:t>, potentially driven</w:t>
      </w:r>
      <w:r w:rsidR="004B10D9">
        <w:t xml:space="preserve"> by </w:t>
      </w:r>
      <w:r w:rsidR="004B10D9" w:rsidRPr="00C125CF">
        <w:t>frequent activation of the insulin-phosphoinositide 3 kinase (PI3K) signaling pathway and by estrogen signaling</w:t>
      </w:r>
      <w:r w:rsidR="00225558" w:rsidRPr="004A69B3">
        <w:rPr>
          <w:vertAlign w:val="superscript"/>
        </w:rPr>
        <w:t>24</w:t>
      </w:r>
      <w:r w:rsidR="004B10D9">
        <w:t xml:space="preserve"> (</w:t>
      </w:r>
      <w:r w:rsidR="00865A0B">
        <w:t>Fig. 2</w:t>
      </w:r>
      <w:r w:rsidR="004B10D9">
        <w:t xml:space="preserve">C, 1F, 1G and </w:t>
      </w:r>
      <w:r w:rsidR="004B10D9" w:rsidRPr="002E6CC9">
        <w:t>S</w:t>
      </w:r>
      <w:r w:rsidR="004B10D9">
        <w:t>2A). In contrast,</w:t>
      </w:r>
      <w:r w:rsidR="004B10D9" w:rsidRPr="001818C8">
        <w:t xml:space="preserve"> Liver Hepatocellular Carcinoma (LIHC)</w:t>
      </w:r>
      <w:r w:rsidR="004B10D9" w:rsidRPr="00347E43">
        <w:t xml:space="preserve"> consistently ranked among the most metabolically downregulated cancers</w:t>
      </w:r>
      <w:r w:rsidR="004B10D9">
        <w:t xml:space="preserve"> (</w:t>
      </w:r>
      <w:r w:rsidR="00865A0B">
        <w:t>Fig. 2</w:t>
      </w:r>
      <w:r w:rsidR="004B10D9">
        <w:t xml:space="preserve">C, 1F, 1G and </w:t>
      </w:r>
      <w:r w:rsidR="004B10D9" w:rsidRPr="002E6CC9">
        <w:t>S</w:t>
      </w:r>
      <w:r w:rsidR="004B10D9">
        <w:t>2A)</w:t>
      </w:r>
      <w:r w:rsidR="004B10D9" w:rsidRPr="006F6785">
        <w:t xml:space="preserve">, in line with a liver tissue metabolomics study showing that </w:t>
      </w:r>
      <w:proofErr w:type="gramStart"/>
      <w:r w:rsidR="004B10D9" w:rsidRPr="006F6785">
        <w:t>the majority of</w:t>
      </w:r>
      <w:proofErr w:type="gramEnd"/>
      <w:r w:rsidR="004B10D9" w:rsidRPr="006F6785">
        <w:t xml:space="preserve"> significantly altered metabolites were reduced in tumor tissue relative to matched adjacent liver</w:t>
      </w:r>
      <w:r w:rsidR="00225558" w:rsidRPr="004A69B3">
        <w:rPr>
          <w:vertAlign w:val="superscript"/>
        </w:rPr>
        <w:t>25</w:t>
      </w:r>
      <w:r w:rsidRPr="001818C8">
        <w:t xml:space="preserve">. </w:t>
      </w:r>
      <w:ins w:id="22" w:author="Yuan Li" w:date="2026-05-24T16:09:00Z" w16du:dateUtc="2026-05-24T14:09:00Z">
        <w:r w:rsidR="0080351B">
          <w:t>C</w:t>
        </w:r>
      </w:ins>
      <w:ins w:id="23" w:author="Yuan Li" w:date="2026-05-24T16:10:00Z" w16du:dateUtc="2026-05-24T14:10:00Z">
        <w:r w:rsidR="0080351B">
          <w:t>rucially, s</w:t>
        </w:r>
      </w:ins>
      <w:ins w:id="24" w:author="Yuan Li" w:date="2026-05-24T16:07:00Z" w16du:dateUtc="2026-05-24T14:07:00Z">
        <w:r w:rsidR="0080351B" w:rsidRPr="00BD150A">
          <w:t xml:space="preserve">ensitivity analyses </w:t>
        </w:r>
      </w:ins>
      <w:ins w:id="25" w:author="Yuan Li" w:date="2026-05-24T16:10:00Z" w16du:dateUtc="2026-05-24T14:10:00Z">
        <w:r w:rsidR="0080351B">
          <w:t>confirmed</w:t>
        </w:r>
      </w:ins>
      <w:ins w:id="26" w:author="Yuan Li" w:date="2026-05-24T16:07:00Z" w16du:dateUtc="2026-05-24T14:07:00Z">
        <w:r w:rsidR="0080351B" w:rsidRPr="00BD150A">
          <w:t xml:space="preserve"> that </w:t>
        </w:r>
      </w:ins>
      <w:ins w:id="27" w:author="Yuan Li" w:date="2026-05-24T16:08:00Z" w16du:dateUtc="2026-05-24T14:08:00Z">
        <w:r w:rsidR="0080351B">
          <w:t>these consistent</w:t>
        </w:r>
      </w:ins>
      <w:ins w:id="28" w:author="Yuan Li" w:date="2026-05-24T16:10:00Z" w16du:dateUtc="2026-05-24T14:10:00Z">
        <w:r w:rsidR="0080351B">
          <w:t xml:space="preserve">, </w:t>
        </w:r>
      </w:ins>
      <w:ins w:id="29" w:author="Yuan Li" w:date="2026-05-24T16:08:00Z" w16du:dateUtc="2026-05-24T14:08:00Z">
        <w:r w:rsidR="0080351B">
          <w:t>cancer type-level</w:t>
        </w:r>
      </w:ins>
      <w:ins w:id="30" w:author="Yuan Li" w:date="2026-05-24T16:07:00Z" w16du:dateUtc="2026-05-24T14:07:00Z">
        <w:r w:rsidR="0080351B" w:rsidRPr="00BD150A">
          <w:t xml:space="preserve"> findings </w:t>
        </w:r>
      </w:ins>
      <w:ins w:id="31" w:author="Yuan Li" w:date="2026-05-30T22:26:00Z" w16du:dateUtc="2026-05-30T20:26:00Z">
        <w:r w:rsidR="008A016B">
          <w:t>remain robust to</w:t>
        </w:r>
      </w:ins>
      <w:ins w:id="32" w:author="Yuan Li" w:date="2026-05-24T16:10:00Z" w16du:dateUtc="2026-05-24T14:10:00Z">
        <w:r w:rsidR="0080351B">
          <w:t xml:space="preserve"> variations in </w:t>
        </w:r>
      </w:ins>
      <w:ins w:id="33" w:author="Yuan Li" w:date="2026-05-24T16:08:00Z" w16du:dateUtc="2026-05-24T14:08:00Z">
        <w:r w:rsidR="0080351B">
          <w:t>cancer purity</w:t>
        </w:r>
      </w:ins>
      <w:ins w:id="34" w:author="Yuan Li" w:date="2026-05-30T22:26:00Z" w16du:dateUtc="2026-05-30T20:26:00Z">
        <w:r w:rsidR="008A016B" w:rsidRPr="008A016B">
          <w:rPr>
            <w:highlight w:val="cyan"/>
            <w:rPrChange w:id="35" w:author="Yuan Li" w:date="2026-05-30T22:27:00Z" w16du:dateUtc="2026-05-30T20:27:00Z">
              <w:rPr/>
            </w:rPrChange>
          </w:rPr>
          <w:t>, even though the results are in general less si</w:t>
        </w:r>
      </w:ins>
      <w:ins w:id="36" w:author="Yuan Li" w:date="2026-05-30T22:27:00Z" w16du:dateUtc="2026-05-30T20:27:00Z">
        <w:r w:rsidR="008A016B" w:rsidRPr="008A016B">
          <w:rPr>
            <w:highlight w:val="cyan"/>
            <w:rPrChange w:id="37" w:author="Yuan Li" w:date="2026-05-30T22:27:00Z" w16du:dateUtc="2026-05-30T20:27:00Z">
              <w:rPr/>
            </w:rPrChange>
          </w:rPr>
          <w:t>gnificant (## nr)</w:t>
        </w:r>
      </w:ins>
      <w:ins w:id="38" w:author="Yuan Li" w:date="2026-05-24T16:11:00Z" w16du:dateUtc="2026-05-24T14:11:00Z">
        <w:r w:rsidR="004149C0">
          <w:t xml:space="preserve"> (</w:t>
        </w:r>
      </w:ins>
      <w:ins w:id="39" w:author="Yuan Li" w:date="2026-05-24T16:12:00Z" w16du:dateUtc="2026-05-24T14:12:00Z">
        <w:r w:rsidR="004149C0" w:rsidRPr="004149C0">
          <w:rPr>
            <w:highlight w:val="yellow"/>
            <w:rPrChange w:id="40" w:author="Yuan Li" w:date="2026-05-24T16:12:00Z" w16du:dateUtc="2026-05-24T14:12:00Z">
              <w:rPr/>
            </w:rPrChange>
          </w:rPr>
          <w:t>Fig</w:t>
        </w:r>
      </w:ins>
      <w:ins w:id="41" w:author="Yuan Li" w:date="2026-05-28T15:29:00Z" w16du:dateUtc="2026-05-28T13:29:00Z">
        <w:r w:rsidR="00600031">
          <w:rPr>
            <w:highlight w:val="yellow"/>
          </w:rPr>
          <w:t>.</w:t>
        </w:r>
      </w:ins>
      <w:ins w:id="42" w:author="Yuan Li" w:date="2026-05-24T16:12:00Z" w16du:dateUtc="2026-05-24T14:12:00Z">
        <w:r w:rsidR="004149C0" w:rsidRPr="004149C0">
          <w:rPr>
            <w:highlight w:val="yellow"/>
            <w:rPrChange w:id="43" w:author="Yuan Li" w:date="2026-05-24T16:12:00Z" w16du:dateUtc="2026-05-24T14:12:00Z">
              <w:rPr/>
            </w:rPrChange>
          </w:rPr>
          <w:t xml:space="preserve"> S</w:t>
        </w:r>
      </w:ins>
      <w:ins w:id="44" w:author="Yuan Li" w:date="2026-05-24T16:14:00Z" w16du:dateUtc="2026-05-24T14:14:00Z">
        <w:r w:rsidR="00650CFB" w:rsidRPr="00650CFB">
          <w:rPr>
            <w:highlight w:val="cyan"/>
            <w:rPrChange w:id="45" w:author="Yuan Li" w:date="2026-05-24T16:14:00Z" w16du:dateUtc="2026-05-24T14:14:00Z">
              <w:rPr/>
            </w:rPrChange>
          </w:rPr>
          <w:t>3</w:t>
        </w:r>
      </w:ins>
      <w:ins w:id="46" w:author="Yuan Li" w:date="2026-05-24T16:11:00Z" w16du:dateUtc="2026-05-24T14:11:00Z">
        <w:r w:rsidR="004149C0">
          <w:t>)</w:t>
        </w:r>
      </w:ins>
      <w:ins w:id="47" w:author="Yuan Li" w:date="2026-05-24T16:07:00Z" w16du:dateUtc="2026-05-24T14:07:00Z">
        <w:r w:rsidR="0080351B" w:rsidRPr="00BD150A">
          <w:t>.</w:t>
        </w:r>
        <w:r w:rsidR="0080351B">
          <w:t xml:space="preserve"> </w:t>
        </w:r>
      </w:ins>
      <w:r w:rsidRPr="001818C8">
        <w:t>T</w:t>
      </w:r>
      <w:ins w:id="48" w:author="Yuan Li" w:date="2026-05-24T16:11:00Z" w16du:dateUtc="2026-05-24T14:11:00Z">
        <w:r w:rsidR="0080351B">
          <w:t>ogether, t</w:t>
        </w:r>
      </w:ins>
      <w:r w:rsidRPr="001818C8">
        <w:t xml:space="preserve">hese results </w:t>
      </w:r>
      <w:del w:id="49" w:author="Yuan Li" w:date="2026-05-24T16:11:00Z" w16du:dateUtc="2026-05-24T14:11:00Z">
        <w:r w:rsidRPr="001818C8" w:rsidDel="0080351B">
          <w:delText xml:space="preserve">highlight </w:delText>
        </w:r>
      </w:del>
      <w:ins w:id="50" w:author="Yuan Li" w:date="2026-05-24T16:11:00Z" w16du:dateUtc="2026-05-24T14:11:00Z">
        <w:r w:rsidR="0080351B">
          <w:t>underscore</w:t>
        </w:r>
        <w:r w:rsidR="0080351B" w:rsidRPr="001818C8">
          <w:t xml:space="preserve"> </w:t>
        </w:r>
      </w:ins>
      <w:r w:rsidRPr="001818C8">
        <w:t>robust and reproducible pan-cancer metabolic alterations across diverse cohorts</w:t>
      </w:r>
      <w:r w:rsidRPr="00845FFB">
        <w:t>.</w:t>
      </w:r>
    </w:p>
    <w:p w14:paraId="2043CE82" w14:textId="50B3DE7C" w:rsidR="000635CF" w:rsidRDefault="001618F1" w:rsidP="000635CF">
      <w:pPr>
        <w:spacing w:after="240" w:line="480" w:lineRule="auto"/>
      </w:pPr>
      <w:r w:rsidRPr="001618F1">
        <w:t xml:space="preserve">Metabolic reprogramming in cancer showed significant heterogeneity across metabolic classes. Notably, nucleotide and glycan metabolism were consistently upregulated across all four datasets, with stronger effects observed in </w:t>
      </w:r>
      <w:r>
        <w:t>(</w:t>
      </w:r>
      <w:r w:rsidRPr="001618F1">
        <w:t>spatial</w:t>
      </w:r>
      <w:r>
        <w:t>)</w:t>
      </w:r>
      <w:r w:rsidRPr="001618F1">
        <w:t xml:space="preserve"> transcriptomics (</w:t>
      </w:r>
      <w:r w:rsidR="00865A0B">
        <w:t>Fig. 2</w:t>
      </w:r>
      <w:r w:rsidR="00B830B1" w:rsidRPr="007E62E9">
        <w:t>D</w:t>
      </w:r>
      <w:r w:rsidR="00236E27">
        <w:t>-</w:t>
      </w:r>
      <w:r w:rsidR="00B830B1" w:rsidRPr="007E62E9">
        <w:t>E</w:t>
      </w:r>
      <w:r w:rsidR="009C21DC" w:rsidRPr="007E62E9">
        <w:t xml:space="preserve">, </w:t>
      </w:r>
      <w:r w:rsidR="003575E5">
        <w:t xml:space="preserve">Fig. S1T-U, </w:t>
      </w:r>
      <w:r w:rsidR="009C21DC" w:rsidRPr="007E62E9">
        <w:t>Table S3</w:t>
      </w:r>
      <w:r w:rsidRPr="001618F1">
        <w:t>). This</w:t>
      </w:r>
      <w:ins w:id="51" w:author="Yuan Li" w:date="2026-05-24T16:21:00Z" w16du:dateUtc="2026-05-24T14:21:00Z">
        <w:r w:rsidR="002E5E42">
          <w:t xml:space="preserve"> upregulation</w:t>
        </w:r>
      </w:ins>
      <w:del w:id="52" w:author="Yuan Li" w:date="2026-05-24T16:21:00Z" w16du:dateUtc="2026-05-24T14:21:00Z">
        <w:r w:rsidRPr="001618F1" w:rsidDel="002E5E42">
          <w:delText xml:space="preserve"> pattern</w:delText>
        </w:r>
      </w:del>
      <w:r w:rsidRPr="001618F1">
        <w:t xml:space="preserve"> was </w:t>
      </w:r>
      <w:del w:id="53" w:author="Yuan Li" w:date="2026-05-24T16:21:00Z" w16du:dateUtc="2026-05-24T14:21:00Z">
        <w:r w:rsidR="008729E3" w:rsidDel="00367883">
          <w:delText>further confirmed</w:delText>
        </w:r>
      </w:del>
      <w:ins w:id="54" w:author="Yuan Li" w:date="2026-05-24T16:21:00Z" w16du:dateUtc="2026-05-24T14:21:00Z">
        <w:r w:rsidR="00367883">
          <w:t>validated</w:t>
        </w:r>
      </w:ins>
      <w:r w:rsidRPr="001618F1">
        <w:t xml:space="preserve"> at the protein level in</w:t>
      </w:r>
      <w:r>
        <w:t xml:space="preserve"> the</w:t>
      </w:r>
      <w:r w:rsidRPr="001618F1">
        <w:t xml:space="preserve"> two proteomics datasets </w:t>
      </w:r>
      <w:r w:rsidR="00925A70">
        <w:t>using paired differential analysis</w:t>
      </w:r>
      <w:r w:rsidR="004B6C8E">
        <w:t xml:space="preserve"> </w:t>
      </w:r>
      <w:r w:rsidRPr="001618F1">
        <w:t>(</w:t>
      </w:r>
      <w:r w:rsidR="00865A0B">
        <w:t>Fig. 2</w:t>
      </w:r>
      <w:r w:rsidR="00B830B1" w:rsidRPr="007E62E9">
        <w:t>D</w:t>
      </w:r>
      <w:r w:rsidR="009C21DC" w:rsidRPr="007E62E9">
        <w:t>, Table S3</w:t>
      </w:r>
      <w:r w:rsidRPr="001618F1">
        <w:t xml:space="preserve">). </w:t>
      </w:r>
      <w:ins w:id="55" w:author="Yuan Li" w:date="2026-05-24T16:17:00Z" w16du:dateUtc="2026-05-24T14:17:00Z">
        <w:r w:rsidR="00650CFB">
          <w:t>Crucially, s</w:t>
        </w:r>
        <w:r w:rsidR="00650CFB" w:rsidRPr="00BD150A">
          <w:t xml:space="preserve">ensitivity analyses </w:t>
        </w:r>
        <w:r w:rsidR="00650CFB">
          <w:t>confirmed</w:t>
        </w:r>
        <w:r w:rsidR="00650CFB" w:rsidRPr="00BD150A">
          <w:t xml:space="preserve"> that </w:t>
        </w:r>
      </w:ins>
      <w:ins w:id="56" w:author="Yuan Li" w:date="2026-05-24T16:20:00Z" w16du:dateUtc="2026-05-24T14:20:00Z">
        <w:r w:rsidR="00650CFB">
          <w:t>t</w:t>
        </w:r>
      </w:ins>
      <w:ins w:id="57" w:author="Yuan Li" w:date="2026-05-24T16:22:00Z" w16du:dateUtc="2026-05-24T14:22:00Z">
        <w:r w:rsidR="00367883">
          <w:t>hese metabolic</w:t>
        </w:r>
      </w:ins>
      <w:ins w:id="58" w:author="Yuan Li" w:date="2026-05-24T16:20:00Z" w16du:dateUtc="2026-05-24T14:20:00Z">
        <w:r w:rsidR="00650CFB">
          <w:t xml:space="preserve"> patte</w:t>
        </w:r>
      </w:ins>
      <w:ins w:id="59" w:author="Yuan Li" w:date="2026-05-28T16:41:00Z" w16du:dateUtc="2026-05-28T14:41:00Z">
        <w:r w:rsidR="001525FC">
          <w:t>r</w:t>
        </w:r>
      </w:ins>
      <w:ins w:id="60" w:author="Yuan Li" w:date="2026-05-24T16:20:00Z" w16du:dateUtc="2026-05-24T14:20:00Z">
        <w:r w:rsidR="00650CFB">
          <w:t>n</w:t>
        </w:r>
      </w:ins>
      <w:ins w:id="61" w:author="Yuan Li" w:date="2026-05-24T16:22:00Z" w16du:dateUtc="2026-05-24T14:22:00Z">
        <w:r w:rsidR="00367883">
          <w:t>s</w:t>
        </w:r>
      </w:ins>
      <w:ins w:id="62" w:author="Yuan Li" w:date="2026-05-24T16:17:00Z" w16du:dateUtc="2026-05-24T14:17:00Z">
        <w:r w:rsidR="00650CFB" w:rsidRPr="00BD150A">
          <w:t xml:space="preserve"> </w:t>
        </w:r>
      </w:ins>
      <w:ins w:id="63" w:author="Yuan Li" w:date="2026-05-28T16:43:00Z">
        <w:r w:rsidR="001525FC" w:rsidRPr="001525FC">
          <w:rPr>
            <w:highlight w:val="yellow"/>
          </w:rPr>
          <w:t>remained robust to</w:t>
        </w:r>
      </w:ins>
      <w:ins w:id="64" w:author="Yuan Li" w:date="2026-05-24T16:17:00Z" w16du:dateUtc="2026-05-24T14:17:00Z">
        <w:r w:rsidR="00650CFB">
          <w:t xml:space="preserve"> variations in </w:t>
        </w:r>
      </w:ins>
      <w:ins w:id="65" w:author="Yuan Li" w:date="2026-05-24T16:22:00Z" w16du:dateUtc="2026-05-24T14:22:00Z">
        <w:r w:rsidR="00367883">
          <w:t>tumor</w:t>
        </w:r>
      </w:ins>
      <w:ins w:id="66" w:author="Yuan Li" w:date="2026-05-24T16:17:00Z" w16du:dateUtc="2026-05-24T14:17:00Z">
        <w:r w:rsidR="00650CFB">
          <w:t xml:space="preserve"> purity</w:t>
        </w:r>
      </w:ins>
      <w:ins w:id="67" w:author="Yuan Li" w:date="2026-05-30T22:27:00Z" w16du:dateUtc="2026-05-30T20:27:00Z">
        <w:r w:rsidR="008A016B">
          <w:t>,</w:t>
        </w:r>
        <w:r w:rsidR="008A016B" w:rsidRPr="002950DB">
          <w:rPr>
            <w:highlight w:val="cyan"/>
          </w:rPr>
          <w:t xml:space="preserve"> even though the results are in general less significant (## nr)</w:t>
        </w:r>
      </w:ins>
      <w:ins w:id="68" w:author="Yuan Li" w:date="2026-05-24T16:17:00Z" w16du:dateUtc="2026-05-24T14:17:00Z">
        <w:r w:rsidR="00650CFB">
          <w:t xml:space="preserve"> (</w:t>
        </w:r>
        <w:r w:rsidR="00650CFB" w:rsidRPr="00A625C1">
          <w:rPr>
            <w:highlight w:val="yellow"/>
          </w:rPr>
          <w:t>F</w:t>
        </w:r>
      </w:ins>
      <w:ins w:id="69" w:author="Yuan Li" w:date="2026-05-28T15:29:00Z" w16du:dateUtc="2026-05-28T13:29:00Z">
        <w:r w:rsidR="00600031">
          <w:rPr>
            <w:highlight w:val="yellow"/>
          </w:rPr>
          <w:t>ig.</w:t>
        </w:r>
      </w:ins>
      <w:ins w:id="70" w:author="Yuan Li" w:date="2026-05-24T16:17:00Z" w16du:dateUtc="2026-05-24T14:17:00Z">
        <w:r w:rsidR="00650CFB" w:rsidRPr="00A625C1">
          <w:rPr>
            <w:highlight w:val="yellow"/>
          </w:rPr>
          <w:t xml:space="preserve"> S</w:t>
        </w:r>
        <w:r w:rsidR="00650CFB" w:rsidRPr="00A625C1">
          <w:rPr>
            <w:highlight w:val="cyan"/>
          </w:rPr>
          <w:t>3</w:t>
        </w:r>
        <w:r w:rsidR="00650CFB" w:rsidRPr="00B67056">
          <w:rPr>
            <w:highlight w:val="cyan"/>
            <w:rPrChange w:id="71" w:author="Yuan Li" w:date="2026-05-30T22:31:00Z" w16du:dateUtc="2026-05-30T20:31:00Z">
              <w:rPr/>
            </w:rPrChange>
          </w:rPr>
          <w:t>)</w:t>
        </w:r>
      </w:ins>
      <w:ins w:id="72" w:author="Yuan Li" w:date="2026-05-30T22:31:00Z" w16du:dateUtc="2026-05-30T20:31:00Z">
        <w:r w:rsidR="00B67056" w:rsidRPr="00B67056">
          <w:rPr>
            <w:highlight w:val="cyan"/>
            <w:rPrChange w:id="73" w:author="Yuan Li" w:date="2026-05-30T22:31:00Z" w16du:dateUtc="2026-05-30T20:31:00Z">
              <w:rPr/>
            </w:rPrChange>
          </w:rPr>
          <w:t xml:space="preserve">, highlight the </w:t>
        </w:r>
        <w:proofErr w:type="spellStart"/>
        <w:r w:rsidR="00B67056" w:rsidRPr="00B67056">
          <w:rPr>
            <w:highlight w:val="cyan"/>
            <w:rPrChange w:id="74" w:author="Yuan Li" w:date="2026-05-30T22:31:00Z" w16du:dateUtc="2026-05-30T20:31:00Z">
              <w:rPr/>
            </w:rPrChange>
          </w:rPr>
          <w:t>necessarity</w:t>
        </w:r>
        <w:proofErr w:type="spellEnd"/>
        <w:r w:rsidR="00B67056" w:rsidRPr="00B67056">
          <w:rPr>
            <w:highlight w:val="cyan"/>
            <w:rPrChange w:id="75" w:author="Yuan Li" w:date="2026-05-30T22:31:00Z" w16du:dateUtc="2026-05-30T20:31:00Z">
              <w:rPr/>
            </w:rPrChange>
          </w:rPr>
          <w:t xml:space="preserve"> for single-cell level investigation</w:t>
        </w:r>
      </w:ins>
      <w:ins w:id="76" w:author="Yuan Li" w:date="2026-05-24T16:17:00Z" w16du:dateUtc="2026-05-24T14:17:00Z">
        <w:r w:rsidR="00650CFB" w:rsidRPr="00BD150A">
          <w:t>.</w:t>
        </w:r>
        <w:r w:rsidR="00650CFB">
          <w:t xml:space="preserve"> </w:t>
        </w:r>
      </w:ins>
      <w:r w:rsidR="00B556BF" w:rsidRPr="00787F52">
        <w:t>Multi-omics integration</w:t>
      </w:r>
      <w:r w:rsidR="00B556BF" w:rsidRPr="00B556BF">
        <w:t> </w:t>
      </w:r>
      <w:ins w:id="77" w:author="Yuan Li" w:date="2026-05-24T16:23:00Z" w16du:dateUtc="2026-05-24T14:23:00Z">
        <w:r w:rsidR="00367883">
          <w:t>via integrative Non-negative Matrix Factorization</w:t>
        </w:r>
      </w:ins>
      <w:del w:id="78" w:author="Yuan Li" w:date="2026-05-24T16:23:00Z" w16du:dateUtc="2026-05-24T14:23:00Z">
        <w:r w:rsidR="00B556BF" w:rsidRPr="00B556BF" w:rsidDel="00367883">
          <w:delText>using</w:delText>
        </w:r>
      </w:del>
      <w:r w:rsidR="00B556BF" w:rsidRPr="00B556BF">
        <w:t xml:space="preserve"> </w:t>
      </w:r>
      <w:ins w:id="79" w:author="Yuan Li" w:date="2026-05-24T16:23:00Z" w16du:dateUtc="2026-05-24T14:23:00Z">
        <w:r w:rsidR="00367883">
          <w:t>(</w:t>
        </w:r>
      </w:ins>
      <w:proofErr w:type="spellStart"/>
      <w:r w:rsidR="00B556BF" w:rsidRPr="00B556BF">
        <w:t>iNMF</w:t>
      </w:r>
      <w:proofErr w:type="spellEnd"/>
      <w:ins w:id="80" w:author="Yuan Li" w:date="2026-05-24T16:23:00Z" w16du:dateUtc="2026-05-24T14:23:00Z">
        <w:r w:rsidR="00367883">
          <w:t>)</w:t>
        </w:r>
      </w:ins>
      <w:r w:rsidR="00114279">
        <w:t xml:space="preserve"> – </w:t>
      </w:r>
      <w:r w:rsidR="00B556BF" w:rsidRPr="00B556BF">
        <w:t>restricted to glycan and nucleotide pathways</w:t>
      </w:r>
      <w:r w:rsidR="00114279">
        <w:t xml:space="preserve"> – </w:t>
      </w:r>
      <w:r w:rsidR="00B556BF" w:rsidRPr="00B556BF">
        <w:t>demonstrated a clear separation between </w:t>
      </w:r>
      <w:r w:rsidR="00B556BF" w:rsidRPr="00787F52">
        <w:t>malignant and normal tissues</w:t>
      </w:r>
      <w:r w:rsidR="00B556BF" w:rsidRPr="00B556BF">
        <w:t>, while successfully mitigating </w:t>
      </w:r>
      <w:r w:rsidR="00B556BF" w:rsidRPr="00787F52">
        <w:t>batch effects</w:t>
      </w:r>
      <w:r w:rsidR="00B556BF" w:rsidRPr="00B556BF">
        <w:t> across the integrated omics layers (</w:t>
      </w:r>
      <w:r w:rsidR="00865A0B">
        <w:t>Fig. 3</w:t>
      </w:r>
      <w:r w:rsidR="001E7B1A">
        <w:t>A</w:t>
      </w:r>
      <w:r w:rsidR="00236E27">
        <w:t>-</w:t>
      </w:r>
      <w:r w:rsidR="001E7B1A">
        <w:t>B</w:t>
      </w:r>
      <w:r w:rsidR="00B556BF" w:rsidRPr="00B556BF">
        <w:t>)</w:t>
      </w:r>
      <w:r w:rsidR="00C45724">
        <w:t>.</w:t>
      </w:r>
      <w:r w:rsidR="005F1224">
        <w:t xml:space="preserve"> </w:t>
      </w:r>
      <w:r w:rsidRPr="001618F1">
        <w:t xml:space="preserve">Conversely, amino acid metabolism was among the most downregulated classes in three bulk omics comparisons (tumor vs. </w:t>
      </w:r>
      <w:r w:rsidRPr="001618F1">
        <w:lastRenderedPageBreak/>
        <w:t>matched normal), a trend not seen in spatial omics comparing malignant and stromal spots (</w:t>
      </w:r>
      <w:r w:rsidR="00865A0B">
        <w:t>Fig. 2</w:t>
      </w:r>
      <w:r w:rsidR="00B830B1" w:rsidRPr="008F55EA">
        <w:t>D</w:t>
      </w:r>
      <w:r w:rsidR="00AC456B">
        <w:t>-</w:t>
      </w:r>
      <w:r w:rsidR="00B830B1">
        <w:t>E</w:t>
      </w:r>
      <w:r w:rsidR="00FD14E8">
        <w:t>, Fig. S1T-U</w:t>
      </w:r>
      <w:r w:rsidRPr="001618F1">
        <w:t>)</w:t>
      </w:r>
      <w:r w:rsidR="000635CF" w:rsidRPr="00D35623">
        <w:t>.</w:t>
      </w:r>
    </w:p>
    <w:p w14:paraId="56973250" w14:textId="77777777" w:rsidR="00D96CEA" w:rsidRPr="009579D5" w:rsidRDefault="00D96CEA" w:rsidP="00D96CEA">
      <w:pPr>
        <w:spacing w:after="240" w:line="480" w:lineRule="auto"/>
        <w:rPr>
          <w:b/>
          <w:bCs/>
        </w:rPr>
      </w:pPr>
      <w:r>
        <w:rPr>
          <w:rStyle w:val="Strong"/>
          <w:rFonts w:eastAsiaTheme="majorEastAsia"/>
          <w:color w:val="000000"/>
        </w:rPr>
        <w:t>Fig. 3</w:t>
      </w:r>
      <w:r w:rsidRPr="002A249B">
        <w:rPr>
          <w:rStyle w:val="Strong"/>
          <w:rFonts w:eastAsiaTheme="majorEastAsia"/>
          <w:color w:val="000000"/>
        </w:rPr>
        <w:t xml:space="preserve">. </w:t>
      </w:r>
      <w:r>
        <w:rPr>
          <w:rStyle w:val="Strong"/>
          <w:rFonts w:eastAsiaTheme="majorEastAsia"/>
          <w:color w:val="000000"/>
        </w:rPr>
        <w:t>Multi-omics integration and g</w:t>
      </w:r>
      <w:r w:rsidRPr="002A249B">
        <w:rPr>
          <w:rStyle w:val="Strong"/>
          <w:rFonts w:eastAsiaTheme="majorEastAsia"/>
          <w:color w:val="000000"/>
        </w:rPr>
        <w:t>ene co-expression networks for glycan and nucleotide metabolism.</w:t>
      </w:r>
      <w:r w:rsidRPr="00CE2C9E">
        <w:rPr>
          <w:color w:val="000000"/>
        </w:rPr>
        <w:br/>
      </w:r>
      <w:r>
        <w:rPr>
          <w:color w:val="000000"/>
        </w:rPr>
        <w:t>(A-B) Integrative visualization of bulk proteomics (Hu2025 &amp; Zhou2020) and bulk transcriptomics (TCGA) datasets. (C-D) Gene co-expression networks for glycan and nucleotide metabolism</w:t>
      </w:r>
      <w:r w:rsidRPr="009579D5">
        <w:rPr>
          <w:color w:val="000000"/>
        </w:rPr>
        <w:t>.</w:t>
      </w:r>
      <w:r w:rsidRPr="009579D5">
        <w:rPr>
          <w:rStyle w:val="apple-converted-space"/>
          <w:rFonts w:eastAsiaTheme="majorEastAsia"/>
          <w:color w:val="000000"/>
        </w:rPr>
        <w:t> </w:t>
      </w:r>
      <w:r w:rsidRPr="009579D5">
        <w:rPr>
          <w:rStyle w:val="Strong"/>
          <w:rFonts w:eastAsiaTheme="majorEastAsia"/>
          <w:b w:val="0"/>
          <w:bCs w:val="0"/>
          <w:color w:val="000000"/>
        </w:rPr>
        <w:t>Nodes</w:t>
      </w:r>
      <w:r w:rsidRPr="009579D5">
        <w:rPr>
          <w:rStyle w:val="apple-converted-space"/>
          <w:rFonts w:eastAsiaTheme="majorEastAsia"/>
          <w:color w:val="000000"/>
        </w:rPr>
        <w:t> </w:t>
      </w:r>
      <w:r w:rsidRPr="009579D5">
        <w:rPr>
          <w:color w:val="000000"/>
        </w:rPr>
        <w:t xml:space="preserve">represent genes, sized by normalized connectivity, with the top </w:t>
      </w:r>
      <w:r>
        <w:rPr>
          <w:color w:val="000000"/>
        </w:rPr>
        <w:t>1</w:t>
      </w:r>
      <w:r w:rsidRPr="009579D5">
        <w:rPr>
          <w:color w:val="000000"/>
        </w:rPr>
        <w:t>% most connected genes (≥3 per class) highlighted as hubs (red).</w:t>
      </w:r>
      <w:r w:rsidRPr="009579D5">
        <w:rPr>
          <w:rStyle w:val="apple-converted-space"/>
          <w:rFonts w:eastAsiaTheme="majorEastAsia"/>
          <w:color w:val="000000"/>
        </w:rPr>
        <w:t> </w:t>
      </w:r>
      <w:r w:rsidRPr="009579D5">
        <w:rPr>
          <w:rStyle w:val="Strong"/>
          <w:rFonts w:eastAsiaTheme="majorEastAsia"/>
          <w:b w:val="0"/>
          <w:bCs w:val="0"/>
          <w:color w:val="000000"/>
        </w:rPr>
        <w:t>Edges</w:t>
      </w:r>
      <w:r w:rsidRPr="009579D5">
        <w:rPr>
          <w:rStyle w:val="apple-converted-space"/>
          <w:rFonts w:eastAsiaTheme="majorEastAsia"/>
          <w:color w:val="000000"/>
        </w:rPr>
        <w:t> </w:t>
      </w:r>
      <w:r w:rsidRPr="009579D5">
        <w:rPr>
          <w:color w:val="000000"/>
        </w:rPr>
        <w:t>show absolute correlation &gt; 0.6, width scaled by correlation strength; gre</w:t>
      </w:r>
      <w:r>
        <w:rPr>
          <w:color w:val="000000"/>
        </w:rPr>
        <w:t>y</w:t>
      </w:r>
      <w:r w:rsidRPr="009579D5">
        <w:rPr>
          <w:color w:val="000000"/>
        </w:rPr>
        <w:t xml:space="preserve"> edges indicate positive </w:t>
      </w:r>
      <w:proofErr w:type="gramStart"/>
      <w:r w:rsidRPr="009579D5">
        <w:rPr>
          <w:color w:val="000000"/>
        </w:rPr>
        <w:t>correlations</w:t>
      </w:r>
      <w:proofErr w:type="gramEnd"/>
      <w:r w:rsidRPr="009579D5">
        <w:rPr>
          <w:color w:val="000000"/>
        </w:rPr>
        <w:t xml:space="preserve"> and blue edges indicate negative correlations. Networks were visualized using a </w:t>
      </w:r>
      <w:proofErr w:type="spellStart"/>
      <w:r w:rsidRPr="009579D5">
        <w:rPr>
          <w:color w:val="000000"/>
        </w:rPr>
        <w:t>Fruchterman</w:t>
      </w:r>
      <w:proofErr w:type="spellEnd"/>
      <w:r>
        <w:rPr>
          <w:color w:val="000000"/>
        </w:rPr>
        <w:t>-</w:t>
      </w:r>
      <w:r w:rsidRPr="009579D5">
        <w:rPr>
          <w:color w:val="000000"/>
        </w:rPr>
        <w:t xml:space="preserve">Reingold </w:t>
      </w:r>
      <w:r w:rsidRPr="00994BF2">
        <w:rPr>
          <w:color w:val="000000" w:themeColor="text1"/>
        </w:rPr>
        <w:t xml:space="preserve">layout. </w:t>
      </w:r>
    </w:p>
    <w:p w14:paraId="3DED208A" w14:textId="7BEFB0F3" w:rsidR="00D86932" w:rsidRDefault="00D86932" w:rsidP="000635CF">
      <w:pPr>
        <w:spacing w:after="240" w:line="480" w:lineRule="auto"/>
        <w:rPr>
          <w:rStyle w:val="Strong"/>
          <w:rFonts w:eastAsiaTheme="majorEastAsia"/>
          <w:color w:val="000000"/>
        </w:rPr>
      </w:pPr>
    </w:p>
    <w:p w14:paraId="6C5C6DA4" w14:textId="0978A9BA" w:rsidR="001B4B6D" w:rsidRDefault="001B4B6D" w:rsidP="000635CF">
      <w:pPr>
        <w:spacing w:after="240" w:line="480" w:lineRule="auto"/>
        <w:rPr>
          <w:rStyle w:val="Strong"/>
          <w:rFonts w:eastAsiaTheme="majorEastAsia"/>
          <w:color w:val="000000"/>
        </w:rPr>
      </w:pPr>
      <w:r>
        <w:rPr>
          <w:rFonts w:eastAsiaTheme="majorEastAsia"/>
          <w:b/>
          <w:bCs/>
          <w:noProof/>
          <w:color w:val="000000"/>
          <w14:ligatures w14:val="standardContextual"/>
        </w:rPr>
        <w:lastRenderedPageBreak/>
        <w:drawing>
          <wp:inline distT="0" distB="0" distL="0" distR="0" wp14:anchorId="7513EFA7" wp14:editId="7F906B2A">
            <wp:extent cx="5731510" cy="4948555"/>
            <wp:effectExtent l="0" t="0" r="0" b="4445"/>
            <wp:docPr id="1925271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71892" name="Picture 1925271892"/>
                    <pic:cNvPicPr/>
                  </pic:nvPicPr>
                  <pic:blipFill>
                    <a:blip r:embed="rId12"/>
                    <a:stretch>
                      <a:fillRect/>
                    </a:stretch>
                  </pic:blipFill>
                  <pic:spPr>
                    <a:xfrm>
                      <a:off x="0" y="0"/>
                      <a:ext cx="5731510" cy="4948555"/>
                    </a:xfrm>
                    <a:prstGeom prst="rect">
                      <a:avLst/>
                    </a:prstGeom>
                  </pic:spPr>
                </pic:pic>
              </a:graphicData>
            </a:graphic>
          </wp:inline>
        </w:drawing>
      </w:r>
    </w:p>
    <w:p w14:paraId="671A4B26" w14:textId="08D052F5" w:rsidR="00972155" w:rsidRPr="00787F52" w:rsidRDefault="00972155" w:rsidP="000635CF">
      <w:pPr>
        <w:spacing w:after="240" w:line="480" w:lineRule="auto"/>
        <w:rPr>
          <w:rFonts w:eastAsiaTheme="majorEastAsia"/>
          <w:b/>
          <w:bCs/>
          <w:color w:val="000000"/>
        </w:rPr>
      </w:pPr>
      <w:r w:rsidRPr="00972155">
        <w:rPr>
          <w:rFonts w:eastAsiaTheme="majorEastAsia"/>
          <w:b/>
          <w:bCs/>
          <w:color w:val="000000"/>
        </w:rPr>
        <w:t xml:space="preserve">The </w:t>
      </w:r>
      <w:r w:rsidR="00F71781">
        <w:rPr>
          <w:rFonts w:eastAsiaTheme="majorEastAsia"/>
          <w:b/>
          <w:bCs/>
          <w:color w:val="000000"/>
        </w:rPr>
        <w:t>t</w:t>
      </w:r>
      <w:r w:rsidRPr="00972155">
        <w:rPr>
          <w:rFonts w:eastAsiaTheme="majorEastAsia"/>
          <w:b/>
          <w:bCs/>
          <w:color w:val="000000"/>
        </w:rPr>
        <w:t xml:space="preserve">umor </w:t>
      </w:r>
      <w:proofErr w:type="spellStart"/>
      <w:r w:rsidR="00F71781">
        <w:rPr>
          <w:rFonts w:eastAsiaTheme="majorEastAsia"/>
          <w:b/>
          <w:bCs/>
          <w:color w:val="000000"/>
        </w:rPr>
        <w:t>g</w:t>
      </w:r>
      <w:r w:rsidRPr="00972155">
        <w:rPr>
          <w:rFonts w:eastAsiaTheme="majorEastAsia"/>
          <w:b/>
          <w:bCs/>
          <w:color w:val="000000"/>
        </w:rPr>
        <w:t>lyco</w:t>
      </w:r>
      <w:proofErr w:type="spellEnd"/>
      <w:r w:rsidRPr="00972155">
        <w:rPr>
          <w:rFonts w:eastAsiaTheme="majorEastAsia"/>
          <w:b/>
          <w:bCs/>
          <w:color w:val="000000"/>
        </w:rPr>
        <w:t>-</w:t>
      </w:r>
      <w:r w:rsidR="00F71781">
        <w:rPr>
          <w:rFonts w:eastAsiaTheme="majorEastAsia"/>
          <w:b/>
          <w:bCs/>
          <w:color w:val="000000"/>
        </w:rPr>
        <w:t>s</w:t>
      </w:r>
      <w:r w:rsidRPr="00972155">
        <w:rPr>
          <w:rFonts w:eastAsiaTheme="majorEastAsia"/>
          <w:b/>
          <w:bCs/>
          <w:color w:val="000000"/>
        </w:rPr>
        <w:t xml:space="preserve">witch: </w:t>
      </w:r>
      <w:r w:rsidR="00F71781">
        <w:rPr>
          <w:rFonts w:eastAsiaTheme="majorEastAsia"/>
          <w:b/>
          <w:bCs/>
          <w:color w:val="000000"/>
        </w:rPr>
        <w:t>f</w:t>
      </w:r>
      <w:r w:rsidRPr="00972155">
        <w:rPr>
          <w:rFonts w:eastAsiaTheme="majorEastAsia"/>
          <w:b/>
          <w:bCs/>
          <w:color w:val="000000"/>
        </w:rPr>
        <w:t xml:space="preserve">rom </w:t>
      </w:r>
      <w:r w:rsidR="00F71781">
        <w:rPr>
          <w:rFonts w:eastAsiaTheme="majorEastAsia"/>
          <w:b/>
          <w:bCs/>
          <w:color w:val="000000"/>
        </w:rPr>
        <w:t>s</w:t>
      </w:r>
      <w:r w:rsidRPr="00972155">
        <w:rPr>
          <w:rFonts w:eastAsiaTheme="majorEastAsia"/>
          <w:b/>
          <w:bCs/>
          <w:color w:val="000000"/>
        </w:rPr>
        <w:t xml:space="preserve">imple </w:t>
      </w:r>
      <w:r w:rsidR="00F71781">
        <w:rPr>
          <w:rFonts w:eastAsiaTheme="majorEastAsia"/>
          <w:b/>
          <w:bCs/>
          <w:color w:val="000000"/>
        </w:rPr>
        <w:t>s</w:t>
      </w:r>
      <w:r w:rsidRPr="00972155">
        <w:rPr>
          <w:rFonts w:eastAsiaTheme="majorEastAsia"/>
          <w:b/>
          <w:bCs/>
          <w:color w:val="000000"/>
        </w:rPr>
        <w:t xml:space="preserve">ugars to </w:t>
      </w:r>
      <w:r w:rsidR="00F71781">
        <w:rPr>
          <w:rFonts w:eastAsiaTheme="majorEastAsia"/>
          <w:b/>
          <w:bCs/>
          <w:color w:val="000000"/>
        </w:rPr>
        <w:t>c</w:t>
      </w:r>
      <w:r w:rsidRPr="00972155">
        <w:rPr>
          <w:rFonts w:eastAsiaTheme="majorEastAsia"/>
          <w:b/>
          <w:bCs/>
          <w:color w:val="000000"/>
        </w:rPr>
        <w:t xml:space="preserve">omplex </w:t>
      </w:r>
      <w:r w:rsidR="00F71781">
        <w:rPr>
          <w:rFonts w:eastAsiaTheme="majorEastAsia"/>
          <w:b/>
          <w:bCs/>
          <w:color w:val="000000"/>
        </w:rPr>
        <w:t>c</w:t>
      </w:r>
      <w:r w:rsidRPr="00972155">
        <w:rPr>
          <w:rFonts w:eastAsiaTheme="majorEastAsia"/>
          <w:b/>
          <w:bCs/>
          <w:color w:val="000000"/>
        </w:rPr>
        <w:t>apping</w:t>
      </w:r>
    </w:p>
    <w:p w14:paraId="68C7FD38" w14:textId="7F322924" w:rsidR="00633B0F" w:rsidRDefault="004F1992" w:rsidP="00773520">
      <w:pPr>
        <w:spacing w:after="240" w:line="480" w:lineRule="auto"/>
        <w:rPr>
          <w:color w:val="000000" w:themeColor="text1"/>
        </w:rPr>
      </w:pPr>
      <w:r w:rsidRPr="00454C89">
        <w:rPr>
          <w:color w:val="000000" w:themeColor="text1"/>
        </w:rPr>
        <w:t>Among th</w:t>
      </w:r>
      <w:r w:rsidR="00231A96">
        <w:rPr>
          <w:color w:val="000000" w:themeColor="text1"/>
        </w:rPr>
        <w:t>o</w:t>
      </w:r>
      <w:r w:rsidRPr="00454C89">
        <w:rPr>
          <w:color w:val="000000" w:themeColor="text1"/>
        </w:rPr>
        <w:t>se broadly conserved alterations, glycan metabolism displayed a particularly coherent and biologically informative pattern. Tumors showed coordinated upregulation of pathways generating activated sugars for complex glycan modifications</w:t>
      </w:r>
      <w:r w:rsidR="0022559C" w:rsidRPr="0002507A">
        <w:rPr>
          <w:color w:val="000000"/>
        </w:rPr>
        <w:t xml:space="preserve"> </w:t>
      </w:r>
      <w:r w:rsidR="002E4199">
        <w:rPr>
          <w:color w:val="000000"/>
        </w:rPr>
        <w:t xml:space="preserve">– </w:t>
      </w:r>
      <w:r w:rsidRPr="00454C89">
        <w:rPr>
          <w:color w:val="000000" w:themeColor="text1"/>
        </w:rPr>
        <w:t xml:space="preserve">including </w:t>
      </w:r>
      <w:proofErr w:type="spellStart"/>
      <w:r w:rsidRPr="00454C89">
        <w:rPr>
          <w:color w:val="000000" w:themeColor="text1"/>
        </w:rPr>
        <w:t>fucosylation</w:t>
      </w:r>
      <w:proofErr w:type="spellEnd"/>
      <w:r w:rsidR="00A572B0">
        <w:rPr>
          <w:color w:val="000000" w:themeColor="text1"/>
        </w:rPr>
        <w:t xml:space="preserve"> and</w:t>
      </w:r>
      <w:r w:rsidRPr="00454C89">
        <w:rPr>
          <w:color w:val="000000" w:themeColor="text1"/>
        </w:rPr>
        <w:t xml:space="preserve"> sialylation</w:t>
      </w:r>
      <w:r w:rsidR="0022559C" w:rsidRPr="0002507A">
        <w:rPr>
          <w:color w:val="000000"/>
        </w:rPr>
        <w:t xml:space="preserve"> </w:t>
      </w:r>
      <w:r w:rsidR="002E4199">
        <w:rPr>
          <w:color w:val="000000"/>
        </w:rPr>
        <w:t>–</w:t>
      </w:r>
      <w:r w:rsidR="0022559C" w:rsidRPr="0002507A">
        <w:rPr>
          <w:color w:val="000000"/>
        </w:rPr>
        <w:t xml:space="preserve"> </w:t>
      </w:r>
      <w:r w:rsidR="00791F84" w:rsidRPr="00454C89">
        <w:rPr>
          <w:color w:val="000000" w:themeColor="text1"/>
        </w:rPr>
        <w:t>accompanied by downregulation of common sugar nucleotide precursors such as uridine diphosphate glucose (UDP-glucose) and guanosine diphosphate mannose (GDP-mannose)</w:t>
      </w:r>
      <w:r w:rsidR="00EC7ED6">
        <w:rPr>
          <w:color w:val="000000" w:themeColor="text1"/>
        </w:rPr>
        <w:t xml:space="preserve"> </w:t>
      </w:r>
      <w:r w:rsidRPr="00454C89">
        <w:rPr>
          <w:color w:val="000000" w:themeColor="text1"/>
        </w:rPr>
        <w:t>(</w:t>
      </w:r>
      <w:r w:rsidR="00865A0B">
        <w:rPr>
          <w:color w:val="000000" w:themeColor="text1"/>
        </w:rPr>
        <w:t>Fig. 2</w:t>
      </w:r>
      <w:r w:rsidR="00F1252D" w:rsidRPr="007E62E9">
        <w:rPr>
          <w:color w:val="000000" w:themeColor="text1"/>
        </w:rPr>
        <w:t>F</w:t>
      </w:r>
      <w:r w:rsidR="006D27F1">
        <w:rPr>
          <w:color w:val="000000" w:themeColor="text1"/>
        </w:rPr>
        <w:t>-</w:t>
      </w:r>
      <w:r w:rsidR="00F1252D" w:rsidRPr="007E62E9">
        <w:rPr>
          <w:color w:val="000000" w:themeColor="text1"/>
        </w:rPr>
        <w:t xml:space="preserve">G, </w:t>
      </w:r>
      <w:r w:rsidR="007D38B4" w:rsidRPr="007E62E9">
        <w:rPr>
          <w:color w:val="000000" w:themeColor="text1"/>
        </w:rPr>
        <w:t>S2</w:t>
      </w:r>
      <w:r w:rsidR="00054BF1" w:rsidRPr="006D7D70">
        <w:rPr>
          <w:color w:val="000000" w:themeColor="text1"/>
        </w:rPr>
        <w:t>A</w:t>
      </w:r>
      <w:r w:rsidR="006039C6">
        <w:rPr>
          <w:color w:val="000000" w:themeColor="text1"/>
        </w:rPr>
        <w:t>-</w:t>
      </w:r>
      <w:r w:rsidR="00054BF1" w:rsidRPr="006D7D70">
        <w:rPr>
          <w:color w:val="000000" w:themeColor="text1"/>
        </w:rPr>
        <w:t>B</w:t>
      </w:r>
      <w:r w:rsidR="00111BC3" w:rsidRPr="006D7D70">
        <w:rPr>
          <w:color w:val="000000" w:themeColor="text1"/>
        </w:rPr>
        <w:t>,</w:t>
      </w:r>
      <w:r w:rsidR="00EC61C2">
        <w:rPr>
          <w:color w:val="000000" w:themeColor="text1"/>
        </w:rPr>
        <w:t xml:space="preserve"> </w:t>
      </w:r>
      <w:ins w:id="81" w:author="Yuan Li" w:date="2026-05-24T16:26:00Z" w16du:dateUtc="2026-05-24T14:26:00Z">
        <w:r w:rsidR="00007E0A" w:rsidRPr="00007E0A">
          <w:rPr>
            <w:color w:val="000000" w:themeColor="text1"/>
            <w:highlight w:val="cyan"/>
            <w:rPrChange w:id="82" w:author="Yuan Li" w:date="2026-05-24T16:26:00Z" w16du:dateUtc="2026-05-24T14:26:00Z">
              <w:rPr>
                <w:color w:val="000000" w:themeColor="text1"/>
              </w:rPr>
            </w:rPrChange>
          </w:rPr>
          <w:t>S3,</w:t>
        </w:r>
        <w:r w:rsidR="00007E0A">
          <w:rPr>
            <w:color w:val="000000" w:themeColor="text1"/>
          </w:rPr>
          <w:t xml:space="preserve"> </w:t>
        </w:r>
      </w:ins>
      <w:r w:rsidR="00EC61C2">
        <w:rPr>
          <w:color w:val="000000" w:themeColor="text1"/>
        </w:rPr>
        <w:t>S3A-B,</w:t>
      </w:r>
      <w:r w:rsidR="00111BC3" w:rsidRPr="006D7D70">
        <w:rPr>
          <w:color w:val="000000" w:themeColor="text1"/>
        </w:rPr>
        <w:t xml:space="preserve"> </w:t>
      </w:r>
      <w:r w:rsidR="00111BC3" w:rsidRPr="007E62E9">
        <w:rPr>
          <w:color w:val="000000" w:themeColor="text1"/>
        </w:rPr>
        <w:t>Table S</w:t>
      </w:r>
      <w:r w:rsidR="00B92CB5" w:rsidRPr="006D7D70">
        <w:rPr>
          <w:color w:val="000000" w:themeColor="text1"/>
        </w:rPr>
        <w:t>3</w:t>
      </w:r>
      <w:r w:rsidRPr="00454C89">
        <w:rPr>
          <w:color w:val="000000" w:themeColor="text1"/>
        </w:rPr>
        <w:t xml:space="preserve">). </w:t>
      </w:r>
      <w:r w:rsidR="00EC7ED6" w:rsidRPr="00EC7ED6">
        <w:rPr>
          <w:color w:val="000000" w:themeColor="text1"/>
        </w:rPr>
        <w:t>Consistently, perturbations in mannose metabolism have been shown to disrupt nucleotide sugar biosynthesis and impair cancer cell proliferation</w:t>
      </w:r>
      <w:r w:rsidR="00225558" w:rsidRPr="00562D02">
        <w:rPr>
          <w:color w:val="000000" w:themeColor="text1"/>
          <w:vertAlign w:val="superscript"/>
        </w:rPr>
        <w:t>26,27</w:t>
      </w:r>
      <w:r w:rsidR="00EC7ED6">
        <w:rPr>
          <w:color w:val="000000" w:themeColor="text1"/>
        </w:rPr>
        <w:t>.</w:t>
      </w:r>
      <w:r w:rsidR="00EC7ED6" w:rsidRPr="00EC7ED6">
        <w:rPr>
          <w:color w:val="000000" w:themeColor="text1"/>
        </w:rPr>
        <w:t> </w:t>
      </w:r>
      <w:r w:rsidRPr="00454C89">
        <w:rPr>
          <w:color w:val="000000" w:themeColor="text1"/>
        </w:rPr>
        <w:t xml:space="preserve">This shift is consistent with cancer-associated remodeling of cell surface, secreted, and extracellular matrix glycoproteins, which </w:t>
      </w:r>
      <w:r w:rsidRPr="00454C89">
        <w:rPr>
          <w:color w:val="000000" w:themeColor="text1"/>
        </w:rPr>
        <w:lastRenderedPageBreak/>
        <w:t>enhances invasiveness, immune evasion, and signaling through structurally complex glycans</w:t>
      </w:r>
      <w:r w:rsidR="00225558" w:rsidRPr="004A69B3">
        <w:rPr>
          <w:color w:val="000000" w:themeColor="text1"/>
          <w:vertAlign w:val="superscript"/>
        </w:rPr>
        <w:t>8,28</w:t>
      </w:r>
      <w:r w:rsidRPr="00454C89">
        <w:rPr>
          <w:color w:val="000000" w:themeColor="text1"/>
        </w:rPr>
        <w:t>. The reduced synthesis of early sugar precursors likely reflects a metabolic prioritization toward downstream glycosylation pathways that promote tumor survival and progression</w:t>
      </w:r>
      <w:r w:rsidR="000635CF" w:rsidRPr="00454C89">
        <w:rPr>
          <w:color w:val="000000" w:themeColor="text1"/>
        </w:rPr>
        <w:t xml:space="preserve">. </w:t>
      </w:r>
    </w:p>
    <w:p w14:paraId="329F2762" w14:textId="7DE4C757" w:rsidR="00272F8E" w:rsidRPr="00454C89" w:rsidRDefault="000635CF" w:rsidP="00773520">
      <w:pPr>
        <w:spacing w:after="240" w:line="480" w:lineRule="auto"/>
        <w:rPr>
          <w:color w:val="000000" w:themeColor="text1"/>
        </w:rPr>
      </w:pPr>
      <w:r w:rsidRPr="00454C89">
        <w:rPr>
          <w:color w:val="000000" w:themeColor="text1"/>
        </w:rPr>
        <w:t xml:space="preserve">Biologically, </w:t>
      </w:r>
      <w:r w:rsidR="00791F84" w:rsidRPr="00454C89">
        <w:rPr>
          <w:color w:val="000000" w:themeColor="text1"/>
        </w:rPr>
        <w:t>increased CMP-N-acetylneuraminate and guanosine diphosphate L-fucose (GDP-L-fucose)</w:t>
      </w:r>
      <w:r w:rsidR="00570194">
        <w:rPr>
          <w:color w:val="000000" w:themeColor="text1"/>
        </w:rPr>
        <w:t xml:space="preserve"> synthesis</w:t>
      </w:r>
      <w:r w:rsidR="00791F84" w:rsidRPr="00454C89">
        <w:rPr>
          <w:color w:val="000000" w:themeColor="text1"/>
        </w:rPr>
        <w:t xml:space="preserve"> </w:t>
      </w:r>
      <w:r w:rsidRPr="00454C89">
        <w:rPr>
          <w:color w:val="000000" w:themeColor="text1"/>
        </w:rPr>
        <w:t xml:space="preserve">facilitate the generation of </w:t>
      </w:r>
      <w:proofErr w:type="spellStart"/>
      <w:r w:rsidRPr="00454C89">
        <w:rPr>
          <w:color w:val="000000" w:themeColor="text1"/>
        </w:rPr>
        <w:t>sialylated</w:t>
      </w:r>
      <w:proofErr w:type="spellEnd"/>
      <w:r w:rsidRPr="00454C89">
        <w:rPr>
          <w:color w:val="000000" w:themeColor="text1"/>
        </w:rPr>
        <w:t xml:space="preserve"> and </w:t>
      </w:r>
      <w:proofErr w:type="spellStart"/>
      <w:r w:rsidRPr="00454C89">
        <w:rPr>
          <w:color w:val="000000" w:themeColor="text1"/>
        </w:rPr>
        <w:t>fucosylated</w:t>
      </w:r>
      <w:proofErr w:type="spellEnd"/>
      <w:r w:rsidRPr="00454C89">
        <w:rPr>
          <w:color w:val="000000" w:themeColor="text1"/>
        </w:rPr>
        <w:t xml:space="preserve"> glycans that modulate immune recognition and metastasis</w:t>
      </w:r>
      <w:r w:rsidR="00225558" w:rsidRPr="004A69B3">
        <w:rPr>
          <w:color w:val="000000" w:themeColor="text1"/>
          <w:vertAlign w:val="superscript"/>
        </w:rPr>
        <w:t>29,30</w:t>
      </w:r>
      <w:r w:rsidR="00302C32">
        <w:rPr>
          <w:color w:val="000000" w:themeColor="text1"/>
        </w:rPr>
        <w:t xml:space="preserve">. </w:t>
      </w:r>
      <w:r w:rsidR="0081347D" w:rsidRPr="00454C89">
        <w:rPr>
          <w:color w:val="000000" w:themeColor="text1"/>
        </w:rPr>
        <w:t>Concurrently, the reduction in UDP-glucose and GDP-mannose</w:t>
      </w:r>
      <w:r w:rsidR="00B35E12" w:rsidRPr="00454C89">
        <w:rPr>
          <w:color w:val="000000" w:themeColor="text1"/>
        </w:rPr>
        <w:t xml:space="preserve"> </w:t>
      </w:r>
      <w:r w:rsidR="0081347D" w:rsidRPr="00454C89">
        <w:rPr>
          <w:color w:val="000000" w:themeColor="text1"/>
        </w:rPr>
        <w:t>production may indicate altered N-glycan core assembly or glycogen metabolism, further supporting a tumor-adapted metabolic state</w:t>
      </w:r>
      <w:r w:rsidRPr="00454C89">
        <w:rPr>
          <w:color w:val="000000" w:themeColor="text1"/>
        </w:rPr>
        <w:t xml:space="preserve">. </w:t>
      </w:r>
    </w:p>
    <w:p w14:paraId="7DFE9E02" w14:textId="34D061F4" w:rsidR="00633B0F" w:rsidRDefault="000635CF" w:rsidP="00773520">
      <w:pPr>
        <w:spacing w:after="240" w:line="480" w:lineRule="auto"/>
        <w:rPr>
          <w:color w:val="000000" w:themeColor="text1"/>
        </w:rPr>
      </w:pPr>
      <w:r w:rsidRPr="00454C89">
        <w:rPr>
          <w:color w:val="000000" w:themeColor="text1"/>
        </w:rPr>
        <w:t>This robust, cross-cancer evidence</w:t>
      </w:r>
      <w:r w:rsidR="0022559C" w:rsidRPr="0002507A">
        <w:rPr>
          <w:color w:val="000000"/>
        </w:rPr>
        <w:t xml:space="preserve"> </w:t>
      </w:r>
      <w:r w:rsidR="002E4199">
        <w:rPr>
          <w:color w:val="000000"/>
        </w:rPr>
        <w:t>–</w:t>
      </w:r>
      <w:r w:rsidR="0022559C" w:rsidRPr="0002507A">
        <w:rPr>
          <w:color w:val="000000"/>
        </w:rPr>
        <w:t xml:space="preserve"> </w:t>
      </w:r>
      <w:r w:rsidRPr="00454C89">
        <w:rPr>
          <w:color w:val="000000" w:themeColor="text1"/>
        </w:rPr>
        <w:t>derived from a unified analytical framework</w:t>
      </w:r>
      <w:r w:rsidR="0022559C" w:rsidRPr="0002507A">
        <w:rPr>
          <w:color w:val="000000"/>
        </w:rPr>
        <w:t xml:space="preserve"> </w:t>
      </w:r>
      <w:r w:rsidR="002E4199">
        <w:rPr>
          <w:color w:val="000000"/>
        </w:rPr>
        <w:t>–</w:t>
      </w:r>
      <w:r w:rsidR="0022559C" w:rsidRPr="0002507A">
        <w:rPr>
          <w:color w:val="000000"/>
        </w:rPr>
        <w:t xml:space="preserve"> </w:t>
      </w:r>
      <w:r w:rsidRPr="00454C89">
        <w:rPr>
          <w:color w:val="000000" w:themeColor="text1"/>
        </w:rPr>
        <w:t>strengthens the concept that alterations in glycosylation pathways represent a broadly conserved metabolic hallmark of tumorigenesis. While previous studies have suggested glycosylation as a universal feature of malignant cells</w:t>
      </w:r>
      <w:r w:rsidR="00225558" w:rsidRPr="00562D02">
        <w:rPr>
          <w:color w:val="000000" w:themeColor="text1"/>
          <w:vertAlign w:val="superscript"/>
        </w:rPr>
        <w:t>3</w:t>
      </w:r>
      <w:r w:rsidR="00DD659B">
        <w:rPr>
          <w:color w:val="000000" w:themeColor="text1"/>
          <w:vertAlign w:val="superscript"/>
        </w:rPr>
        <w:t>1</w:t>
      </w:r>
      <w:r w:rsidRPr="00454C89">
        <w:rPr>
          <w:color w:val="000000" w:themeColor="text1"/>
        </w:rPr>
        <w:t>, our systematic analysis provides the first comprehensive, multi-dimensional confirmation of this phenomenon across diverse cancers, underscoring its potential as a target for diagnostic and therapeutic strategies</w:t>
      </w:r>
      <w:r w:rsidR="00225558" w:rsidRPr="004A69B3">
        <w:rPr>
          <w:color w:val="000000" w:themeColor="text1"/>
          <w:vertAlign w:val="superscript"/>
        </w:rPr>
        <w:t>32</w:t>
      </w:r>
      <w:r w:rsidRPr="00454C89">
        <w:rPr>
          <w:color w:val="000000" w:themeColor="text1"/>
        </w:rPr>
        <w:t xml:space="preserve">. </w:t>
      </w:r>
      <w:r w:rsidR="00272F8E" w:rsidRPr="00454C89">
        <w:rPr>
          <w:color w:val="000000" w:themeColor="text1"/>
        </w:rPr>
        <w:t>Gene co-expression network analysis in glycan metabolism identified key hub genes</w:t>
      </w:r>
      <w:r w:rsidR="0022559C" w:rsidRPr="0002507A">
        <w:rPr>
          <w:color w:val="000000"/>
        </w:rPr>
        <w:t xml:space="preserve"> </w:t>
      </w:r>
      <w:r w:rsidR="002E4199">
        <w:rPr>
          <w:color w:val="000000"/>
        </w:rPr>
        <w:t>–</w:t>
      </w:r>
      <w:r w:rsidR="0022559C" w:rsidRPr="0002507A">
        <w:rPr>
          <w:color w:val="000000"/>
        </w:rPr>
        <w:t xml:space="preserve"> </w:t>
      </w:r>
      <w:r w:rsidR="00272F8E" w:rsidRPr="00454C89">
        <w:rPr>
          <w:color w:val="000000" w:themeColor="text1"/>
        </w:rPr>
        <w:t xml:space="preserve">e.g. </w:t>
      </w:r>
      <w:r w:rsidR="00E210C7" w:rsidRPr="00454C89">
        <w:rPr>
          <w:color w:val="000000" w:themeColor="text1"/>
        </w:rPr>
        <w:t>ALG3 (</w:t>
      </w:r>
      <w:r w:rsidR="00011717" w:rsidRPr="00011717">
        <w:rPr>
          <w:color w:val="000000" w:themeColor="text1"/>
        </w:rPr>
        <w:t>Alpha-1,3-mannosyltransferase</w:t>
      </w:r>
      <w:r w:rsidR="00E210C7" w:rsidRPr="00454C89">
        <w:rPr>
          <w:color w:val="000000" w:themeColor="text1"/>
        </w:rPr>
        <w:t xml:space="preserve">), </w:t>
      </w:r>
      <w:r w:rsidR="001E117E" w:rsidRPr="001B3961">
        <w:rPr>
          <w:color w:val="000000" w:themeColor="text1"/>
        </w:rPr>
        <w:t>RPN2</w:t>
      </w:r>
      <w:r w:rsidR="001E117E" w:rsidRPr="00454C89">
        <w:rPr>
          <w:color w:val="000000" w:themeColor="text1"/>
        </w:rPr>
        <w:t xml:space="preserve"> (</w:t>
      </w:r>
      <w:r w:rsidR="001E117E" w:rsidRPr="00E26322">
        <w:rPr>
          <w:color w:val="000000" w:themeColor="text1"/>
        </w:rPr>
        <w:t xml:space="preserve">ribophorin </w:t>
      </w:r>
      <w:r w:rsidR="001E117E">
        <w:rPr>
          <w:color w:val="000000" w:themeColor="text1"/>
        </w:rPr>
        <w:t>II</w:t>
      </w:r>
      <w:r w:rsidR="001E117E" w:rsidRPr="001B3961">
        <w:rPr>
          <w:color w:val="000000" w:themeColor="text1"/>
        </w:rPr>
        <w:t>),</w:t>
      </w:r>
      <w:r w:rsidR="001E117E" w:rsidRPr="00454C89">
        <w:rPr>
          <w:color w:val="000000" w:themeColor="text1"/>
        </w:rPr>
        <w:t xml:space="preserve"> and </w:t>
      </w:r>
      <w:r w:rsidR="001E117E">
        <w:rPr>
          <w:color w:val="000000" w:themeColor="text1"/>
        </w:rPr>
        <w:t>DDOST</w:t>
      </w:r>
      <w:r w:rsidR="001E117E" w:rsidRPr="00454C89">
        <w:rPr>
          <w:color w:val="000000" w:themeColor="text1"/>
        </w:rPr>
        <w:t xml:space="preserve"> (</w:t>
      </w:r>
      <w:proofErr w:type="spellStart"/>
      <w:r w:rsidR="001E117E" w:rsidRPr="00E26322">
        <w:rPr>
          <w:color w:val="000000" w:themeColor="text1"/>
        </w:rPr>
        <w:t>Dolichyl-diphosphooligosaccharide</w:t>
      </w:r>
      <w:proofErr w:type="spellEnd"/>
      <w:r w:rsidR="001E117E">
        <w:rPr>
          <w:color w:val="000000" w:themeColor="text1"/>
        </w:rPr>
        <w:t xml:space="preserve"> – </w:t>
      </w:r>
      <w:r w:rsidR="001E117E" w:rsidRPr="00E26322">
        <w:rPr>
          <w:color w:val="000000" w:themeColor="text1"/>
        </w:rPr>
        <w:t xml:space="preserve">protein glycosyltransferase 48 </w:t>
      </w:r>
      <w:proofErr w:type="spellStart"/>
      <w:r w:rsidR="001E117E" w:rsidRPr="00E26322">
        <w:rPr>
          <w:color w:val="000000" w:themeColor="text1"/>
        </w:rPr>
        <w:t>kDa</w:t>
      </w:r>
      <w:proofErr w:type="spellEnd"/>
      <w:r w:rsidR="001E117E" w:rsidRPr="00E26322">
        <w:rPr>
          <w:color w:val="000000" w:themeColor="text1"/>
        </w:rPr>
        <w:t xml:space="preserve"> subunit</w:t>
      </w:r>
      <w:r w:rsidR="001E117E" w:rsidRPr="00454C89">
        <w:rPr>
          <w:color w:val="000000" w:themeColor="text1"/>
        </w:rPr>
        <w:t>)</w:t>
      </w:r>
      <w:r w:rsidR="0022559C" w:rsidRPr="0002507A">
        <w:rPr>
          <w:color w:val="000000"/>
        </w:rPr>
        <w:t xml:space="preserve"> </w:t>
      </w:r>
      <w:r w:rsidR="002E4199">
        <w:rPr>
          <w:color w:val="000000"/>
        </w:rPr>
        <w:t>–</w:t>
      </w:r>
      <w:r w:rsidR="0022559C" w:rsidRPr="0002507A">
        <w:rPr>
          <w:color w:val="000000"/>
        </w:rPr>
        <w:t xml:space="preserve"> </w:t>
      </w:r>
      <w:r w:rsidR="00272F8E" w:rsidRPr="00454C89">
        <w:rPr>
          <w:color w:val="000000" w:themeColor="text1"/>
        </w:rPr>
        <w:t>that may drive this metabolic rewiring and represent candidates for targeted cancer therapies</w:t>
      </w:r>
      <w:r w:rsidR="00AF107B" w:rsidRPr="00454C89">
        <w:rPr>
          <w:color w:val="000000" w:themeColor="text1"/>
        </w:rPr>
        <w:t xml:space="preserve"> (</w:t>
      </w:r>
      <w:r w:rsidR="00865A0B">
        <w:rPr>
          <w:color w:val="000000" w:themeColor="text1"/>
        </w:rPr>
        <w:t>Fig. 3</w:t>
      </w:r>
      <w:r w:rsidR="00670C73">
        <w:rPr>
          <w:color w:val="000000" w:themeColor="text1"/>
        </w:rPr>
        <w:t>C-D</w:t>
      </w:r>
      <w:r w:rsidR="00AF107B" w:rsidRPr="007E62E9">
        <w:rPr>
          <w:b/>
          <w:bCs/>
          <w:color w:val="000000" w:themeColor="text1"/>
        </w:rPr>
        <w:t>)</w:t>
      </w:r>
      <w:r w:rsidR="00633B0F" w:rsidRPr="007E62E9">
        <w:rPr>
          <w:b/>
          <w:bCs/>
          <w:color w:val="000000" w:themeColor="text1"/>
        </w:rPr>
        <w:t>.</w:t>
      </w:r>
      <w:r w:rsidR="002073F8" w:rsidRPr="007E62E9">
        <w:rPr>
          <w:b/>
          <w:bCs/>
          <w:color w:val="000000" w:themeColor="text1"/>
        </w:rPr>
        <w:t xml:space="preserve"> </w:t>
      </w:r>
      <w:r w:rsidR="007C7B5C" w:rsidRPr="007C7B5C">
        <w:rPr>
          <w:color w:val="000000" w:themeColor="text1"/>
        </w:rPr>
        <w:t>Notably, ALG3, an ER-localized glycosylation enzyme, is implicated in promoting tumor growth, invasion, and resistance to radio-, and immunotherapies</w:t>
      </w:r>
      <w:r w:rsidR="00225558" w:rsidRPr="004A69B3">
        <w:rPr>
          <w:color w:val="000000" w:themeColor="text1"/>
          <w:vertAlign w:val="superscript"/>
        </w:rPr>
        <w:t>33-35</w:t>
      </w:r>
      <w:r w:rsidR="007C7B5C">
        <w:rPr>
          <w:color w:val="000000" w:themeColor="text1"/>
        </w:rPr>
        <w:t>.</w:t>
      </w:r>
      <w:r w:rsidR="003D5A4C">
        <w:rPr>
          <w:color w:val="000000" w:themeColor="text1"/>
        </w:rPr>
        <w:t xml:space="preserve"> Moreover, </w:t>
      </w:r>
      <w:r w:rsidR="001E117E" w:rsidRPr="00E26322">
        <w:rPr>
          <w:color w:val="000000" w:themeColor="text1"/>
        </w:rPr>
        <w:t>RPN2</w:t>
      </w:r>
      <w:r w:rsidR="001E117E">
        <w:rPr>
          <w:color w:val="000000" w:themeColor="text1"/>
        </w:rPr>
        <w:t xml:space="preserve">, </w:t>
      </w:r>
      <w:r w:rsidR="001E117E" w:rsidRPr="00165D8D">
        <w:rPr>
          <w:color w:val="000000" w:themeColor="text1"/>
        </w:rPr>
        <w:t>an oncogenic subunit of the N-</w:t>
      </w:r>
      <w:proofErr w:type="spellStart"/>
      <w:r w:rsidR="001E117E" w:rsidRPr="00165D8D">
        <w:rPr>
          <w:color w:val="000000" w:themeColor="text1"/>
        </w:rPr>
        <w:t>oligosaccharyltransferase</w:t>
      </w:r>
      <w:proofErr w:type="spellEnd"/>
      <w:r w:rsidR="001E117E" w:rsidRPr="00165D8D">
        <w:rPr>
          <w:color w:val="000000" w:themeColor="text1"/>
        </w:rPr>
        <w:t xml:space="preserve"> complex, is aberrantly expressed in multiple human cancers, where it promotes tumor progression, metastasis, and drug resistance</w:t>
      </w:r>
      <w:r w:rsidR="00225558" w:rsidRPr="004A69B3">
        <w:rPr>
          <w:color w:val="000000" w:themeColor="text1"/>
          <w:vertAlign w:val="superscript"/>
        </w:rPr>
        <w:t>36</w:t>
      </w:r>
      <w:r w:rsidR="003D5A4C">
        <w:rPr>
          <w:color w:val="000000" w:themeColor="text1"/>
        </w:rPr>
        <w:t>.</w:t>
      </w:r>
    </w:p>
    <w:p w14:paraId="18246016" w14:textId="5A835D04" w:rsidR="00314B74" w:rsidRPr="00314B74" w:rsidRDefault="005A5915" w:rsidP="00314B74">
      <w:pPr>
        <w:spacing w:after="240" w:line="480" w:lineRule="auto"/>
        <w:rPr>
          <w:ins w:id="83" w:author="Yuan Li" w:date="2026-05-30T22:28:00Z"/>
          <w:b/>
          <w:bCs/>
          <w:color w:val="000000" w:themeColor="text1"/>
        </w:rPr>
      </w:pPr>
      <w:ins w:id="84" w:author="Yuan Li" w:date="2026-05-31T09:19:00Z">
        <w:r w:rsidRPr="005A5915">
          <w:rPr>
            <w:b/>
            <w:bCs/>
            <w:color w:val="000000" w:themeColor="text1"/>
          </w:rPr>
          <w:lastRenderedPageBreak/>
          <w:t>The Symmetrical Architecture of Tumor-Immune Metabolic Competition and Saturation</w:t>
        </w:r>
      </w:ins>
    </w:p>
    <w:p w14:paraId="4DAC862B" w14:textId="280F2786" w:rsidR="0055469E" w:rsidRPr="0055469E" w:rsidRDefault="0055469E" w:rsidP="0055469E">
      <w:pPr>
        <w:spacing w:after="240" w:line="480" w:lineRule="auto"/>
        <w:rPr>
          <w:ins w:id="85" w:author="Yuan Li" w:date="2026-05-31T09:03:00Z"/>
          <w:color w:val="000000" w:themeColor="text1"/>
          <w:highlight w:val="yellow"/>
        </w:rPr>
      </w:pPr>
      <w:ins w:id="86" w:author="Yuan Li" w:date="2026-05-31T09:03:00Z">
        <w:r w:rsidRPr="0055469E">
          <w:rPr>
            <w:color w:val="000000" w:themeColor="text1"/>
            <w:highlight w:val="yellow"/>
          </w:rPr>
          <w:t>The strong positive alignment with tumor immunogenicity was predominantly clustered within specific glycan metabolic pathways. Conversely, baseline housekeeping modules—such as core carbohydrate and amino acid degradation pathways—exhibited a widespread trend toward weak, negative correlations with ESTIMATE immune scores.</w:t>
        </w:r>
      </w:ins>
    </w:p>
    <w:p w14:paraId="6EA3F350" w14:textId="0B26F79B" w:rsidR="0055469E" w:rsidRPr="0055469E" w:rsidRDefault="0055469E" w:rsidP="0055469E">
      <w:pPr>
        <w:spacing w:after="240" w:line="480" w:lineRule="auto"/>
        <w:rPr>
          <w:ins w:id="87" w:author="Yuan Li" w:date="2026-05-31T09:03:00Z"/>
          <w:color w:val="000000" w:themeColor="text1"/>
          <w:highlight w:val="yellow"/>
        </w:rPr>
      </w:pPr>
      <w:ins w:id="88" w:author="Yuan Li" w:date="2026-05-31T09:03:00Z">
        <w:r w:rsidRPr="0055469E">
          <w:rPr>
            <w:color w:val="000000" w:themeColor="text1"/>
            <w:highlight w:val="yellow"/>
          </w:rPr>
          <w:t xml:space="preserve">Among the positive features, specialized glycan modules—specifically the biosynthesis of </w:t>
        </w:r>
        <w:proofErr w:type="spellStart"/>
        <w:r w:rsidRPr="0055469E">
          <w:rPr>
            <w:color w:val="000000" w:themeColor="text1"/>
            <w:highlight w:val="yellow"/>
          </w:rPr>
          <w:t>lacto</w:t>
        </w:r>
        <w:proofErr w:type="spellEnd"/>
        <w:r w:rsidRPr="0055469E">
          <w:rPr>
            <w:color w:val="000000" w:themeColor="text1"/>
            <w:highlight w:val="yellow"/>
          </w:rPr>
          <w:t>/</w:t>
        </w:r>
        <w:proofErr w:type="spellStart"/>
        <w:r w:rsidRPr="0055469E">
          <w:rPr>
            <w:color w:val="000000" w:themeColor="text1"/>
            <w:highlight w:val="yellow"/>
          </w:rPr>
          <w:t>neolacto</w:t>
        </w:r>
        <w:proofErr w:type="spellEnd"/>
        <w:r w:rsidRPr="0055469E">
          <w:rPr>
            <w:color w:val="000000" w:themeColor="text1"/>
            <w:highlight w:val="yellow"/>
          </w:rPr>
          <w:t xml:space="preserve">, </w:t>
        </w:r>
        <w:proofErr w:type="spellStart"/>
        <w:r w:rsidRPr="0055469E">
          <w:rPr>
            <w:color w:val="000000" w:themeColor="text1"/>
            <w:highlight w:val="yellow"/>
          </w:rPr>
          <w:t>globo</w:t>
        </w:r>
        <w:proofErr w:type="spellEnd"/>
        <w:r w:rsidRPr="0055469E">
          <w:rPr>
            <w:color w:val="000000" w:themeColor="text1"/>
            <w:highlight w:val="yellow"/>
          </w:rPr>
          <w:t>/</w:t>
        </w:r>
        <w:proofErr w:type="spellStart"/>
        <w:r w:rsidRPr="0055469E">
          <w:rPr>
            <w:color w:val="000000" w:themeColor="text1"/>
            <w:highlight w:val="yellow"/>
          </w:rPr>
          <w:t>isoglobo</w:t>
        </w:r>
        <w:proofErr w:type="spellEnd"/>
        <w:r w:rsidRPr="0055469E">
          <w:rPr>
            <w:color w:val="000000" w:themeColor="text1"/>
            <w:highlight w:val="yellow"/>
          </w:rPr>
          <w:t xml:space="preserve">, and </w:t>
        </w:r>
        <w:proofErr w:type="spellStart"/>
        <w:r w:rsidRPr="0055469E">
          <w:rPr>
            <w:color w:val="000000" w:themeColor="text1"/>
            <w:highlight w:val="yellow"/>
          </w:rPr>
          <w:t>ganglio</w:t>
        </w:r>
        <w:proofErr w:type="spellEnd"/>
        <w:r w:rsidRPr="0055469E">
          <w:rPr>
            <w:color w:val="000000" w:themeColor="text1"/>
            <w:highlight w:val="yellow"/>
          </w:rPr>
          <w:t xml:space="preserve"> series glycosphingolipids, as well as keratan and chondroitin/dermatan sulfates—explicitly govern external cell-to-cell communication, vascular rolling, </w:t>
        </w:r>
        <w:proofErr w:type="spellStart"/>
        <w:r w:rsidRPr="0055469E">
          <w:rPr>
            <w:color w:val="000000" w:themeColor="text1"/>
            <w:highlight w:val="yellow"/>
          </w:rPr>
          <w:t>transendothelial</w:t>
        </w:r>
        <w:proofErr w:type="spellEnd"/>
        <w:r w:rsidRPr="0055469E">
          <w:rPr>
            <w:color w:val="000000" w:themeColor="text1"/>
            <w:highlight w:val="yellow"/>
          </w:rPr>
          <w:t xml:space="preserve"> migration, and the structural maturation of cell-surface immune checkpoint receptors. Consequently, the selective correlation of these glycan pathways with ESTIMATE scores is not an artifact of global metabolic acceleration. Instead, it precisely reflects the unique surface-remodeling requirements of the infiltrating host immune population.</w:t>
        </w:r>
      </w:ins>
      <w:ins w:id="89" w:author="Yuan Li" w:date="2026-05-31T09:10:00Z" w16du:dateUtc="2026-05-31T07:10:00Z">
        <w:r w:rsidR="005A5915">
          <w:rPr>
            <w:color w:val="000000" w:themeColor="text1"/>
            <w:highlight w:val="yellow"/>
          </w:rPr>
          <w:t xml:space="preserve"> </w:t>
        </w:r>
        <w:r w:rsidR="005A5915">
          <w:rPr>
            <w:color w:val="000000" w:themeColor="text1"/>
            <w:highlight w:val="yellow"/>
          </w:rPr>
          <w:t>In contrast, the</w:t>
        </w:r>
        <w:r w:rsidR="005A5915" w:rsidRPr="00CB3D8F">
          <w:rPr>
            <w:color w:val="000000" w:themeColor="text1"/>
            <w:highlight w:val="yellow"/>
          </w:rPr>
          <w:t xml:space="preserve"> negative inclination</w:t>
        </w:r>
        <w:r w:rsidR="005A5915">
          <w:rPr>
            <w:color w:val="000000" w:themeColor="text1"/>
            <w:highlight w:val="yellow"/>
          </w:rPr>
          <w:t xml:space="preserve"> in the correlations between baseline metabolic modules and immune scores</w:t>
        </w:r>
        <w:r w:rsidR="005A5915" w:rsidRPr="00CB3D8F">
          <w:rPr>
            <w:color w:val="000000" w:themeColor="text1"/>
            <w:highlight w:val="yellow"/>
          </w:rPr>
          <w:t xml:space="preserve"> provides mathematical evidence of active metabolic competition and microenvironmental suppression within the tumor niche. </w:t>
        </w:r>
        <w:proofErr w:type="gramStart"/>
        <w:r w:rsidR="005A5915" w:rsidRPr="00CB3D8F">
          <w:rPr>
            <w:color w:val="000000" w:themeColor="text1"/>
            <w:highlight w:val="yellow"/>
          </w:rPr>
          <w:t>Highly proliferative malignant cells and infiltrating,</w:t>
        </w:r>
        <w:proofErr w:type="gramEnd"/>
        <w:r w:rsidR="005A5915" w:rsidRPr="00CB3D8F">
          <w:rPr>
            <w:color w:val="000000" w:themeColor="text1"/>
            <w:highlight w:val="yellow"/>
          </w:rPr>
          <w:t xml:space="preserve"> activated leukocytes aggressively compete for the same finite pools of local glucose and essential amino acids. Consequently, intense host immune pressure can trigger a localized nutrient depletion that suppresses cell-autonomous housekeeping engines</w:t>
        </w:r>
        <w:r w:rsidR="005A5915" w:rsidRPr="002950DB">
          <w:rPr>
            <w:color w:val="000000" w:themeColor="text1"/>
            <w:highlight w:val="yellow"/>
          </w:rPr>
          <w:t>. However, most of the correlations are weak (</w:t>
        </w:r>
        <w:r w:rsidR="005A5915">
          <w:rPr>
            <w:color w:val="000000" w:themeColor="text1"/>
            <w:highlight w:val="yellow"/>
          </w:rPr>
          <w:t>## out of ## &gt;</w:t>
        </w:r>
        <w:r w:rsidR="005A5915" w:rsidRPr="002950DB">
          <w:rPr>
            <w:color w:val="000000" w:themeColor="text1"/>
            <w:highlight w:val="yellow"/>
          </w:rPr>
          <w:t>0.</w:t>
        </w:r>
        <w:r w:rsidR="005A5915">
          <w:rPr>
            <w:color w:val="000000" w:themeColor="text1"/>
            <w:highlight w:val="yellow"/>
          </w:rPr>
          <w:t>5</w:t>
        </w:r>
        <w:r w:rsidR="005A5915" w:rsidRPr="002950DB">
          <w:rPr>
            <w:color w:val="000000" w:themeColor="text1"/>
            <w:highlight w:val="yellow"/>
          </w:rPr>
          <w:t xml:space="preserve">), </w:t>
        </w:r>
        <w:r w:rsidR="005A5915">
          <w:rPr>
            <w:color w:val="000000" w:themeColor="text1"/>
            <w:highlight w:val="yellow"/>
          </w:rPr>
          <w:t xml:space="preserve">further </w:t>
        </w:r>
        <w:r w:rsidR="005A5915" w:rsidRPr="002950DB">
          <w:rPr>
            <w:color w:val="000000" w:themeColor="text1"/>
            <w:highlight w:val="yellow"/>
          </w:rPr>
          <w:t xml:space="preserve">validation </w:t>
        </w:r>
        <w:r w:rsidR="005A5915">
          <w:rPr>
            <w:color w:val="000000" w:themeColor="text1"/>
            <w:highlight w:val="yellow"/>
          </w:rPr>
          <w:t xml:space="preserve">is </w:t>
        </w:r>
        <w:r w:rsidR="005A5915" w:rsidRPr="002950DB">
          <w:rPr>
            <w:color w:val="000000" w:themeColor="text1"/>
            <w:highlight w:val="yellow"/>
          </w:rPr>
          <w:t>neede</w:t>
        </w:r>
        <w:r w:rsidR="005A5915">
          <w:rPr>
            <w:color w:val="000000" w:themeColor="text1"/>
          </w:rPr>
          <w:t>d.</w:t>
        </w:r>
      </w:ins>
    </w:p>
    <w:p w14:paraId="22BA4025" w14:textId="1E3C4AA6" w:rsidR="0055469E" w:rsidRPr="0055469E" w:rsidRDefault="0055469E" w:rsidP="0055469E">
      <w:pPr>
        <w:spacing w:after="240" w:line="480" w:lineRule="auto"/>
        <w:rPr>
          <w:ins w:id="90" w:author="Yuan Li" w:date="2026-05-31T09:03:00Z"/>
          <w:color w:val="000000" w:themeColor="text1"/>
          <w:highlight w:val="yellow"/>
        </w:rPr>
      </w:pPr>
      <w:ins w:id="91" w:author="Yuan Li" w:date="2026-05-31T09:03:00Z">
        <w:r w:rsidRPr="0055469E">
          <w:rPr>
            <w:color w:val="000000" w:themeColor="text1"/>
            <w:highlight w:val="yellow"/>
          </w:rPr>
          <w:t xml:space="preserve">Crucially, projecting these </w:t>
        </w:r>
        <w:proofErr w:type="spellStart"/>
        <w:r w:rsidRPr="0055469E">
          <w:rPr>
            <w:color w:val="000000" w:themeColor="text1"/>
            <w:highlight w:val="yellow"/>
          </w:rPr>
          <w:t>immunometabolic</w:t>
        </w:r>
        <w:proofErr w:type="spellEnd"/>
        <w:r w:rsidRPr="0055469E">
          <w:rPr>
            <w:color w:val="000000" w:themeColor="text1"/>
            <w:highlight w:val="yellow"/>
          </w:rPr>
          <w:t xml:space="preserve"> signatures against tumor-versus-normal dysregulation scores revealed a striking divergence between baseline and specialized pathways, layered upon a highly heterogeneous pan-cancer background. For the core </w:t>
        </w:r>
        <w:r w:rsidRPr="0055469E">
          <w:rPr>
            <w:color w:val="000000" w:themeColor="text1"/>
            <w:highlight w:val="yellow"/>
          </w:rPr>
          <w:lastRenderedPageBreak/>
          <w:t xml:space="preserve">housekeeping modules, which are predominantly downregulated in malignant tissue, we observed a positive coupling between their tumor-specific suppression and their alignment with ESTIMATE. </w:t>
        </w:r>
      </w:ins>
      <w:ins w:id="92" w:author="Yuan Li" w:date="2026-05-31T10:24:00Z">
        <w:r w:rsidR="00E3599D" w:rsidRPr="00E3599D">
          <w:rPr>
            <w:color w:val="000000" w:themeColor="text1"/>
            <w:highlight w:val="yellow"/>
          </w:rPr>
          <w:t>This indicates that across heterogeneous cancer types, the severity of the tumor's baseline metabolic shutdown directly mirrors the intensity of local microenvironmental competition. In malignancies where housekeeping modules are most severely suppressed relative to normal tissue, the negative correlation with ESTIMATE scores is maximized, confirming that local immune infiltration compounding into these niches significantly accentuates nutrient depletion and housekeeping suppression.</w:t>
        </w:r>
      </w:ins>
    </w:p>
    <w:p w14:paraId="5E3B9D7D" w14:textId="1F79312E" w:rsidR="0055469E" w:rsidRPr="0055469E" w:rsidRDefault="0055469E" w:rsidP="0055469E">
      <w:pPr>
        <w:spacing w:after="240" w:line="480" w:lineRule="auto"/>
        <w:rPr>
          <w:ins w:id="93" w:author="Yuan Li" w:date="2026-05-31T09:03:00Z"/>
          <w:color w:val="000000" w:themeColor="text1"/>
          <w:highlight w:val="yellow"/>
        </w:rPr>
      </w:pPr>
      <w:ins w:id="94" w:author="Yuan Li" w:date="2026-05-31T09:03:00Z">
        <w:r w:rsidRPr="0055469E">
          <w:rPr>
            <w:color w:val="000000" w:themeColor="text1"/>
            <w:highlight w:val="yellow"/>
          </w:rPr>
          <w:t xml:space="preserve">In sharp contrast, specialized glycan pathways are predominantly upregulated in malignant tissue compared to matched normal controls. Intriguingly, these glycan modules exhibited a negative correlation between their tumor-versus-normal upregulation and their </w:t>
        </w:r>
        <w:proofErr w:type="spellStart"/>
        <w:r w:rsidRPr="0055469E">
          <w:rPr>
            <w:color w:val="000000" w:themeColor="text1"/>
            <w:highlight w:val="yellow"/>
          </w:rPr>
          <w:t>immunometabolic</w:t>
        </w:r>
        <w:proofErr w:type="spellEnd"/>
        <w:r w:rsidRPr="0055469E">
          <w:rPr>
            <w:color w:val="000000" w:themeColor="text1"/>
            <w:highlight w:val="yellow"/>
          </w:rPr>
          <w:t xml:space="preserve"> alignment with ESTIMATE</w:t>
        </w:r>
      </w:ins>
      <w:ins w:id="95" w:author="Yuan Li" w:date="2026-05-31T09:51:00Z" w16du:dateUtc="2026-05-31T07:51:00Z">
        <w:r w:rsidR="00100236">
          <w:rPr>
            <w:color w:val="000000" w:themeColor="text1"/>
            <w:highlight w:val="yellow"/>
          </w:rPr>
          <w:t xml:space="preserve"> (correlation between path</w:t>
        </w:r>
      </w:ins>
      <w:ins w:id="96" w:author="Yuan Li" w:date="2026-05-31T09:52:00Z" w16du:dateUtc="2026-05-31T07:52:00Z">
        <w:r w:rsidR="00100236">
          <w:rPr>
            <w:color w:val="000000" w:themeColor="text1"/>
            <w:highlight w:val="yellow"/>
          </w:rPr>
          <w:t>way activity and immune scores</w:t>
        </w:r>
      </w:ins>
      <w:ins w:id="97" w:author="Yuan Li" w:date="2026-05-31T09:51:00Z" w16du:dateUtc="2026-05-31T07:51:00Z">
        <w:r w:rsidR="00100236">
          <w:rPr>
            <w:color w:val="000000" w:themeColor="text1"/>
            <w:highlight w:val="yellow"/>
          </w:rPr>
          <w:t>)</w:t>
        </w:r>
      </w:ins>
      <w:ins w:id="98" w:author="Yuan Li" w:date="2026-05-31T09:03:00Z">
        <w:r w:rsidRPr="0055469E">
          <w:rPr>
            <w:color w:val="000000" w:themeColor="text1"/>
            <w:highlight w:val="yellow"/>
          </w:rPr>
          <w:t xml:space="preserve">. </w:t>
        </w:r>
      </w:ins>
      <w:ins w:id="99" w:author="Yuan Li" w:date="2026-05-31T09:06:00Z">
        <w:r w:rsidRPr="0055469E">
          <w:rPr>
            <w:color w:val="000000" w:themeColor="text1"/>
            <w:highlight w:val="yellow"/>
          </w:rPr>
          <w:t xml:space="preserve">This inverse relationship </w:t>
        </w:r>
      </w:ins>
      <w:ins w:id="100" w:author="Yuan Li" w:date="2026-05-31T09:07:00Z" w16du:dateUtc="2026-05-31T07:07:00Z">
        <w:r>
          <w:rPr>
            <w:color w:val="000000" w:themeColor="text1"/>
            <w:highlight w:val="yellow"/>
          </w:rPr>
          <w:t xml:space="preserve">may </w:t>
        </w:r>
      </w:ins>
      <w:ins w:id="101" w:author="Yuan Li" w:date="2026-05-31T09:06:00Z">
        <w:r w:rsidRPr="0055469E">
          <w:rPr>
            <w:color w:val="000000" w:themeColor="text1"/>
            <w:highlight w:val="yellow"/>
          </w:rPr>
          <w:t>reveal a microenvironmental saturation effect: </w:t>
        </w:r>
        <w:r w:rsidRPr="00827BA7">
          <w:rPr>
            <w:color w:val="000000" w:themeColor="text1"/>
            <w:highlight w:val="yellow"/>
            <w:rPrChange w:id="102" w:author="Yuan Li" w:date="2026-05-31T09:07:00Z" w16du:dateUtc="2026-05-31T07:07:00Z">
              <w:rPr>
                <w:b/>
                <w:bCs/>
                <w:color w:val="000000" w:themeColor="text1"/>
                <w:highlight w:val="yellow"/>
              </w:rPr>
            </w:rPrChange>
          </w:rPr>
          <w:t>in cancer types where malignant cells natively hyper-activate glycan machinery, the bulk tissue baseline is saturated, masking immune-specific contributions. Conversely, in tumor contexts lacking intrinsic malignant glycan upregulation, these pathways become tightly synchronized with, and driven by, the influx of infiltrating host immune cells.</w:t>
        </w:r>
        <w:r w:rsidRPr="0055469E">
          <w:rPr>
            <w:color w:val="000000" w:themeColor="text1"/>
            <w:highlight w:val="yellow"/>
          </w:rPr>
          <w:t> Thus, glycan-driven surface remodeling serves as a context-dependent, compensatory response to the invading immune population, operating independently of the tumor's native metabolic programming</w:t>
        </w:r>
      </w:ins>
      <w:ins w:id="103" w:author="Yuan Li" w:date="2026-05-31T09:03:00Z">
        <w:r w:rsidRPr="0055469E">
          <w:rPr>
            <w:color w:val="000000" w:themeColor="text1"/>
            <w:highlight w:val="yellow"/>
          </w:rPr>
          <w:t>.</w:t>
        </w:r>
      </w:ins>
    </w:p>
    <w:p w14:paraId="30159A47" w14:textId="77777777" w:rsidR="0055469E" w:rsidRPr="0055469E" w:rsidRDefault="0055469E" w:rsidP="0055469E">
      <w:pPr>
        <w:spacing w:after="240" w:line="480" w:lineRule="auto"/>
        <w:rPr>
          <w:ins w:id="104" w:author="Yuan Li" w:date="2026-05-31T09:03:00Z"/>
          <w:color w:val="000000" w:themeColor="text1"/>
          <w:highlight w:val="yellow"/>
        </w:rPr>
      </w:pPr>
      <w:ins w:id="105" w:author="Yuan Li" w:date="2026-05-31T09:03:00Z">
        <w:r w:rsidRPr="0055469E">
          <w:rPr>
            <w:color w:val="000000" w:themeColor="text1"/>
            <w:highlight w:val="yellow"/>
          </w:rPr>
          <w:t>Notably, while these directional trends are robust, the absolute correlation coefficients remain largely moderate, with only </w:t>
        </w:r>
        <w:r w:rsidRPr="0055469E">
          <w:rPr>
            <w:b/>
            <w:bCs/>
            <w:color w:val="000000" w:themeColor="text1"/>
            <w:highlight w:val="yellow"/>
          </w:rPr>
          <w:t>[X]</w:t>
        </w:r>
        <w:r w:rsidRPr="0055469E">
          <w:rPr>
            <w:color w:val="000000" w:themeColor="text1"/>
            <w:highlight w:val="yellow"/>
          </w:rPr>
          <w:t> out of </w:t>
        </w:r>
        <w:r w:rsidRPr="0055469E">
          <w:rPr>
            <w:b/>
            <w:bCs/>
            <w:color w:val="000000" w:themeColor="text1"/>
            <w:highlight w:val="yellow"/>
          </w:rPr>
          <w:t>[Y]</w:t>
        </w:r>
        <w:r w:rsidRPr="0055469E">
          <w:rPr>
            <w:color w:val="000000" w:themeColor="text1"/>
            <w:highlight w:val="yellow"/>
          </w:rPr>
          <w:t> modules demonstrating a correlation magnitude greater than 0.5 (\(\vert</w:t>
        </w:r>
        <w:proofErr w:type="gramStart"/>
        <w:r w:rsidRPr="0055469E">
          <w:rPr>
            <w:color w:val="000000" w:themeColor="text1"/>
            <w:highlight w:val="yellow"/>
          </w:rPr>
          <w:t>{}r</w:t>
        </w:r>
        <w:proofErr w:type="gramEnd"/>
        <w:r w:rsidRPr="0055469E">
          <w:rPr>
            <w:color w:val="000000" w:themeColor="text1"/>
            <w:highlight w:val="yellow"/>
          </w:rPr>
          <w:t>\</w:t>
        </w:r>
        <w:proofErr w:type="gramStart"/>
        <w:r w:rsidRPr="0055469E">
          <w:rPr>
            <w:color w:val="000000" w:themeColor="text1"/>
            <w:highlight w:val="yellow"/>
          </w:rPr>
          <w:t>vert{</w:t>
        </w:r>
        <w:proofErr w:type="gramEnd"/>
        <w:r w:rsidRPr="0055469E">
          <w:rPr>
            <w:color w:val="000000" w:themeColor="text1"/>
            <w:highlight w:val="yellow"/>
          </w:rPr>
          <w:t xml:space="preserve">} &gt; 0.5\)). This profile highlights a localized rather than global metabolic shift, underscoring the need for subsequent orthogonal validation—such as </w:t>
        </w:r>
        <w:r w:rsidRPr="0055469E">
          <w:rPr>
            <w:color w:val="000000" w:themeColor="text1"/>
            <w:highlight w:val="yellow"/>
          </w:rPr>
          <w:lastRenderedPageBreak/>
          <w:t>single-cell transcriptomics or spatial metabolomics—to definitively resolve cell-type-specific metabolic contributions from the bulk tissue background.</w:t>
        </w:r>
      </w:ins>
    </w:p>
    <w:p w14:paraId="387382F5" w14:textId="699F2BD8" w:rsidR="00314B74" w:rsidRPr="0042137B" w:rsidRDefault="00CE57CB" w:rsidP="00773520">
      <w:pPr>
        <w:spacing w:after="240" w:line="480" w:lineRule="auto"/>
        <w:rPr>
          <w:ins w:id="106" w:author="Yuan Li" w:date="2026-05-30T22:29:00Z" w16du:dateUtc="2026-05-30T20:29:00Z"/>
          <w:color w:val="000000" w:themeColor="text1"/>
          <w:highlight w:val="yellow"/>
          <w:rPrChange w:id="107" w:author="Yuan Li" w:date="2026-05-31T08:19:00Z" w16du:dateUtc="2026-05-31T06:19:00Z">
            <w:rPr>
              <w:ins w:id="108" w:author="Yuan Li" w:date="2026-05-30T22:29:00Z" w16du:dateUtc="2026-05-30T20:29:00Z"/>
              <w:color w:val="000000" w:themeColor="text1"/>
            </w:rPr>
          </w:rPrChange>
        </w:rPr>
      </w:pPr>
      <w:ins w:id="109" w:author="Yuan Li" w:date="2026-05-30T23:13:00Z" w16du:dateUtc="2026-05-30T21:13:00Z">
        <w:r w:rsidRPr="00CE57CB">
          <w:rPr>
            <w:color w:val="000000" w:themeColor="text1"/>
            <w:highlight w:val="cyan"/>
            <w:rPrChange w:id="110" w:author="Yuan Li" w:date="2026-05-30T23:13:00Z" w16du:dateUtc="2026-05-30T21:13:00Z">
              <w:rPr>
                <w:color w:val="000000" w:themeColor="text1"/>
              </w:rPr>
            </w:rPrChange>
          </w:rPr>
          <w:t>Fig. S##, Table S###</w:t>
        </w:r>
      </w:ins>
    </w:p>
    <w:p w14:paraId="4AED9E2C" w14:textId="2D412F31" w:rsidR="00606B6A" w:rsidRPr="00606B6A" w:rsidRDefault="00606B6A" w:rsidP="00606B6A">
      <w:pPr>
        <w:spacing w:after="240" w:line="480" w:lineRule="auto"/>
        <w:rPr>
          <w:ins w:id="111" w:author="Yuan Li" w:date="2026-05-30T22:29:00Z"/>
          <w:color w:val="000000" w:themeColor="text1"/>
        </w:rPr>
      </w:pPr>
      <w:ins w:id="112" w:author="Yuan Li" w:date="2026-05-30T22:29:00Z">
        <w:r w:rsidRPr="00606B6A">
          <w:rPr>
            <w:color w:val="000000" w:themeColor="text1"/>
            <w:rPrChange w:id="113" w:author="Yuan Li" w:date="2026-05-30T22:30:00Z" w16du:dateUtc="2026-05-30T20:30:00Z">
              <w:rPr>
                <w:b/>
                <w:bCs/>
                <w:color w:val="000000" w:themeColor="text1"/>
              </w:rPr>
            </w:rPrChange>
          </w:rPr>
          <w:t>Pinho, S. S., &amp; Reis, C. A.</w:t>
        </w:r>
        <w:r w:rsidRPr="00606B6A">
          <w:rPr>
            <w:color w:val="000000" w:themeColor="text1"/>
          </w:rPr>
          <w:t> Glycans in cancer and carcinoma-associated metastasis. </w:t>
        </w:r>
        <w:r w:rsidRPr="00606B6A">
          <w:rPr>
            <w:i/>
            <w:iCs/>
            <w:color w:val="000000" w:themeColor="text1"/>
          </w:rPr>
          <w:t>Nature Reviews Cancer</w:t>
        </w:r>
        <w:r w:rsidRPr="00606B6A">
          <w:rPr>
            <w:color w:val="000000" w:themeColor="text1"/>
          </w:rPr>
          <w:t>, </w:t>
        </w:r>
        <w:r w:rsidRPr="00606B6A">
          <w:rPr>
            <w:color w:val="000000" w:themeColor="text1"/>
            <w:rPrChange w:id="114" w:author="Yuan Li" w:date="2026-05-30T22:30:00Z" w16du:dateUtc="2026-05-30T20:30:00Z">
              <w:rPr>
                <w:b/>
                <w:bCs/>
                <w:color w:val="000000" w:themeColor="text1"/>
              </w:rPr>
            </w:rPrChange>
          </w:rPr>
          <w:t>15</w:t>
        </w:r>
        <w:r w:rsidRPr="00606B6A">
          <w:rPr>
            <w:color w:val="000000" w:themeColor="text1"/>
          </w:rPr>
          <w:t>(9), 540-555 (2015). </w:t>
        </w:r>
        <w:r w:rsidRPr="00606B6A">
          <w:rPr>
            <w:i/>
            <w:iCs/>
            <w:color w:val="000000" w:themeColor="text1"/>
          </w:rPr>
          <w:t>(Validates why glycans are unique relative to other pathways)</w:t>
        </w:r>
        <w:r w:rsidRPr="00606B6A">
          <w:rPr>
            <w:color w:val="000000" w:themeColor="text1"/>
          </w:rPr>
          <w:t>.</w:t>
        </w:r>
      </w:ins>
    </w:p>
    <w:p w14:paraId="59DF1718" w14:textId="6BAD45A6" w:rsidR="00606B6A" w:rsidRDefault="00606B6A" w:rsidP="00606B6A">
      <w:pPr>
        <w:spacing w:after="240" w:line="480" w:lineRule="auto"/>
        <w:rPr>
          <w:ins w:id="115" w:author="Yuan Li" w:date="2026-05-31T08:15:00Z" w16du:dateUtc="2026-05-31T06:15:00Z"/>
          <w:color w:val="000000" w:themeColor="text1"/>
        </w:rPr>
      </w:pPr>
      <w:ins w:id="116" w:author="Yuan Li" w:date="2026-05-30T22:29:00Z">
        <w:r w:rsidRPr="00606B6A">
          <w:rPr>
            <w:color w:val="000000" w:themeColor="text1"/>
            <w:lang w:val="sv-SE"/>
            <w:rPrChange w:id="117" w:author="Yuan Li" w:date="2026-05-30T22:30:00Z" w16du:dateUtc="2026-05-30T20:30:00Z">
              <w:rPr>
                <w:b/>
                <w:bCs/>
                <w:color w:val="000000" w:themeColor="text1"/>
              </w:rPr>
            </w:rPrChange>
          </w:rPr>
          <w:t>Chang, C. H., et al.</w:t>
        </w:r>
        <w:r w:rsidRPr="00606B6A">
          <w:rPr>
            <w:color w:val="000000" w:themeColor="text1"/>
            <w:lang w:val="sv-SE"/>
            <w:rPrChange w:id="118" w:author="Yuan Li" w:date="2026-05-30T22:30:00Z" w16du:dateUtc="2026-05-30T20:30:00Z">
              <w:rPr>
                <w:color w:val="000000" w:themeColor="text1"/>
              </w:rPr>
            </w:rPrChange>
          </w:rPr>
          <w:t> </w:t>
        </w:r>
        <w:r w:rsidRPr="00606B6A">
          <w:rPr>
            <w:color w:val="000000" w:themeColor="text1"/>
          </w:rPr>
          <w:t>Metabolic competition in the tumor microenvironment is a driver of cancer progression. </w:t>
        </w:r>
        <w:r w:rsidRPr="00606B6A">
          <w:rPr>
            <w:i/>
            <w:iCs/>
            <w:color w:val="000000" w:themeColor="text1"/>
          </w:rPr>
          <w:t>Cell</w:t>
        </w:r>
        <w:r w:rsidRPr="00606B6A">
          <w:rPr>
            <w:color w:val="000000" w:themeColor="text1"/>
          </w:rPr>
          <w:t>, </w:t>
        </w:r>
        <w:r w:rsidRPr="00606B6A">
          <w:rPr>
            <w:color w:val="000000" w:themeColor="text1"/>
            <w:rPrChange w:id="119" w:author="Yuan Li" w:date="2026-05-30T22:30:00Z" w16du:dateUtc="2026-05-30T20:30:00Z">
              <w:rPr>
                <w:b/>
                <w:bCs/>
                <w:color w:val="000000" w:themeColor="text1"/>
              </w:rPr>
            </w:rPrChange>
          </w:rPr>
          <w:t>162</w:t>
        </w:r>
        <w:r w:rsidRPr="00606B6A">
          <w:rPr>
            <w:color w:val="000000" w:themeColor="text1"/>
          </w:rPr>
          <w:t>(6), 1229-1241 (2015). </w:t>
        </w:r>
        <w:r w:rsidRPr="00606B6A">
          <w:rPr>
            <w:i/>
            <w:iCs/>
            <w:color w:val="000000" w:themeColor="text1"/>
          </w:rPr>
          <w:t>(Validates why carbohydrate/amino acid pathways create competition and don't correlate nicely)</w:t>
        </w:r>
        <w:r w:rsidRPr="00606B6A">
          <w:rPr>
            <w:color w:val="000000" w:themeColor="text1"/>
          </w:rPr>
          <w:t>.</w:t>
        </w:r>
      </w:ins>
    </w:p>
    <w:p w14:paraId="4E8F7168" w14:textId="0E2970CA" w:rsidR="00BE6013" w:rsidRDefault="00BE6013" w:rsidP="00606B6A">
      <w:pPr>
        <w:spacing w:after="240" w:line="480" w:lineRule="auto"/>
        <w:rPr>
          <w:ins w:id="120" w:author="Yuan Li" w:date="2026-05-31T08:17:00Z" w16du:dateUtc="2026-05-31T06:17:00Z"/>
          <w:color w:val="000000" w:themeColor="text1"/>
          <w:highlight w:val="cyan"/>
        </w:rPr>
      </w:pPr>
      <w:ins w:id="121" w:author="Yuan Li" w:date="2026-05-31T08:15:00Z">
        <w:r w:rsidRPr="00BE6013">
          <w:rPr>
            <w:color w:val="000000" w:themeColor="text1"/>
            <w:highlight w:val="cyan"/>
            <w:rPrChange w:id="122" w:author="Yuan Li" w:date="2026-05-31T08:15:00Z" w16du:dateUtc="2026-05-31T06:15:00Z">
              <w:rPr>
                <w:color w:val="000000" w:themeColor="text1"/>
              </w:rPr>
            </w:rPrChange>
          </w:rPr>
          <w:t>The phrase </w:t>
        </w:r>
        <w:r w:rsidRPr="00BE6013">
          <w:rPr>
            <w:i/>
            <w:iCs/>
            <w:color w:val="000000" w:themeColor="text1"/>
            <w:highlight w:val="cyan"/>
            <w:rPrChange w:id="123" w:author="Yuan Li" w:date="2026-05-31T08:15:00Z" w16du:dateUtc="2026-05-31T06:15:00Z">
              <w:rPr>
                <w:i/>
                <w:iCs/>
                <w:color w:val="000000" w:themeColor="text1"/>
              </w:rPr>
            </w:rPrChange>
          </w:rPr>
          <w:t>"surface-remodeling requirements"</w:t>
        </w:r>
        <w:r w:rsidRPr="00BE6013">
          <w:rPr>
            <w:color w:val="000000" w:themeColor="text1"/>
            <w:highlight w:val="cyan"/>
            <w:rPrChange w:id="124" w:author="Yuan Li" w:date="2026-05-31T08:15:00Z" w16du:dateUtc="2026-05-31T06:15:00Z">
              <w:rPr>
                <w:color w:val="000000" w:themeColor="text1"/>
              </w:rPr>
            </w:rPrChange>
          </w:rPr>
          <w:t> implies an active, adaptive process. Cells undergo this remodeling specifically to navigate and survive the harsh tumor ecosystem.</w:t>
        </w:r>
      </w:ins>
    </w:p>
    <w:p w14:paraId="7C873E83" w14:textId="69EE19E1" w:rsidR="006A21BF" w:rsidRPr="00BE6013" w:rsidRDefault="006A21BF" w:rsidP="00606B6A">
      <w:pPr>
        <w:spacing w:after="240" w:line="480" w:lineRule="auto"/>
        <w:rPr>
          <w:ins w:id="125" w:author="Yuan Li" w:date="2026-05-31T08:15:00Z" w16du:dateUtc="2026-05-31T06:15:00Z"/>
          <w:color w:val="000000" w:themeColor="text1"/>
          <w:highlight w:val="cyan"/>
          <w:rPrChange w:id="126" w:author="Yuan Li" w:date="2026-05-31T08:15:00Z" w16du:dateUtc="2026-05-31T06:15:00Z">
            <w:rPr>
              <w:ins w:id="127" w:author="Yuan Li" w:date="2026-05-31T08:15:00Z" w16du:dateUtc="2026-05-31T06:15:00Z"/>
              <w:color w:val="000000" w:themeColor="text1"/>
            </w:rPr>
          </w:rPrChange>
        </w:rPr>
      </w:pPr>
      <w:ins w:id="128" w:author="Yuan Li" w:date="2026-05-31T08:17:00Z" w16du:dateUtc="2026-05-31T06:17:00Z">
        <w:r>
          <w:rPr>
            <w:color w:val="000000" w:themeColor="text1"/>
            <w:highlight w:val="cyan"/>
          </w:rPr>
          <w:t>L</w:t>
        </w:r>
      </w:ins>
      <w:ins w:id="129" w:author="Yuan Li" w:date="2026-05-31T08:18:00Z" w16du:dateUtc="2026-05-31T06:18:00Z">
        <w:r>
          <w:rPr>
            <w:color w:val="000000" w:themeColor="text1"/>
            <w:highlight w:val="cyan"/>
          </w:rPr>
          <w:t>eukocytes: white-blood cells</w:t>
        </w:r>
      </w:ins>
    </w:p>
    <w:p w14:paraId="0F95CF1A" w14:textId="5D58D59B" w:rsidR="00BE6013" w:rsidRPr="00606B6A" w:rsidRDefault="00BE6013" w:rsidP="00606B6A">
      <w:pPr>
        <w:spacing w:after="240" w:line="480" w:lineRule="auto"/>
        <w:rPr>
          <w:ins w:id="130" w:author="Yuan Li" w:date="2026-05-30T22:28:00Z" w16du:dateUtc="2026-05-30T20:28:00Z"/>
          <w:color w:val="000000" w:themeColor="text1"/>
          <w:rPrChange w:id="131" w:author="Yuan Li" w:date="2026-05-30T22:30:00Z" w16du:dateUtc="2026-05-30T20:30:00Z">
            <w:rPr>
              <w:ins w:id="132" w:author="Yuan Li" w:date="2026-05-30T22:28:00Z" w16du:dateUtc="2026-05-30T20:28:00Z"/>
              <w:b/>
              <w:bCs/>
              <w:color w:val="000000" w:themeColor="text1"/>
            </w:rPr>
          </w:rPrChange>
        </w:rPr>
      </w:pPr>
      <w:ins w:id="133" w:author="Yuan Li" w:date="2026-05-31T08:15:00Z">
        <w:r w:rsidRPr="00BE6013">
          <w:rPr>
            <w:b/>
            <w:bCs/>
            <w:color w:val="000000" w:themeColor="text1"/>
            <w:highlight w:val="cyan"/>
            <w:rPrChange w:id="134" w:author="Yuan Li" w:date="2026-05-31T08:15:00Z" w16du:dateUtc="2026-05-31T06:15:00Z">
              <w:rPr>
                <w:b/>
                <w:bCs/>
                <w:color w:val="000000" w:themeColor="text1"/>
              </w:rPr>
            </w:rPrChange>
          </w:rPr>
          <w:t>Functional Localization</w:t>
        </w:r>
        <w:r w:rsidRPr="00BE6013">
          <w:rPr>
            <w:color w:val="000000" w:themeColor="text1"/>
            <w:highlight w:val="cyan"/>
            <w:rPrChange w:id="135" w:author="Yuan Li" w:date="2026-05-31T08:15:00Z" w16du:dateUtc="2026-05-31T06:15:00Z">
              <w:rPr>
                <w:color w:val="000000" w:themeColor="text1"/>
              </w:rPr>
            </w:rPrChange>
          </w:rPr>
          <w:t>: Processes like </w:t>
        </w:r>
        <w:r w:rsidRPr="00BE6013">
          <w:rPr>
            <w:i/>
            <w:iCs/>
            <w:color w:val="000000" w:themeColor="text1"/>
            <w:highlight w:val="cyan"/>
            <w:rPrChange w:id="136" w:author="Yuan Li" w:date="2026-05-31T08:15:00Z" w16du:dateUtc="2026-05-31T06:15:00Z">
              <w:rPr>
                <w:i/>
                <w:iCs/>
                <w:color w:val="000000" w:themeColor="text1"/>
              </w:rPr>
            </w:rPrChange>
          </w:rPr>
          <w:t>"vascular rolling"</w:t>
        </w:r>
        <w:r w:rsidRPr="00BE6013">
          <w:rPr>
            <w:color w:val="000000" w:themeColor="text1"/>
            <w:highlight w:val="cyan"/>
            <w:rPrChange w:id="137" w:author="Yuan Li" w:date="2026-05-31T08:15:00Z" w16du:dateUtc="2026-05-31T06:15:00Z">
              <w:rPr>
                <w:color w:val="000000" w:themeColor="text1"/>
              </w:rPr>
            </w:rPrChange>
          </w:rPr>
          <w:t> and </w:t>
        </w:r>
        <w:r w:rsidRPr="00BE6013">
          <w:rPr>
            <w:i/>
            <w:iCs/>
            <w:color w:val="000000" w:themeColor="text1"/>
            <w:highlight w:val="cyan"/>
            <w:rPrChange w:id="138" w:author="Yuan Li" w:date="2026-05-31T08:15:00Z" w16du:dateUtc="2026-05-31T06:15:00Z">
              <w:rPr>
                <w:i/>
                <w:iCs/>
                <w:color w:val="000000" w:themeColor="text1"/>
              </w:rPr>
            </w:rPrChange>
          </w:rPr>
          <w:t>"</w:t>
        </w:r>
        <w:proofErr w:type="spellStart"/>
        <w:r w:rsidRPr="00BE6013">
          <w:rPr>
            <w:i/>
            <w:iCs/>
            <w:color w:val="000000" w:themeColor="text1"/>
            <w:highlight w:val="cyan"/>
            <w:rPrChange w:id="139" w:author="Yuan Li" w:date="2026-05-31T08:15:00Z" w16du:dateUtc="2026-05-31T06:15:00Z">
              <w:rPr>
                <w:i/>
                <w:iCs/>
                <w:color w:val="000000" w:themeColor="text1"/>
              </w:rPr>
            </w:rPrChange>
          </w:rPr>
          <w:t>transendothelial</w:t>
        </w:r>
        <w:proofErr w:type="spellEnd"/>
        <w:r w:rsidRPr="00BE6013">
          <w:rPr>
            <w:i/>
            <w:iCs/>
            <w:color w:val="000000" w:themeColor="text1"/>
            <w:highlight w:val="cyan"/>
            <w:rPrChange w:id="140" w:author="Yuan Li" w:date="2026-05-31T08:15:00Z" w16du:dateUtc="2026-05-31T06:15:00Z">
              <w:rPr>
                <w:i/>
                <w:iCs/>
                <w:color w:val="000000" w:themeColor="text1"/>
              </w:rPr>
            </w:rPrChange>
          </w:rPr>
          <w:t xml:space="preserve"> migration"</w:t>
        </w:r>
        <w:r w:rsidRPr="00BE6013">
          <w:rPr>
            <w:color w:val="000000" w:themeColor="text1"/>
            <w:highlight w:val="cyan"/>
            <w:rPrChange w:id="141" w:author="Yuan Li" w:date="2026-05-31T08:15:00Z" w16du:dateUtc="2026-05-31T06:15:00Z">
              <w:rPr>
                <w:color w:val="000000" w:themeColor="text1"/>
              </w:rPr>
            </w:rPrChange>
          </w:rPr>
          <w:t> are the exact mechanisms immune cells use to exit the bloodstream and squeeze into tissue (infiltration).</w:t>
        </w:r>
      </w:ins>
    </w:p>
    <w:p w14:paraId="7AFBA518" w14:textId="1F707635" w:rsidR="009C1609" w:rsidRPr="005573A7" w:rsidRDefault="009C1609" w:rsidP="00773520">
      <w:pPr>
        <w:spacing w:after="240" w:line="480" w:lineRule="auto"/>
        <w:rPr>
          <w:b/>
          <w:bCs/>
          <w:color w:val="000000" w:themeColor="text1"/>
        </w:rPr>
      </w:pPr>
      <w:r w:rsidRPr="005573A7">
        <w:rPr>
          <w:b/>
          <w:bCs/>
          <w:color w:val="000000" w:themeColor="text1"/>
        </w:rPr>
        <w:t>Pan-cancer upregulation of nucleotide metabolism: a systemic hallmark</w:t>
      </w:r>
    </w:p>
    <w:p w14:paraId="6ADC7B16" w14:textId="09441240" w:rsidR="008A102B" w:rsidRDefault="008A102B" w:rsidP="008A102B">
      <w:pPr>
        <w:spacing w:after="240" w:line="480" w:lineRule="auto"/>
        <w:rPr>
          <w:ins w:id="142" w:author="Yuan Li" w:date="2026-05-28T15:27:00Z" w16du:dateUtc="2026-05-28T13:27:00Z"/>
          <w:color w:val="000000"/>
        </w:rPr>
      </w:pPr>
      <w:r>
        <w:rPr>
          <w:color w:val="000000"/>
        </w:rPr>
        <w:t>Moreover, n</w:t>
      </w:r>
      <w:r w:rsidRPr="00CD4BC4">
        <w:rPr>
          <w:color w:val="000000"/>
        </w:rPr>
        <w:t>ucleotide metabolism</w:t>
      </w:r>
      <w:r w:rsidRPr="0002507A">
        <w:rPr>
          <w:color w:val="000000"/>
        </w:rPr>
        <w:t xml:space="preserve"> </w:t>
      </w:r>
      <w:r>
        <w:rPr>
          <w:color w:val="000000"/>
        </w:rPr>
        <w:t>–</w:t>
      </w:r>
      <w:r w:rsidRPr="0002507A">
        <w:rPr>
          <w:color w:val="000000"/>
        </w:rPr>
        <w:t xml:space="preserve"> </w:t>
      </w:r>
      <w:r w:rsidRPr="00CD4BC4">
        <w:rPr>
          <w:color w:val="000000"/>
        </w:rPr>
        <w:t>covering the synthesis, salvage, and catabolism of purine and pyrimidine nucleotides</w:t>
      </w:r>
      <w:r w:rsidRPr="0002507A">
        <w:rPr>
          <w:color w:val="000000"/>
        </w:rPr>
        <w:t xml:space="preserve"> </w:t>
      </w:r>
      <w:r>
        <w:rPr>
          <w:color w:val="000000"/>
        </w:rPr>
        <w:t>–</w:t>
      </w:r>
      <w:r w:rsidRPr="0002507A">
        <w:rPr>
          <w:color w:val="000000"/>
        </w:rPr>
        <w:t xml:space="preserve"> </w:t>
      </w:r>
      <w:r w:rsidRPr="00CD4BC4">
        <w:rPr>
          <w:color w:val="000000"/>
        </w:rPr>
        <w:t>is a fundamental metabolic vulnerability exploited by cancer cells to drive proliferation, evade immune surveillance, resist chemotherapy, and promote metastasis</w:t>
      </w:r>
      <w:r w:rsidR="00225558" w:rsidRPr="004A69B3">
        <w:rPr>
          <w:color w:val="000000"/>
          <w:vertAlign w:val="superscript"/>
        </w:rPr>
        <w:t>37,38</w:t>
      </w:r>
      <w:r w:rsidRPr="00CD4BC4">
        <w:rPr>
          <w:color w:val="000000"/>
        </w:rPr>
        <w:t xml:space="preserve">. Leveraging a comprehensive pan-cancer analytical framework, we systematically quantify and characterize the upregulation of nucleotide metabolic pathways across a wide spectrum of tumor types. Our findings reveal that this metabolic hallmark is not </w:t>
      </w:r>
      <w:r w:rsidRPr="00CD4BC4">
        <w:rPr>
          <w:color w:val="000000"/>
        </w:rPr>
        <w:lastRenderedPageBreak/>
        <w:t xml:space="preserve">confined to isolated cancer subsets but </w:t>
      </w:r>
      <w:r>
        <w:rPr>
          <w:color w:val="000000"/>
        </w:rPr>
        <w:t>represents a</w:t>
      </w:r>
      <w:r w:rsidRPr="00CD4BC4">
        <w:rPr>
          <w:color w:val="000000"/>
        </w:rPr>
        <w:t xml:space="preserve"> widespread feature observed in multiple malignancies, thereby expanding upon and unifying prior reports focused on individual tumor contexts</w:t>
      </w:r>
      <w:r w:rsidR="00225558" w:rsidRPr="004A69B3">
        <w:rPr>
          <w:color w:val="000000"/>
          <w:vertAlign w:val="superscript"/>
        </w:rPr>
        <w:t>39</w:t>
      </w:r>
      <w:r w:rsidRPr="00CD4BC4">
        <w:rPr>
          <w:color w:val="000000"/>
        </w:rPr>
        <w:t>.</w:t>
      </w:r>
    </w:p>
    <w:p w14:paraId="430E2287" w14:textId="6B4AEBA6" w:rsidR="00600031" w:rsidRPr="00600031" w:rsidRDefault="00600031" w:rsidP="008A102B">
      <w:pPr>
        <w:spacing w:after="240" w:line="480" w:lineRule="auto"/>
        <w:rPr>
          <w:ins w:id="143" w:author="Yuan Li" w:date="2026-05-28T15:18:00Z" w16du:dateUtc="2026-05-28T13:18:00Z"/>
          <w:b/>
          <w:bCs/>
          <w:color w:val="000000"/>
          <w:rPrChange w:id="144" w:author="Yuan Li" w:date="2026-05-28T15:28:00Z" w16du:dateUtc="2026-05-28T13:28:00Z">
            <w:rPr>
              <w:ins w:id="145" w:author="Yuan Li" w:date="2026-05-28T15:18:00Z" w16du:dateUtc="2026-05-28T13:18:00Z"/>
              <w:color w:val="000000"/>
            </w:rPr>
          </w:rPrChange>
        </w:rPr>
      </w:pPr>
      <w:ins w:id="146" w:author="Yuan Li" w:date="2026-05-28T15:27:00Z" w16du:dateUtc="2026-05-28T13:27:00Z">
        <w:r w:rsidRPr="00600031">
          <w:rPr>
            <w:b/>
            <w:bCs/>
            <w:color w:val="000000"/>
            <w:rPrChange w:id="147" w:author="Yuan Li" w:date="2026-05-28T15:28:00Z" w16du:dateUtc="2026-05-28T13:28:00Z">
              <w:rPr>
                <w:color w:val="000000"/>
              </w:rPr>
            </w:rPrChange>
          </w:rPr>
          <w:t xml:space="preserve">Cross-platform </w:t>
        </w:r>
      </w:ins>
      <w:ins w:id="148" w:author="Yuan Li" w:date="2026-05-28T15:28:00Z" w16du:dateUtc="2026-05-28T13:28:00Z">
        <w:r w:rsidRPr="00600031">
          <w:rPr>
            <w:b/>
            <w:bCs/>
            <w:color w:val="000000"/>
            <w:rPrChange w:id="149" w:author="Yuan Li" w:date="2026-05-28T15:28:00Z" w16du:dateUtc="2026-05-28T13:28:00Z">
              <w:rPr>
                <w:color w:val="000000"/>
              </w:rPr>
            </w:rPrChange>
          </w:rPr>
          <w:t xml:space="preserve">validation and correlation of </w:t>
        </w:r>
        <w:proofErr w:type="spellStart"/>
        <w:r w:rsidRPr="00600031">
          <w:rPr>
            <w:b/>
            <w:bCs/>
            <w:color w:val="000000"/>
            <w:rPrChange w:id="150" w:author="Yuan Li" w:date="2026-05-28T15:28:00Z" w16du:dateUtc="2026-05-28T13:28:00Z">
              <w:rPr>
                <w:color w:val="000000"/>
              </w:rPr>
            </w:rPrChange>
          </w:rPr>
          <w:t>CellFie</w:t>
        </w:r>
        <w:proofErr w:type="spellEnd"/>
        <w:r w:rsidRPr="00600031">
          <w:rPr>
            <w:b/>
            <w:bCs/>
            <w:color w:val="000000"/>
            <w:rPrChange w:id="151" w:author="Yuan Li" w:date="2026-05-28T15:28:00Z" w16du:dateUtc="2026-05-28T13:28:00Z">
              <w:rPr>
                <w:color w:val="000000"/>
              </w:rPr>
            </w:rPrChange>
          </w:rPr>
          <w:t xml:space="preserve"> tasks and KEGG pathways</w:t>
        </w:r>
      </w:ins>
    </w:p>
    <w:p w14:paraId="3CDD24F2" w14:textId="4DFC742A" w:rsidR="00AE605D" w:rsidRDefault="00AE605D" w:rsidP="008A102B">
      <w:pPr>
        <w:spacing w:after="240" w:line="480" w:lineRule="auto"/>
        <w:rPr>
          <w:color w:val="000000"/>
        </w:rPr>
      </w:pPr>
      <w:ins w:id="152" w:author="Yuan Li" w:date="2026-05-28T15:19:00Z">
        <w:r w:rsidRPr="00AE605D">
          <w:rPr>
            <w:color w:val="000000"/>
          </w:rPr>
          <w:t xml:space="preserve">To validate our metabolic scoring, we correlated </w:t>
        </w:r>
        <w:proofErr w:type="spellStart"/>
        <w:r w:rsidRPr="00AE605D">
          <w:rPr>
            <w:color w:val="000000"/>
          </w:rPr>
          <w:t>CellFie</w:t>
        </w:r>
        <w:proofErr w:type="spellEnd"/>
        <w:r w:rsidRPr="00AE605D">
          <w:rPr>
            <w:color w:val="000000"/>
          </w:rPr>
          <w:t xml:space="preserve"> task scores against corresponding KEGG pathway enrichment scores</w:t>
        </w:r>
      </w:ins>
      <w:ins w:id="153" w:author="Yuan Li" w:date="2026-05-28T16:33:00Z" w16du:dateUtc="2026-05-28T14:33:00Z">
        <w:r w:rsidR="001674B1">
          <w:rPr>
            <w:color w:val="000000"/>
          </w:rPr>
          <w:t xml:space="preserve"> in normal samples</w:t>
        </w:r>
      </w:ins>
      <w:ins w:id="154" w:author="Yuan Li" w:date="2026-05-28T15:19:00Z">
        <w:r w:rsidRPr="00AE605D">
          <w:rPr>
            <w:color w:val="000000"/>
          </w:rPr>
          <w:t>. High-level categorical alignment was highly consistent for glycan and nucleotide metabolism, cross-validating our primary pan-cancer findings</w:t>
        </w:r>
      </w:ins>
      <w:ins w:id="155" w:author="Yuan Li" w:date="2026-05-28T15:28:00Z" w16du:dateUtc="2026-05-28T13:28:00Z">
        <w:r w:rsidR="00600031">
          <w:rPr>
            <w:color w:val="000000"/>
          </w:rPr>
          <w:t xml:space="preserve"> (</w:t>
        </w:r>
      </w:ins>
      <w:ins w:id="156" w:author="Yuan Li" w:date="2026-05-28T15:31:00Z" w16du:dateUtc="2026-05-28T13:31:00Z">
        <w:r w:rsidR="008A0B0D" w:rsidRPr="00F82592">
          <w:rPr>
            <w:color w:val="000000"/>
            <w:highlight w:val="yellow"/>
            <w:rPrChange w:id="157" w:author="Yuan Li" w:date="2026-05-28T15:31:00Z" w16du:dateUtc="2026-05-28T13:31:00Z">
              <w:rPr>
                <w:color w:val="000000"/>
              </w:rPr>
            </w:rPrChange>
          </w:rPr>
          <w:t>Fig. S5</w:t>
        </w:r>
      </w:ins>
      <w:ins w:id="158" w:author="Yuan Li" w:date="2026-05-28T15:43:00Z" w16du:dateUtc="2026-05-28T13:43:00Z">
        <w:r w:rsidR="00877497" w:rsidRPr="00877497">
          <w:rPr>
            <w:color w:val="000000"/>
            <w:highlight w:val="yellow"/>
            <w:rPrChange w:id="159" w:author="Yuan Li" w:date="2026-05-28T15:43:00Z" w16du:dateUtc="2026-05-28T13:43:00Z">
              <w:rPr>
                <w:color w:val="000000"/>
              </w:rPr>
            </w:rPrChange>
          </w:rPr>
          <w:t>, Table S4</w:t>
        </w:r>
      </w:ins>
      <w:ins w:id="160" w:author="Yuan Li" w:date="2026-05-28T15:28:00Z" w16du:dateUtc="2026-05-28T13:28:00Z">
        <w:r w:rsidR="00600031">
          <w:rPr>
            <w:color w:val="000000"/>
          </w:rPr>
          <w:t>)</w:t>
        </w:r>
      </w:ins>
      <w:ins w:id="161" w:author="Yuan Li" w:date="2026-05-28T15:19:00Z">
        <w:r w:rsidRPr="00AE605D">
          <w:rPr>
            <w:color w:val="000000"/>
          </w:rPr>
          <w:t>. However, other metabolic sectors exhibited extensive cross-category correlation</w:t>
        </w:r>
      </w:ins>
      <w:ins w:id="162" w:author="Yuan Li" w:date="2026-05-28T15:31:00Z" w16du:dateUtc="2026-05-28T13:31:00Z">
        <w:r w:rsidR="00455867">
          <w:rPr>
            <w:color w:val="000000"/>
          </w:rPr>
          <w:t xml:space="preserve"> (</w:t>
        </w:r>
        <w:r w:rsidR="00455867" w:rsidRPr="00953C82">
          <w:rPr>
            <w:color w:val="000000"/>
            <w:highlight w:val="yellow"/>
          </w:rPr>
          <w:t>Fig. S5</w:t>
        </w:r>
      </w:ins>
      <w:ins w:id="163" w:author="Yuan Li" w:date="2026-05-28T15:43:00Z" w16du:dateUtc="2026-05-28T13:43:00Z">
        <w:r w:rsidR="00877497" w:rsidRPr="00953C82">
          <w:rPr>
            <w:color w:val="000000"/>
            <w:highlight w:val="yellow"/>
          </w:rPr>
          <w:t>, Table S4</w:t>
        </w:r>
      </w:ins>
      <w:ins w:id="164" w:author="Yuan Li" w:date="2026-05-28T15:31:00Z" w16du:dateUtc="2026-05-28T13:31:00Z">
        <w:r w:rsidR="00455867">
          <w:rPr>
            <w:color w:val="000000"/>
          </w:rPr>
          <w:t>)</w:t>
        </w:r>
      </w:ins>
      <w:ins w:id="165" w:author="Yuan Li" w:date="2026-05-28T15:19:00Z">
        <w:r w:rsidRPr="00AE605D">
          <w:rPr>
            <w:color w:val="000000"/>
          </w:rPr>
          <w:t xml:space="preserve">. Notably, numerous </w:t>
        </w:r>
        <w:proofErr w:type="spellStart"/>
        <w:r w:rsidRPr="00AE605D">
          <w:rPr>
            <w:color w:val="000000"/>
          </w:rPr>
          <w:t>CellFie</w:t>
        </w:r>
        <w:proofErr w:type="spellEnd"/>
        <w:r w:rsidRPr="00AE605D">
          <w:rPr>
            <w:color w:val="000000"/>
          </w:rPr>
          <w:t xml:space="preserve"> tasks classified under lipid metabolism were strongly correlated with KEGG carbohydrate metabolism pathways, indicating an interconnected metabolic profile</w:t>
        </w:r>
      </w:ins>
      <w:ins w:id="166" w:author="Yuan Li" w:date="2026-05-28T15:31:00Z" w16du:dateUtc="2026-05-28T13:31:00Z">
        <w:r w:rsidR="00455867">
          <w:rPr>
            <w:color w:val="000000"/>
          </w:rPr>
          <w:t xml:space="preserve"> (</w:t>
        </w:r>
        <w:r w:rsidR="00455867" w:rsidRPr="00953C82">
          <w:rPr>
            <w:color w:val="000000"/>
            <w:highlight w:val="yellow"/>
          </w:rPr>
          <w:t>Fig. S5</w:t>
        </w:r>
      </w:ins>
      <w:ins w:id="167" w:author="Yuan Li" w:date="2026-05-28T15:43:00Z" w16du:dateUtc="2026-05-28T13:43:00Z">
        <w:r w:rsidR="00877497" w:rsidRPr="00953C82">
          <w:rPr>
            <w:color w:val="000000"/>
            <w:highlight w:val="yellow"/>
          </w:rPr>
          <w:t>, Table S4</w:t>
        </w:r>
      </w:ins>
      <w:ins w:id="168" w:author="Yuan Li" w:date="2026-05-28T15:31:00Z" w16du:dateUtc="2026-05-28T13:31:00Z">
        <w:r w:rsidR="00455867">
          <w:rPr>
            <w:color w:val="000000"/>
          </w:rPr>
          <w:t>)</w:t>
        </w:r>
      </w:ins>
      <w:ins w:id="169" w:author="Yuan Li" w:date="2026-05-28T15:19:00Z">
        <w:r w:rsidRPr="00AE605D">
          <w:rPr>
            <w:color w:val="000000"/>
          </w:rPr>
          <w:t>.</w:t>
        </w:r>
      </w:ins>
      <w:ins w:id="170" w:author="Yuan Li" w:date="2026-05-28T15:19:00Z" w16du:dateUtc="2026-05-28T13:19:00Z">
        <w:r>
          <w:rPr>
            <w:color w:val="000000"/>
          </w:rPr>
          <w:t xml:space="preserve"> </w:t>
        </w:r>
      </w:ins>
      <w:ins w:id="171" w:author="Yuan Li" w:date="2026-05-28T16:29:00Z">
        <w:r w:rsidR="00B621DB" w:rsidRPr="00B621DB">
          <w:rPr>
            <w:color w:val="000000"/>
          </w:rPr>
          <w:t xml:space="preserve">The discordance between high-level </w:t>
        </w:r>
        <w:proofErr w:type="spellStart"/>
        <w:r w:rsidR="00B621DB" w:rsidRPr="00B621DB">
          <w:rPr>
            <w:color w:val="000000"/>
          </w:rPr>
          <w:t>CellFie</w:t>
        </w:r>
        <w:proofErr w:type="spellEnd"/>
        <w:r w:rsidR="00B621DB" w:rsidRPr="00B621DB">
          <w:rPr>
            <w:color w:val="000000"/>
          </w:rPr>
          <w:t xml:space="preserve"> tasks and KEGG classifications highlights the distinction between broad pathway boundaries and pinpointed operational capacity. While KEGG aggregates hundreds of genes into large, generalized maps based on static substrates, </w:t>
        </w:r>
        <w:proofErr w:type="spellStart"/>
        <w:r w:rsidR="00B621DB" w:rsidRPr="00B621DB">
          <w:rPr>
            <w:color w:val="000000"/>
          </w:rPr>
          <w:t>CellFie</w:t>
        </w:r>
        <w:proofErr w:type="spellEnd"/>
        <w:r w:rsidR="00B621DB" w:rsidRPr="00B621DB">
          <w:rPr>
            <w:color w:val="000000"/>
          </w:rPr>
          <w:t xml:space="preserve"> uses genome-scale metabolic models to evaluate smaller, highly specialized 'tasks'</w:t>
        </w:r>
      </w:ins>
      <w:ins w:id="172" w:author="Yuan Li" w:date="2026-05-28T16:31:00Z" w16du:dateUtc="2026-05-28T14:31:00Z">
        <w:r w:rsidR="00D96752">
          <w:rPr>
            <w:color w:val="000000"/>
          </w:rPr>
          <w:t xml:space="preserve"> (</w:t>
        </w:r>
        <w:r w:rsidR="00D96752" w:rsidRPr="00953C82">
          <w:rPr>
            <w:color w:val="000000"/>
            <w:highlight w:val="yellow"/>
          </w:rPr>
          <w:t xml:space="preserve">Richelle et al. 2021, </w:t>
        </w:r>
        <w:proofErr w:type="spellStart"/>
        <w:r w:rsidR="00D96752" w:rsidRPr="00953C82">
          <w:rPr>
            <w:highlight w:val="yellow"/>
          </w:rPr>
          <w:t>Kanehisa</w:t>
        </w:r>
        <w:proofErr w:type="spellEnd"/>
        <w:r w:rsidR="00D96752" w:rsidRPr="00953C82">
          <w:rPr>
            <w:highlight w:val="yellow"/>
          </w:rPr>
          <w:t xml:space="preserve"> 2000</w:t>
        </w:r>
        <w:r w:rsidR="00D96752">
          <w:rPr>
            <w:color w:val="000000"/>
          </w:rPr>
          <w:t>)</w:t>
        </w:r>
      </w:ins>
      <w:ins w:id="173" w:author="Yuan Li" w:date="2026-05-28T16:29:00Z">
        <w:r w:rsidR="00B621DB" w:rsidRPr="00B621DB">
          <w:rPr>
            <w:color w:val="000000"/>
          </w:rPr>
          <w:t xml:space="preserve">. Consequently, the strong correlation between </w:t>
        </w:r>
        <w:proofErr w:type="spellStart"/>
        <w:r w:rsidR="00B621DB" w:rsidRPr="00B621DB">
          <w:rPr>
            <w:color w:val="000000"/>
          </w:rPr>
          <w:t>CellFie</w:t>
        </w:r>
        <w:proofErr w:type="spellEnd"/>
        <w:r w:rsidR="00B621DB" w:rsidRPr="00B621DB">
          <w:rPr>
            <w:color w:val="000000"/>
          </w:rPr>
          <w:t xml:space="preserve"> lipid tasks and carbohydrate pathways reflects network-wide functional crosstalk that large, compartmentalized KEGG boundaries inherently obscure</w:t>
        </w:r>
      </w:ins>
      <w:ins w:id="174" w:author="Yuan Li" w:date="2026-05-28T15:19:00Z">
        <w:r w:rsidRPr="00AE605D">
          <w:rPr>
            <w:color w:val="000000"/>
          </w:rPr>
          <w:t>.</w:t>
        </w:r>
      </w:ins>
    </w:p>
    <w:p w14:paraId="7BB08CF8" w14:textId="6E9C99EA" w:rsidR="009C1609" w:rsidRPr="005573A7" w:rsidRDefault="009C1609" w:rsidP="008A102B">
      <w:pPr>
        <w:spacing w:after="240" w:line="480" w:lineRule="auto"/>
        <w:rPr>
          <w:b/>
          <w:bCs/>
          <w:color w:val="000000"/>
        </w:rPr>
      </w:pPr>
      <w:r w:rsidRPr="005573A7">
        <w:rPr>
          <w:b/>
          <w:bCs/>
          <w:color w:val="000000"/>
        </w:rPr>
        <w:t>Beyond the hallmark: the heterogeneous metabolic architecture of cancer</w:t>
      </w:r>
    </w:p>
    <w:p w14:paraId="276ADB47" w14:textId="27E62DDB" w:rsidR="008A102B" w:rsidRPr="0002507A" w:rsidRDefault="008A102B" w:rsidP="008A102B">
      <w:pPr>
        <w:spacing w:after="240" w:line="480" w:lineRule="auto"/>
        <w:rPr>
          <w:color w:val="000000"/>
        </w:rPr>
      </w:pPr>
      <w:r w:rsidRPr="0002507A">
        <w:rPr>
          <w:color w:val="000000"/>
        </w:rPr>
        <w:t xml:space="preserve">In contrast to the consistent upregulation observed in nucleotide and glycan metabolism, our analysis reveals that the dysregulation of other metabolic pathways exhibits substantial heterogeneity both between different cancer types and across independent dataset collections. This variability is likely driven by a complex interplay of factors, including tissue-specific </w:t>
      </w:r>
      <w:r w:rsidRPr="0002507A">
        <w:rPr>
          <w:color w:val="000000"/>
        </w:rPr>
        <w:lastRenderedPageBreak/>
        <w:t>metabolic programming, diverse oncogenic mutations, the influence of the tumor microenvironment, and technical differences in sample processing and data generation</w:t>
      </w:r>
      <w:r w:rsidR="00225558" w:rsidRPr="004A69B3">
        <w:rPr>
          <w:color w:val="000000"/>
          <w:vertAlign w:val="superscript"/>
        </w:rPr>
        <w:t>3,40</w:t>
      </w:r>
      <w:r w:rsidRPr="0002507A">
        <w:rPr>
          <w:color w:val="000000"/>
        </w:rPr>
        <w:t>.</w:t>
      </w:r>
    </w:p>
    <w:p w14:paraId="08E9842E" w14:textId="185DF8A3" w:rsidR="008A102B" w:rsidRPr="005573A7" w:rsidRDefault="008A102B" w:rsidP="00773520">
      <w:pPr>
        <w:spacing w:after="240" w:line="480" w:lineRule="auto"/>
      </w:pPr>
      <w:r w:rsidRPr="0002507A">
        <w:rPr>
          <w:color w:val="000000"/>
        </w:rPr>
        <w:t>Tissue origin profoundly shapes the metabolic phenotype of tumors, as distinct organs possess unique baseline metabolic demands and enzyme expression profiles that tumors may retain or reprogram selectively</w:t>
      </w:r>
      <w:r w:rsidR="00225558" w:rsidRPr="004A69B3">
        <w:rPr>
          <w:color w:val="000000"/>
          <w:vertAlign w:val="superscript"/>
        </w:rPr>
        <w:t>41</w:t>
      </w:r>
      <w:r w:rsidRPr="0002507A">
        <w:rPr>
          <w:color w:val="000000"/>
        </w:rPr>
        <w:t xml:space="preserve">. Furthermore, </w:t>
      </w:r>
      <w:r w:rsidRPr="008B42BD">
        <w:rPr>
          <w:color w:val="000000"/>
        </w:rPr>
        <w:t>oncogenic drivers such as </w:t>
      </w:r>
      <w:r w:rsidRPr="00D626EF">
        <w:rPr>
          <w:color w:val="000000"/>
        </w:rPr>
        <w:t>MYC</w:t>
      </w:r>
      <w:r w:rsidRPr="008B42BD">
        <w:rPr>
          <w:color w:val="000000"/>
        </w:rPr>
        <w:t>, </w:t>
      </w:r>
      <w:r w:rsidRPr="00D626EF">
        <w:rPr>
          <w:color w:val="000000"/>
        </w:rPr>
        <w:t>KRAS (</w:t>
      </w:r>
      <w:r w:rsidRPr="008546E2">
        <w:rPr>
          <w:color w:val="000000"/>
        </w:rPr>
        <w:t>Kristen Rat Sarcoma</w:t>
      </w:r>
      <w:r w:rsidRPr="00FA2CC8">
        <w:rPr>
          <w:color w:val="000000"/>
        </w:rPr>
        <w:t> viral oncogene</w:t>
      </w:r>
      <w:r w:rsidRPr="00D626EF">
        <w:rPr>
          <w:color w:val="000000"/>
        </w:rPr>
        <w:t>)</w:t>
      </w:r>
      <w:r w:rsidRPr="008B42BD">
        <w:rPr>
          <w:color w:val="000000"/>
        </w:rPr>
        <w:t>, and </w:t>
      </w:r>
      <w:r w:rsidRPr="00D626EF">
        <w:rPr>
          <w:color w:val="000000"/>
        </w:rPr>
        <w:t>TP53 (tumor protein p53)</w:t>
      </w:r>
      <w:r w:rsidRPr="008B42BD">
        <w:rPr>
          <w:color w:val="000000"/>
        </w:rPr>
        <w:t> mutations</w:t>
      </w:r>
      <w:r w:rsidRPr="008B42BD" w:rsidDel="008B42BD">
        <w:rPr>
          <w:color w:val="000000"/>
        </w:rPr>
        <w:t xml:space="preserve"> </w:t>
      </w:r>
      <w:r w:rsidRPr="0002507A">
        <w:rPr>
          <w:color w:val="000000"/>
        </w:rPr>
        <w:t>modulate metabolic pathways differently across cancer types, resulting in context-dependent metabolic adaptations</w:t>
      </w:r>
      <w:r w:rsidR="00225558" w:rsidRPr="004A69B3">
        <w:rPr>
          <w:color w:val="000000"/>
          <w:vertAlign w:val="superscript"/>
        </w:rPr>
        <w:t>2</w:t>
      </w:r>
      <w:r w:rsidRPr="0002507A">
        <w:rPr>
          <w:color w:val="000000"/>
        </w:rPr>
        <w:t>. The tumor microenvironment, including nutrient availability, hypoxia, and stromal interactions, further sculpts metabolic reprogramming in a spatially and temporally dynamic manner</w:t>
      </w:r>
      <w:r w:rsidR="00225558" w:rsidRPr="004A69B3">
        <w:rPr>
          <w:color w:val="000000"/>
          <w:vertAlign w:val="superscript"/>
        </w:rPr>
        <w:t>42</w:t>
      </w:r>
      <w:r w:rsidRPr="0002507A">
        <w:rPr>
          <w:color w:val="000000"/>
        </w:rPr>
        <w:t>.</w:t>
      </w:r>
      <w:r>
        <w:rPr>
          <w:color w:val="000000"/>
        </w:rPr>
        <w:t xml:space="preserve"> </w:t>
      </w:r>
      <w:r w:rsidRPr="0002507A">
        <w:rPr>
          <w:color w:val="000000"/>
        </w:rPr>
        <w:t xml:space="preserve">Technical heterogeneity across datasets </w:t>
      </w:r>
      <w:r>
        <w:rPr>
          <w:color w:val="000000"/>
        </w:rPr>
        <w:t>–</w:t>
      </w:r>
      <w:r w:rsidRPr="0002507A">
        <w:rPr>
          <w:color w:val="000000"/>
        </w:rPr>
        <w:t xml:space="preserve"> including differences in sample collection, sequencing platforms, and bioinformatic pipelines </w:t>
      </w:r>
      <w:r>
        <w:rPr>
          <w:color w:val="000000"/>
        </w:rPr>
        <w:t>–</w:t>
      </w:r>
      <w:r w:rsidRPr="0002507A">
        <w:rPr>
          <w:color w:val="000000"/>
        </w:rPr>
        <w:t xml:space="preserve"> can also contribute to observed variability, underscoring the need for careful data integration and validation</w:t>
      </w:r>
      <w:r w:rsidR="00225558" w:rsidRPr="004A69B3">
        <w:rPr>
          <w:color w:val="000000"/>
          <w:vertAlign w:val="superscript"/>
        </w:rPr>
        <w:t>43</w:t>
      </w:r>
      <w:r w:rsidRPr="0002507A">
        <w:rPr>
          <w:color w:val="000000"/>
        </w:rPr>
        <w:t>.</w:t>
      </w:r>
      <w:r>
        <w:rPr>
          <w:color w:val="000000"/>
        </w:rPr>
        <w:t xml:space="preserve"> </w:t>
      </w:r>
      <w:r w:rsidRPr="0002507A">
        <w:rPr>
          <w:color w:val="000000"/>
        </w:rPr>
        <w:t>This pronounced metabolic heterogeneity challenges the identification of universal metabolic vulnerabilities beyond the consistently conserved nucleotide and glycan pathways</w:t>
      </w:r>
      <w:r>
        <w:rPr>
          <w:color w:val="000000"/>
        </w:rPr>
        <w:t xml:space="preserve">, </w:t>
      </w:r>
      <w:r w:rsidRPr="0002507A">
        <w:rPr>
          <w:color w:val="000000"/>
        </w:rPr>
        <w:t>emphasiz</w:t>
      </w:r>
      <w:r>
        <w:rPr>
          <w:color w:val="000000"/>
        </w:rPr>
        <w:t>ing</w:t>
      </w:r>
      <w:r w:rsidRPr="0002507A">
        <w:rPr>
          <w:color w:val="000000"/>
        </w:rPr>
        <w:t xml:space="preserve"> the value of integrative multi-cohort analyses to comprehensively capture metabolic diversity and enhance the robustness and predictive power of metabolic biomarkers.</w:t>
      </w:r>
    </w:p>
    <w:p w14:paraId="56F3EC32" w14:textId="3215A075" w:rsidR="005E55EF" w:rsidRPr="007E62E9" w:rsidRDefault="005E55EF" w:rsidP="00773520">
      <w:pPr>
        <w:spacing w:after="240" w:line="480" w:lineRule="auto"/>
        <w:rPr>
          <w:b/>
          <w:bCs/>
          <w:color w:val="000000" w:themeColor="text1"/>
          <w:sz w:val="28"/>
          <w:szCs w:val="28"/>
        </w:rPr>
      </w:pPr>
      <w:r w:rsidRPr="007E62E9">
        <w:rPr>
          <w:b/>
          <w:bCs/>
          <w:color w:val="000000" w:themeColor="text1"/>
          <w:sz w:val="28"/>
          <w:szCs w:val="28"/>
        </w:rPr>
        <w:t>Conclusion</w:t>
      </w:r>
    </w:p>
    <w:p w14:paraId="17E71050" w14:textId="6CC6A88F" w:rsidR="006F429A" w:rsidRPr="00991127" w:rsidRDefault="006F429A" w:rsidP="00773520">
      <w:pPr>
        <w:spacing w:after="240" w:line="480" w:lineRule="auto"/>
        <w:rPr>
          <w:color w:val="000000" w:themeColor="text1"/>
        </w:rPr>
      </w:pPr>
      <w:r w:rsidRPr="006F429A">
        <w:rPr>
          <w:color w:val="000000" w:themeColor="text1"/>
        </w:rPr>
        <w:t xml:space="preserve">Our integrative analysis across proteomics, bulk transcriptomics, and spatial transcriptomics reveals conserved pan-cancer metabolic reprogramming, with coordinated upregulation of nucleotide and glycan metabolism and key hubs such as ALG3 and RPN2. These results highlight broadly conserved metabolic vulnerabilities and the importance of glycosylation in tumor progression. </w:t>
      </w:r>
      <w:r w:rsidRPr="00DB51F3">
        <w:rPr>
          <w:strike/>
          <w:color w:val="000000" w:themeColor="text1"/>
          <w:highlight w:val="yellow"/>
          <w:rPrChange w:id="175" w:author="Yuan Li" w:date="2026-05-28T16:38:00Z" w16du:dateUtc="2026-05-28T14:38:00Z">
            <w:rPr>
              <w:color w:val="000000" w:themeColor="text1"/>
            </w:rPr>
          </w:rPrChange>
        </w:rPr>
        <w:t>Nevertheless, limitations including tumor purity</w:t>
      </w:r>
      <w:r w:rsidR="00991127" w:rsidRPr="00DB51F3">
        <w:rPr>
          <w:strike/>
          <w:color w:val="000000" w:themeColor="text1"/>
          <w:highlight w:val="yellow"/>
          <w:rPrChange w:id="176" w:author="Yuan Li" w:date="2026-05-28T16:38:00Z" w16du:dateUtc="2026-05-28T14:38:00Z">
            <w:rPr>
              <w:color w:val="000000" w:themeColor="text1"/>
            </w:rPr>
          </w:rPrChange>
        </w:rPr>
        <w:t xml:space="preserve"> and</w:t>
      </w:r>
      <w:r w:rsidRPr="00DB51F3">
        <w:rPr>
          <w:strike/>
          <w:color w:val="000000" w:themeColor="text1"/>
          <w:highlight w:val="yellow"/>
          <w:rPrChange w:id="177" w:author="Yuan Li" w:date="2026-05-28T16:38:00Z" w16du:dateUtc="2026-05-28T14:38:00Z">
            <w:rPr>
              <w:color w:val="000000" w:themeColor="text1"/>
            </w:rPr>
          </w:rPrChange>
        </w:rPr>
        <w:t xml:space="preserve"> the observational </w:t>
      </w:r>
      <w:r w:rsidRPr="00DB51F3">
        <w:rPr>
          <w:strike/>
          <w:color w:val="000000" w:themeColor="text1"/>
          <w:highlight w:val="yellow"/>
          <w:rPrChange w:id="178" w:author="Yuan Li" w:date="2026-05-28T16:38:00Z" w16du:dateUtc="2026-05-28T14:38:00Z">
            <w:rPr>
              <w:color w:val="000000" w:themeColor="text1"/>
            </w:rPr>
          </w:rPrChange>
        </w:rPr>
        <w:lastRenderedPageBreak/>
        <w:t>nature of multi-omics data underscore the need for future validation using direct metabolomics/</w:t>
      </w:r>
      <w:proofErr w:type="spellStart"/>
      <w:r w:rsidRPr="00DB51F3">
        <w:rPr>
          <w:strike/>
          <w:color w:val="000000" w:themeColor="text1"/>
          <w:highlight w:val="yellow"/>
          <w:rPrChange w:id="179" w:author="Yuan Li" w:date="2026-05-28T16:38:00Z" w16du:dateUtc="2026-05-28T14:38:00Z">
            <w:rPr>
              <w:color w:val="000000" w:themeColor="text1"/>
            </w:rPr>
          </w:rPrChange>
        </w:rPr>
        <w:t>glycomics</w:t>
      </w:r>
      <w:proofErr w:type="spellEnd"/>
      <w:r w:rsidRPr="00DB51F3">
        <w:rPr>
          <w:strike/>
          <w:color w:val="000000" w:themeColor="text1"/>
          <w:highlight w:val="yellow"/>
          <w:rPrChange w:id="180" w:author="Yuan Li" w:date="2026-05-28T16:38:00Z" w16du:dateUtc="2026-05-28T14:38:00Z">
            <w:rPr>
              <w:color w:val="000000" w:themeColor="text1"/>
            </w:rPr>
          </w:rPrChange>
        </w:rPr>
        <w:t xml:space="preserve"> measurements and functional experiments.</w:t>
      </w:r>
    </w:p>
    <w:p w14:paraId="2755FC1B" w14:textId="2C555D4C" w:rsidR="007F63BE" w:rsidRPr="007E62E9" w:rsidRDefault="007F63BE" w:rsidP="005C63A3">
      <w:pPr>
        <w:spacing w:after="240" w:line="480" w:lineRule="auto"/>
        <w:rPr>
          <w:b/>
          <w:bCs/>
          <w:sz w:val="28"/>
          <w:szCs w:val="28"/>
        </w:rPr>
      </w:pPr>
      <w:r w:rsidRPr="007E62E9">
        <w:rPr>
          <w:b/>
          <w:bCs/>
          <w:sz w:val="28"/>
          <w:szCs w:val="28"/>
        </w:rPr>
        <w:t>Methods</w:t>
      </w:r>
    </w:p>
    <w:p w14:paraId="7B5787EF" w14:textId="2CF50A03" w:rsidR="00C40B1F" w:rsidRDefault="006D464E" w:rsidP="00C40B1F">
      <w:pPr>
        <w:spacing w:after="240" w:line="480" w:lineRule="auto"/>
      </w:pPr>
      <w:r w:rsidRPr="006D464E">
        <w:t>To study pan-cancer metabolic reprogramming, we compared tumor and matched non-tumor samples across multi-omics datasets, integrating two proteomics resources</w:t>
      </w:r>
      <w:r w:rsidR="008B2393">
        <w:t xml:space="preserve"> (Hu2025,</w:t>
      </w:r>
      <w:r w:rsidR="00901FD1">
        <w:t xml:space="preserve"> Zhou2020</w:t>
      </w:r>
      <w:r w:rsidR="008B2393">
        <w:t>)</w:t>
      </w:r>
      <w:r w:rsidR="00225558" w:rsidRPr="004A69B3">
        <w:rPr>
          <w:vertAlign w:val="superscript"/>
        </w:rPr>
        <w:t>18,19</w:t>
      </w:r>
      <w:r w:rsidR="00FD7DD2">
        <w:rPr>
          <w:color w:val="000000"/>
        </w:rPr>
        <w:t xml:space="preserve"> </w:t>
      </w:r>
      <w:r w:rsidRPr="006D464E">
        <w:t xml:space="preserve">alongside </w:t>
      </w:r>
      <w:r w:rsidR="00773520" w:rsidRPr="009579D5">
        <w:t xml:space="preserve">the </w:t>
      </w:r>
      <w:r w:rsidRPr="006D464E">
        <w:t xml:space="preserve">TCGA transcriptomics </w:t>
      </w:r>
      <w:ins w:id="181" w:author="Yuan Li" w:date="2026-05-31T07:07:00Z" w16du:dateUtc="2026-05-31T05:07:00Z">
        <w:r w:rsidR="00C766B0">
          <w:t>datasets</w:t>
        </w:r>
      </w:ins>
      <w:del w:id="182" w:author="Yuan Li" w:date="2026-05-31T07:07:00Z" w16du:dateUtc="2026-05-31T05:07:00Z">
        <w:r w:rsidRPr="006D464E" w:rsidDel="00C766B0">
          <w:delText>cohort</w:delText>
        </w:r>
      </w:del>
      <w:r w:rsidR="00225558" w:rsidRPr="004A69B3">
        <w:rPr>
          <w:vertAlign w:val="superscript"/>
        </w:rPr>
        <w:t>22</w:t>
      </w:r>
      <w:r w:rsidRPr="006D464E">
        <w:t xml:space="preserve"> and </w:t>
      </w:r>
      <w:proofErr w:type="spellStart"/>
      <w:r w:rsidRPr="006D464E">
        <w:t>SMTdb</w:t>
      </w:r>
      <w:proofErr w:type="spellEnd"/>
      <w:r w:rsidRPr="006D464E">
        <w:t xml:space="preserve"> spatial transcriptomics collection</w:t>
      </w:r>
      <w:r w:rsidR="00225558" w:rsidRPr="00562D02">
        <w:rPr>
          <w:vertAlign w:val="superscript"/>
        </w:rPr>
        <w:t>2</w:t>
      </w:r>
      <w:r w:rsidR="00DD659B">
        <w:rPr>
          <w:vertAlign w:val="superscript"/>
        </w:rPr>
        <w:t>3</w:t>
      </w:r>
      <w:r w:rsidR="009E312A">
        <w:t xml:space="preserve"> (Fig. 1)</w:t>
      </w:r>
      <w:r w:rsidRPr="006D464E">
        <w:t>.</w:t>
      </w:r>
      <w:r>
        <w:t xml:space="preserve"> </w:t>
      </w:r>
      <w:r w:rsidR="00C40B1F" w:rsidRPr="00C40B1F">
        <w:t>For bulk datasets, tumor samples were compared to matched non-tumor tissues, while for spatial transcriptomics data, comparisons were conducted between malignant spots and stromal spots within the same tissue section.</w:t>
      </w:r>
      <w:r w:rsidR="00C40B1F">
        <w:t xml:space="preserve"> </w:t>
      </w:r>
      <w:r w:rsidR="00E75197" w:rsidRPr="00A62A65">
        <w:t xml:space="preserve">For each </w:t>
      </w:r>
      <w:proofErr w:type="spellStart"/>
      <w:r w:rsidR="00E75197">
        <w:t>S</w:t>
      </w:r>
      <w:r w:rsidR="007F10E1">
        <w:t>MT</w:t>
      </w:r>
      <w:r w:rsidR="00E75197">
        <w:t>db</w:t>
      </w:r>
      <w:proofErr w:type="spellEnd"/>
      <w:r w:rsidR="00E75197">
        <w:t xml:space="preserve"> </w:t>
      </w:r>
      <w:r w:rsidR="001E3C3E">
        <w:t>tissue section</w:t>
      </w:r>
      <w:r w:rsidR="00E75197" w:rsidRPr="00A62A65">
        <w:t xml:space="preserve">, raw RNA counts from all malignant and stromal spots were aggregated separately to generate </w:t>
      </w:r>
      <w:proofErr w:type="spellStart"/>
      <w:r w:rsidR="00E75197" w:rsidRPr="00A62A65">
        <w:t>pseudobulk</w:t>
      </w:r>
      <w:proofErr w:type="spellEnd"/>
      <w:r w:rsidR="00E75197" w:rsidRPr="00A62A65">
        <w:t xml:space="preserve"> RNA-seq profiles. </w:t>
      </w:r>
      <w:proofErr w:type="gramStart"/>
      <w:r w:rsidR="00C40B1F" w:rsidRPr="00C40B1F">
        <w:t>The</w:t>
      </w:r>
      <w:r w:rsidR="007C4C78">
        <w:t xml:space="preserve"> </w:t>
      </w:r>
      <w:r w:rsidR="00C40B1F" w:rsidRPr="00C40B1F">
        <w:t>majority of</w:t>
      </w:r>
      <w:proofErr w:type="gramEnd"/>
      <w:r w:rsidR="00C40B1F" w:rsidRPr="00C40B1F">
        <w:t xml:space="preserve"> </w:t>
      </w:r>
      <w:r w:rsidR="00134297">
        <w:t xml:space="preserve">analyzed </w:t>
      </w:r>
      <w:r w:rsidR="00C40B1F" w:rsidRPr="00C40B1F">
        <w:t>samples were matched tumor</w:t>
      </w:r>
      <w:r w:rsidR="00AB0988">
        <w:t>-</w:t>
      </w:r>
      <w:r w:rsidR="00C40B1F" w:rsidRPr="00C40B1F">
        <w:t>normal pairs</w:t>
      </w:r>
      <w:r w:rsidR="004F68A2">
        <w:t xml:space="preserve"> from the same patients</w:t>
      </w:r>
      <w:r w:rsidR="00C40B1F" w:rsidRPr="00C40B1F">
        <w:t>, enabling robust intra-patient comparisons across diverse cancer contexts</w:t>
      </w:r>
      <w:r w:rsidR="00272F8E">
        <w:t xml:space="preserve"> </w:t>
      </w:r>
      <w:r w:rsidR="00272F8E" w:rsidRPr="003D6689">
        <w:t>(</w:t>
      </w:r>
      <w:r w:rsidR="00470098" w:rsidRPr="00FF6638">
        <w:t>T</w:t>
      </w:r>
      <w:r w:rsidR="00DE6174" w:rsidRPr="00FF6638">
        <w:t>able</w:t>
      </w:r>
      <w:r w:rsidR="00165BC3" w:rsidRPr="00FF6638">
        <w:t xml:space="preserve"> S1</w:t>
      </w:r>
      <w:r w:rsidR="007737DB" w:rsidRPr="003D6689">
        <w:t>)</w:t>
      </w:r>
      <w:r w:rsidR="002837E4" w:rsidRPr="003D6689">
        <w:t>.</w:t>
      </w:r>
    </w:p>
    <w:p w14:paraId="7BF7E56F" w14:textId="0B192C5C" w:rsidR="00E44976" w:rsidRPr="00AD0812" w:rsidRDefault="00E44976" w:rsidP="00E44976">
      <w:pPr>
        <w:spacing w:after="240" w:line="480" w:lineRule="auto"/>
      </w:pPr>
      <w:r w:rsidRPr="0002507A">
        <w:rPr>
          <w:color w:val="000000"/>
        </w:rPr>
        <w:t>We used the Zhou et al. dataset in its preprocessed form as provided by the original publication</w:t>
      </w:r>
      <w:r w:rsidR="00225558" w:rsidRPr="004A69B3">
        <w:rPr>
          <w:color w:val="000000"/>
          <w:vertAlign w:val="superscript"/>
        </w:rPr>
        <w:t>18</w:t>
      </w:r>
      <w:r w:rsidRPr="0002507A">
        <w:rPr>
          <w:color w:val="000000"/>
        </w:rPr>
        <w:t>, while the Hu et al. collection was curated and uniformly reprocessed by the authors</w:t>
      </w:r>
      <w:r w:rsidR="00225558" w:rsidRPr="004A69B3">
        <w:rPr>
          <w:color w:val="000000"/>
          <w:vertAlign w:val="superscript"/>
        </w:rPr>
        <w:t>19</w:t>
      </w:r>
      <w:r w:rsidRPr="0002507A">
        <w:rPr>
          <w:color w:val="000000"/>
        </w:rPr>
        <w:t>.</w:t>
      </w:r>
      <w:r w:rsidRPr="00E30045">
        <w:t xml:space="preserve"> </w:t>
      </w:r>
      <w:r w:rsidRPr="0002507A">
        <w:rPr>
          <w:color w:val="000000"/>
        </w:rPr>
        <w:t xml:space="preserve">Transcriptomic data for multiple cancer types were obtained from </w:t>
      </w:r>
      <w:r w:rsidRPr="00D626EF">
        <w:rPr>
          <w:color w:val="000000"/>
        </w:rPr>
        <w:t>TCGA</w:t>
      </w:r>
      <w:r w:rsidR="00225558" w:rsidRPr="004A69B3">
        <w:rPr>
          <w:color w:val="000000"/>
          <w:vertAlign w:val="superscript"/>
        </w:rPr>
        <w:t>22</w:t>
      </w:r>
      <w:r w:rsidRPr="0002507A">
        <w:rPr>
          <w:color w:val="000000"/>
        </w:rPr>
        <w:t xml:space="preserve"> using </w:t>
      </w:r>
      <w:proofErr w:type="spellStart"/>
      <w:r w:rsidRPr="0002507A">
        <w:rPr>
          <w:color w:val="000000"/>
        </w:rPr>
        <w:t>TCGAbiolinks</w:t>
      </w:r>
      <w:proofErr w:type="spellEnd"/>
      <w:r w:rsidRPr="0002507A">
        <w:rPr>
          <w:color w:val="000000"/>
        </w:rPr>
        <w:t xml:space="preserve"> v2.34.1</w:t>
      </w:r>
      <w:r w:rsidRPr="005A797C">
        <w:rPr>
          <w:color w:val="000000"/>
        </w:rPr>
        <w:t xml:space="preserve">. </w:t>
      </w:r>
      <w:r w:rsidRPr="00D626EF">
        <w:rPr>
          <w:color w:val="000000"/>
        </w:rPr>
        <w:t>Raw gene-level counts generated using</w:t>
      </w:r>
      <w:r w:rsidRPr="00D626EF">
        <w:rPr>
          <w:rStyle w:val="apple-converted-space"/>
          <w:rFonts w:eastAsiaTheme="majorEastAsia"/>
          <w:color w:val="000000"/>
        </w:rPr>
        <w:t> </w:t>
      </w:r>
      <w:r w:rsidRPr="005573A7">
        <w:rPr>
          <w:rStyle w:val="Strong"/>
          <w:rFonts w:eastAsiaTheme="majorEastAsia"/>
          <w:b w:val="0"/>
          <w:bCs w:val="0"/>
          <w:color w:val="000000"/>
        </w:rPr>
        <w:t>Spliced Transcripts Alignment to a Reference (STAR)</w:t>
      </w:r>
      <w:r w:rsidRPr="00D626EF">
        <w:rPr>
          <w:b/>
          <w:color w:val="000000"/>
        </w:rPr>
        <w:t xml:space="preserve"> </w:t>
      </w:r>
      <w:r w:rsidRPr="005A797C">
        <w:rPr>
          <w:color w:val="000000"/>
        </w:rPr>
        <w:t>were</w:t>
      </w:r>
      <w:r w:rsidRPr="0002507A">
        <w:rPr>
          <w:color w:val="000000"/>
        </w:rPr>
        <w:t xml:space="preserve"> retrieved, including only Primary Tumor and Solid Tissue Normal samples with paired data per subject. Genes were filtered to retain those with counts &gt;</w:t>
      </w:r>
      <w:r>
        <w:rPr>
          <w:color w:val="000000"/>
        </w:rPr>
        <w:t xml:space="preserve"> </w:t>
      </w:r>
      <w:r w:rsidRPr="0002507A">
        <w:rPr>
          <w:color w:val="000000"/>
        </w:rPr>
        <w:t>5 in at least 15% of samples per group or at least two samples when 15% was &lt;</w:t>
      </w:r>
      <w:r>
        <w:rPr>
          <w:color w:val="000000"/>
        </w:rPr>
        <w:t xml:space="preserve"> </w:t>
      </w:r>
      <w:r w:rsidRPr="0002507A">
        <w:rPr>
          <w:color w:val="000000"/>
        </w:rPr>
        <w:t xml:space="preserve">2. Data were normalized using the </w:t>
      </w:r>
      <w:proofErr w:type="spellStart"/>
      <w:r w:rsidRPr="0002507A">
        <w:rPr>
          <w:color w:val="000000"/>
        </w:rPr>
        <w:t>limma-voom</w:t>
      </w:r>
      <w:proofErr w:type="spellEnd"/>
      <w:r w:rsidRPr="0002507A">
        <w:rPr>
          <w:color w:val="000000"/>
        </w:rPr>
        <w:t xml:space="preserve"> pipeline (</w:t>
      </w:r>
      <w:proofErr w:type="spellStart"/>
      <w:r w:rsidRPr="0002507A">
        <w:rPr>
          <w:color w:val="000000"/>
        </w:rPr>
        <w:t>limma</w:t>
      </w:r>
      <w:proofErr w:type="spellEnd"/>
      <w:r w:rsidRPr="0002507A">
        <w:rPr>
          <w:color w:val="000000"/>
        </w:rPr>
        <w:t xml:space="preserve"> v3.62.1</w:t>
      </w:r>
      <w:r w:rsidR="00225558" w:rsidRPr="004A69B3">
        <w:rPr>
          <w:color w:val="000000"/>
          <w:vertAlign w:val="superscript"/>
        </w:rPr>
        <w:t>44</w:t>
      </w:r>
      <w:r w:rsidRPr="0002507A">
        <w:rPr>
          <w:color w:val="000000"/>
        </w:rPr>
        <w:t xml:space="preserve">, </w:t>
      </w:r>
      <w:proofErr w:type="spellStart"/>
      <w:r w:rsidRPr="0002507A">
        <w:rPr>
          <w:color w:val="000000"/>
        </w:rPr>
        <w:t>edgeR</w:t>
      </w:r>
      <w:proofErr w:type="spellEnd"/>
      <w:r w:rsidRPr="0002507A">
        <w:rPr>
          <w:color w:val="000000"/>
        </w:rPr>
        <w:t xml:space="preserve"> v4.4.0</w:t>
      </w:r>
      <w:r w:rsidR="00225558" w:rsidRPr="004A69B3">
        <w:rPr>
          <w:color w:val="000000"/>
          <w:vertAlign w:val="superscript"/>
        </w:rPr>
        <w:t>45</w:t>
      </w:r>
      <w:r w:rsidRPr="0002507A">
        <w:rPr>
          <w:color w:val="000000"/>
        </w:rPr>
        <w:t>), yielding log2-transformed counts per million (</w:t>
      </w:r>
      <w:proofErr w:type="spellStart"/>
      <w:r w:rsidRPr="0002507A">
        <w:rPr>
          <w:color w:val="000000"/>
        </w:rPr>
        <w:t>logCPM</w:t>
      </w:r>
      <w:proofErr w:type="spellEnd"/>
      <w:r w:rsidRPr="0002507A">
        <w:rPr>
          <w:color w:val="000000"/>
        </w:rPr>
        <w:t>).</w:t>
      </w:r>
      <w:r>
        <w:t xml:space="preserve"> </w:t>
      </w:r>
      <w:r w:rsidRPr="003A5197">
        <w:t xml:space="preserve">Spatial transcriptomics data for multiple cancer types were obtained from </w:t>
      </w:r>
      <w:r w:rsidRPr="00D626EF">
        <w:t>SMTdb</w:t>
      </w:r>
      <w:r w:rsidR="00225558" w:rsidRPr="004A69B3">
        <w:rPr>
          <w:vertAlign w:val="superscript"/>
        </w:rPr>
        <w:t>23</w:t>
      </w:r>
      <w:r w:rsidRPr="003A5197">
        <w:t xml:space="preserve">. For each cancer type, expression data per spot and spatial annotations (malignant, stromal, boundary) were retrieved from the </w:t>
      </w:r>
      <w:proofErr w:type="spellStart"/>
      <w:r w:rsidRPr="003A5197">
        <w:lastRenderedPageBreak/>
        <w:t>SMTdb</w:t>
      </w:r>
      <w:proofErr w:type="spellEnd"/>
      <w:r w:rsidRPr="003A5197">
        <w:t xml:space="preserve"> website. We included only cancer types with at least three slices containing malignant spots and three with stromal spots. For each slice, raw counts from malignant and stromal spots were aggregated separately into </w:t>
      </w:r>
      <w:proofErr w:type="spellStart"/>
      <w:r w:rsidRPr="003A5197">
        <w:t>pseudobulk</w:t>
      </w:r>
      <w:proofErr w:type="spellEnd"/>
      <w:r w:rsidRPr="003A5197">
        <w:t xml:space="preserve"> profiles, typically yielding one malignant and one stromal sample per slice. Genes were filtered using the same criteria as </w:t>
      </w:r>
      <w:r>
        <w:t>TCGA</w:t>
      </w:r>
      <w:r w:rsidRPr="003A5197">
        <w:t xml:space="preserve"> data. </w:t>
      </w:r>
      <w:proofErr w:type="spellStart"/>
      <w:r w:rsidRPr="003A5197">
        <w:t>Pseudobulk</w:t>
      </w:r>
      <w:proofErr w:type="spellEnd"/>
      <w:r w:rsidRPr="003A5197">
        <w:t xml:space="preserve"> data were normalized with </w:t>
      </w:r>
      <w:proofErr w:type="spellStart"/>
      <w:r w:rsidRPr="003A5197">
        <w:t>edgeR</w:t>
      </w:r>
      <w:proofErr w:type="spellEnd"/>
      <w:r w:rsidRPr="003A5197">
        <w:t xml:space="preserve"> (v4.4.0) using </w:t>
      </w:r>
      <w:proofErr w:type="spellStart"/>
      <w:r w:rsidRPr="003A5197">
        <w:t>TMMwsp</w:t>
      </w:r>
      <w:proofErr w:type="spellEnd"/>
      <w:r w:rsidRPr="003A5197">
        <w:t xml:space="preserve"> normalization, which accounts for sample composition bias and variable expression across distinct cell populations, resulting in </w:t>
      </w:r>
      <w:proofErr w:type="spellStart"/>
      <w:r w:rsidRPr="003A5197">
        <w:t>logCPM</w:t>
      </w:r>
      <w:proofErr w:type="spellEnd"/>
      <w:r w:rsidRPr="003A5197">
        <w:t xml:space="preserve"> values.</w:t>
      </w:r>
    </w:p>
    <w:p w14:paraId="7029E009" w14:textId="08D68F3F" w:rsidR="00E44976" w:rsidRPr="002B7077" w:rsidRDefault="00E44976" w:rsidP="00E44976">
      <w:pPr>
        <w:spacing w:after="240" w:line="480" w:lineRule="auto"/>
        <w:rPr>
          <w:b/>
          <w:bCs/>
        </w:rPr>
      </w:pPr>
      <w:r w:rsidRPr="002B7077">
        <w:rPr>
          <w:b/>
          <w:bCs/>
        </w:rPr>
        <w:t xml:space="preserve">Metabolic </w:t>
      </w:r>
      <w:r w:rsidR="00FB5CAA">
        <w:rPr>
          <w:b/>
          <w:bCs/>
        </w:rPr>
        <w:t>t</w:t>
      </w:r>
      <w:r w:rsidRPr="002B7077">
        <w:rPr>
          <w:b/>
          <w:bCs/>
        </w:rPr>
        <w:t xml:space="preserve">ask </w:t>
      </w:r>
      <w:r w:rsidR="00FB5CAA">
        <w:rPr>
          <w:b/>
          <w:bCs/>
        </w:rPr>
        <w:t>s</w:t>
      </w:r>
      <w:r w:rsidRPr="002B7077">
        <w:rPr>
          <w:b/>
          <w:bCs/>
        </w:rPr>
        <w:t xml:space="preserve">coring </w:t>
      </w:r>
      <w:r w:rsidR="00FB5CAA">
        <w:rPr>
          <w:b/>
          <w:bCs/>
        </w:rPr>
        <w:t>u</w:t>
      </w:r>
      <w:r w:rsidRPr="002B7077">
        <w:rPr>
          <w:b/>
          <w:bCs/>
        </w:rPr>
        <w:t xml:space="preserve">sing </w:t>
      </w:r>
      <w:proofErr w:type="spellStart"/>
      <w:r w:rsidRPr="002B7077">
        <w:rPr>
          <w:b/>
          <w:bCs/>
        </w:rPr>
        <w:t>CellFie</w:t>
      </w:r>
      <w:proofErr w:type="spellEnd"/>
    </w:p>
    <w:p w14:paraId="1184BE1F" w14:textId="2E95C55A" w:rsidR="00E44976" w:rsidRPr="00B961B3" w:rsidRDefault="00E44976" w:rsidP="00E44976">
      <w:pPr>
        <w:spacing w:after="240" w:line="480" w:lineRule="auto"/>
      </w:pPr>
      <w:r w:rsidRPr="00B961B3">
        <w:t xml:space="preserve">To interpret proteomics data across 16 cancer types from the Hu2025 and Zhou2020 datasets, proteins were grouped into metabolic tasks, and task activities were quantified using </w:t>
      </w:r>
      <w:proofErr w:type="spellStart"/>
      <w:r w:rsidRPr="00B961B3">
        <w:t>CellFie</w:t>
      </w:r>
      <w:proofErr w:type="spellEnd"/>
      <w:r w:rsidRPr="00B961B3">
        <w:t xml:space="preserve"> on the </w:t>
      </w:r>
      <w:proofErr w:type="spellStart"/>
      <w:r w:rsidRPr="00B961B3">
        <w:t>GenePattern</w:t>
      </w:r>
      <w:proofErr w:type="spellEnd"/>
      <w:r w:rsidRPr="00B961B3">
        <w:t xml:space="preserve"> webserver</w:t>
      </w:r>
      <w:r w:rsidR="00225558" w:rsidRPr="004A69B3">
        <w:rPr>
          <w:vertAlign w:val="superscript"/>
        </w:rPr>
        <w:t>46</w:t>
      </w:r>
      <w:r w:rsidR="001E798C">
        <w:t xml:space="preserve"> (Fig. 1)</w:t>
      </w:r>
      <w:r w:rsidRPr="00B961B3">
        <w:t>. Metabolic tasks represent small reaction modules converting specific substrates to products, reflecting metabolic reprogramming that supports tumor growth and therapy resistance</w:t>
      </w:r>
      <w:r w:rsidR="00225558" w:rsidRPr="00562D02">
        <w:rPr>
          <w:vertAlign w:val="superscript"/>
        </w:rPr>
        <w:t>2,3</w:t>
      </w:r>
      <w:r w:rsidRPr="00B961B3">
        <w:t>.</w:t>
      </w:r>
    </w:p>
    <w:p w14:paraId="2C7E60B0" w14:textId="77777777" w:rsidR="00E44976" w:rsidRPr="00B961B3" w:rsidRDefault="00E44976" w:rsidP="00E44976">
      <w:pPr>
        <w:spacing w:after="240" w:line="480" w:lineRule="auto"/>
      </w:pPr>
      <w:r w:rsidRPr="00B961B3">
        <w:t xml:space="preserve">Proteins were mapped to Entrez Gene IDs using </w:t>
      </w:r>
      <w:proofErr w:type="spellStart"/>
      <w:r w:rsidRPr="00B961B3">
        <w:t>org.Hs.eg.db</w:t>
      </w:r>
      <w:proofErr w:type="spellEnd"/>
      <w:r w:rsidRPr="00B961B3">
        <w:t xml:space="preserve"> v3.20.0 and </w:t>
      </w:r>
      <w:proofErr w:type="spellStart"/>
      <w:r w:rsidRPr="00B961B3">
        <w:t>AnnotationDbi</w:t>
      </w:r>
      <w:proofErr w:type="spellEnd"/>
      <w:r w:rsidRPr="00B961B3">
        <w:t xml:space="preserve"> v1.68.0. The Zhou2020 dataset was log₂-transformed prior to analysis, while the Hu2025 dataset was exponentiated to avoid negative values. Feature activity was determined via local thresholding (</w:t>
      </w:r>
      <w:proofErr w:type="spellStart"/>
      <w:proofErr w:type="gramStart"/>
      <w:r w:rsidRPr="00B961B3">
        <w:t>Local.Threshold.Type</w:t>
      </w:r>
      <w:proofErr w:type="spellEnd"/>
      <w:proofErr w:type="gramEnd"/>
      <w:r w:rsidRPr="00B961B3">
        <w:t xml:space="preserve"> = "</w:t>
      </w:r>
      <w:proofErr w:type="spellStart"/>
      <w:r w:rsidRPr="00B961B3">
        <w:t>minmaxmean</w:t>
      </w:r>
      <w:proofErr w:type="spellEnd"/>
      <w:r w:rsidRPr="00B961B3">
        <w:t>"), with thresholds set as feature means constrained between the 25th and 75th percentiles of overall abundance.</w:t>
      </w:r>
    </w:p>
    <w:p w14:paraId="075006F9" w14:textId="77777777" w:rsidR="00E44976" w:rsidRPr="00140084" w:rsidRDefault="00E44976" w:rsidP="00E44976">
      <w:pPr>
        <w:spacing w:after="240" w:line="480" w:lineRule="auto"/>
      </w:pPr>
      <w:r w:rsidRPr="00B961B3">
        <w:t xml:space="preserve">All Zhou2020 samples were analyzed together, whereas Hu2025 datasets were submitted individually. </w:t>
      </w:r>
      <w:proofErr w:type="spellStart"/>
      <w:r w:rsidRPr="00B961B3">
        <w:t>CellFie</w:t>
      </w:r>
      <w:proofErr w:type="spellEnd"/>
      <w:r w:rsidRPr="00B961B3">
        <w:t xml:space="preserve"> categorized metabolic tasks into seven classes (lipid, energy, nucleotide, amino acid, glycan, carbohydrate, and vitamin &amp; cofactor metabolism). </w:t>
      </w:r>
      <w:r w:rsidRPr="00140084">
        <w:t xml:space="preserve">To align with </w:t>
      </w:r>
      <w:r w:rsidRPr="000755BD">
        <w:t xml:space="preserve">Kyoto Encyclopedia of Genes and </w:t>
      </w:r>
      <w:r w:rsidRPr="00A77AF4">
        <w:t>Genomes (KEGG)</w:t>
      </w:r>
      <w:r w:rsidRPr="00140084">
        <w:t xml:space="preserve"> classifications, several tasks originally assigned to carbohydrate metabolis</w:t>
      </w:r>
      <w:r>
        <w:t xml:space="preserve">m </w:t>
      </w:r>
      <w:r w:rsidRPr="00140084">
        <w:t>were reassigned to glycan metabolism</w:t>
      </w:r>
      <w:r>
        <w:t xml:space="preserve">: </w:t>
      </w:r>
      <w:r w:rsidRPr="00D44BC1">
        <w:t>Synthesis of lactose, UDP-glucose synthesis, UDP-galactose synthesis, UDP-glucuronate synthesis, GDP-</w:t>
      </w:r>
      <w:r w:rsidRPr="00D44BC1">
        <w:lastRenderedPageBreak/>
        <w:t>L-fucose synthesis, GDP-mannose synthesis,</w:t>
      </w:r>
      <w:r w:rsidRPr="008A4308">
        <w:t xml:space="preserve"> </w:t>
      </w:r>
      <w:r w:rsidRPr="00D44BC1">
        <w:t>UDP-N-acetyl D-galactosamine synthesis, CMP-N-acetylneuraminate synthesis, N-Acetylglucosamine synthesis,</w:t>
      </w:r>
      <w:r w:rsidRPr="008A4308">
        <w:t xml:space="preserve"> </w:t>
      </w:r>
      <w:r w:rsidRPr="00D44BC1">
        <w:t xml:space="preserve">Glucuronate synthesis (via inositol), Glucuronate synthesis (via </w:t>
      </w:r>
      <w:r>
        <w:t>UDP</w:t>
      </w:r>
      <w:r w:rsidRPr="00D44BC1">
        <w:t>-glucose)</w:t>
      </w:r>
      <w:r w:rsidRPr="00140084">
        <w:t>.</w:t>
      </w:r>
    </w:p>
    <w:p w14:paraId="2428396D" w14:textId="6BBF24F4" w:rsidR="00E44976" w:rsidRPr="0002507A" w:rsidRDefault="00E44976" w:rsidP="00E44976">
      <w:pPr>
        <w:spacing w:after="240" w:line="480" w:lineRule="auto"/>
        <w:rPr>
          <w:b/>
          <w:bCs/>
        </w:rPr>
      </w:pPr>
      <w:r w:rsidRPr="0002507A">
        <w:rPr>
          <w:b/>
          <w:bCs/>
        </w:rPr>
        <w:t xml:space="preserve">Metabolic </w:t>
      </w:r>
      <w:r w:rsidR="0033529A">
        <w:rPr>
          <w:b/>
          <w:bCs/>
        </w:rPr>
        <w:t>e</w:t>
      </w:r>
      <w:r w:rsidRPr="0002507A">
        <w:rPr>
          <w:b/>
          <w:bCs/>
        </w:rPr>
        <w:t xml:space="preserve">nrichment </w:t>
      </w:r>
      <w:r w:rsidR="0033529A">
        <w:rPr>
          <w:b/>
          <w:bCs/>
        </w:rPr>
        <w:t>s</w:t>
      </w:r>
      <w:r w:rsidRPr="0002507A">
        <w:rPr>
          <w:b/>
          <w:bCs/>
        </w:rPr>
        <w:t xml:space="preserve">coring </w:t>
      </w:r>
      <w:r w:rsidR="007124B9">
        <w:rPr>
          <w:b/>
          <w:bCs/>
        </w:rPr>
        <w:t>u</w:t>
      </w:r>
      <w:r w:rsidRPr="0002507A">
        <w:rPr>
          <w:b/>
          <w:bCs/>
        </w:rPr>
        <w:t>sing KEGG-based GSVA</w:t>
      </w:r>
    </w:p>
    <w:p w14:paraId="362FE290" w14:textId="1919A771" w:rsidR="00E44976" w:rsidRDefault="00E44976" w:rsidP="00E44976">
      <w:pPr>
        <w:spacing w:after="240" w:line="480" w:lineRule="auto"/>
        <w:rPr>
          <w:ins w:id="183" w:author="Yuan Li" w:date="2026-05-27T22:17:00Z" w16du:dateUtc="2026-05-27T20:17:00Z"/>
        </w:rPr>
      </w:pPr>
      <w:r w:rsidRPr="00836174">
        <w:t>To infer metabolic activity from</w:t>
      </w:r>
      <w:r>
        <w:t xml:space="preserve"> the two</w:t>
      </w:r>
      <w:r w:rsidRPr="007104CA">
        <w:t xml:space="preserve"> </w:t>
      </w:r>
      <w:proofErr w:type="gramStart"/>
      <w:r w:rsidRPr="007104CA">
        <w:t>aforementioned proteomics</w:t>
      </w:r>
      <w:proofErr w:type="gramEnd"/>
      <w:r>
        <w:t>, as well as the</w:t>
      </w:r>
      <w:r w:rsidRPr="00836174">
        <w:t xml:space="preserve"> TCGA transcriptomic and </w:t>
      </w:r>
      <w:proofErr w:type="spellStart"/>
      <w:r w:rsidRPr="00836174">
        <w:t>SMTdb</w:t>
      </w:r>
      <w:proofErr w:type="spellEnd"/>
      <w:r w:rsidRPr="00836174">
        <w:t xml:space="preserve"> </w:t>
      </w:r>
      <w:proofErr w:type="spellStart"/>
      <w:r w:rsidRPr="00836174">
        <w:t>pseudobulk</w:t>
      </w:r>
      <w:proofErr w:type="spellEnd"/>
      <w:r w:rsidRPr="00836174">
        <w:t xml:space="preserve"> RNA-seq data, metabolic </w:t>
      </w:r>
      <w:r>
        <w:t>gene sets/</w:t>
      </w:r>
      <w:r w:rsidRPr="00836174">
        <w:t>pathways and their classes were extracted from KEGG using KEGGREST v1.46.0</w:t>
      </w:r>
      <w:r w:rsidR="00225558" w:rsidRPr="004A69B3">
        <w:rPr>
          <w:vertAlign w:val="superscript"/>
        </w:rPr>
        <w:t>47</w:t>
      </w:r>
      <w:r w:rsidRPr="00836174">
        <w:t xml:space="preserve">. Gene Set Variation Analysis (GSVA) was performed on </w:t>
      </w:r>
      <w:r>
        <w:t xml:space="preserve">the </w:t>
      </w:r>
      <w:r w:rsidRPr="00836174">
        <w:t>metabolic gene sets (size 5–500) to calculate pathway-level enrichment scores reflecting relative metabolic activity per sample</w:t>
      </w:r>
      <w:r w:rsidR="001E798C">
        <w:t xml:space="preserve"> (Fig. 1)</w:t>
      </w:r>
      <w:r w:rsidRPr="00836174">
        <w:t>. GSVA, a non-parametric unsupervised method, estimates variation in pathway activity across samples by integrating gene expression into pathway-centric scores, enabling sample-wise comparisons. Analysis was conducted using GSVA v2.0.7</w:t>
      </w:r>
      <w:r w:rsidR="00225558" w:rsidRPr="004A69B3">
        <w:rPr>
          <w:vertAlign w:val="superscript"/>
        </w:rPr>
        <w:t>20</w:t>
      </w:r>
      <w:r w:rsidRPr="00836174">
        <w:t>.</w:t>
      </w:r>
    </w:p>
    <w:p w14:paraId="777428AC" w14:textId="2494BE2F" w:rsidR="002D3951" w:rsidRPr="002D3951" w:rsidRDefault="002D3951" w:rsidP="002D3951">
      <w:pPr>
        <w:spacing w:after="240" w:line="480" w:lineRule="auto"/>
        <w:rPr>
          <w:ins w:id="184" w:author="Yuan Li" w:date="2026-05-27T22:21:00Z" w16du:dateUtc="2026-05-27T20:21:00Z"/>
          <w:b/>
          <w:bCs/>
          <w:rPrChange w:id="185" w:author="Yuan Li" w:date="2026-05-27T22:21:00Z" w16du:dateUtc="2026-05-27T20:21:00Z">
            <w:rPr>
              <w:ins w:id="186" w:author="Yuan Li" w:date="2026-05-27T22:21:00Z" w16du:dateUtc="2026-05-27T20:21:00Z"/>
            </w:rPr>
          </w:rPrChange>
        </w:rPr>
      </w:pPr>
      <w:ins w:id="187" w:author="Yuan Li" w:date="2026-05-27T22:17:00Z" w16du:dateUtc="2026-05-27T20:17:00Z">
        <w:r w:rsidRPr="002D3951">
          <w:rPr>
            <w:b/>
            <w:bCs/>
            <w:rPrChange w:id="188" w:author="Yuan Li" w:date="2026-05-27T22:21:00Z" w16du:dateUtc="2026-05-27T20:21:00Z">
              <w:rPr/>
            </w:rPrChange>
          </w:rPr>
          <w:t>Cross-</w:t>
        </w:r>
      </w:ins>
      <w:ins w:id="189" w:author="Yuan Li" w:date="2026-05-28T16:43:00Z" w16du:dateUtc="2026-05-28T14:43:00Z">
        <w:r w:rsidR="00CA15D3">
          <w:rPr>
            <w:b/>
            <w:bCs/>
          </w:rPr>
          <w:t>w</w:t>
        </w:r>
      </w:ins>
      <w:ins w:id="190" w:author="Yuan Li" w:date="2026-05-27T22:17:00Z" w16du:dateUtc="2026-05-27T20:17:00Z">
        <w:r w:rsidRPr="002D3951">
          <w:rPr>
            <w:b/>
            <w:bCs/>
            <w:rPrChange w:id="191" w:author="Yuan Li" w:date="2026-05-27T22:21:00Z" w16du:dateUtc="2026-05-27T20:21:00Z">
              <w:rPr/>
            </w:rPrChange>
          </w:rPr>
          <w:t xml:space="preserve">orkflow </w:t>
        </w:r>
      </w:ins>
      <w:ins w:id="192" w:author="Yuan Li" w:date="2026-05-28T16:43:00Z" w16du:dateUtc="2026-05-28T14:43:00Z">
        <w:r w:rsidR="00CA15D3">
          <w:rPr>
            <w:b/>
            <w:bCs/>
          </w:rPr>
          <w:t>m</w:t>
        </w:r>
      </w:ins>
      <w:ins w:id="193" w:author="Yuan Li" w:date="2026-05-27T22:17:00Z" w16du:dateUtc="2026-05-27T20:17:00Z">
        <w:r w:rsidRPr="002D3951">
          <w:rPr>
            <w:b/>
            <w:bCs/>
            <w:rPrChange w:id="194" w:author="Yuan Li" w:date="2026-05-27T22:21:00Z" w16du:dateUtc="2026-05-27T20:21:00Z">
              <w:rPr/>
            </w:rPrChange>
          </w:rPr>
          <w:t xml:space="preserve">etabolic </w:t>
        </w:r>
      </w:ins>
      <w:ins w:id="195" w:author="Yuan Li" w:date="2026-05-28T16:43:00Z" w16du:dateUtc="2026-05-28T14:43:00Z">
        <w:r w:rsidR="00CA15D3">
          <w:rPr>
            <w:b/>
            <w:bCs/>
          </w:rPr>
          <w:t>p</w:t>
        </w:r>
      </w:ins>
      <w:ins w:id="196" w:author="Yuan Li" w:date="2026-05-27T22:17:00Z" w16du:dateUtc="2026-05-27T20:17:00Z">
        <w:r w:rsidRPr="002D3951">
          <w:rPr>
            <w:b/>
            <w:bCs/>
            <w:rPrChange w:id="197" w:author="Yuan Li" w:date="2026-05-27T22:21:00Z" w16du:dateUtc="2026-05-27T20:21:00Z">
              <w:rPr/>
            </w:rPrChange>
          </w:rPr>
          <w:t xml:space="preserve">rofile </w:t>
        </w:r>
      </w:ins>
      <w:ins w:id="198" w:author="Yuan Li" w:date="2026-05-28T16:43:00Z" w16du:dateUtc="2026-05-28T14:43:00Z">
        <w:r w:rsidR="00CA15D3">
          <w:rPr>
            <w:b/>
            <w:bCs/>
          </w:rPr>
          <w:t>c</w:t>
        </w:r>
      </w:ins>
      <w:ins w:id="199" w:author="Yuan Li" w:date="2026-05-27T22:17:00Z" w16du:dateUtc="2026-05-27T20:17:00Z">
        <w:r w:rsidRPr="002D3951">
          <w:rPr>
            <w:b/>
            <w:bCs/>
            <w:rPrChange w:id="200" w:author="Yuan Li" w:date="2026-05-27T22:21:00Z" w16du:dateUtc="2026-05-27T20:21:00Z">
              <w:rPr/>
            </w:rPrChange>
          </w:rPr>
          <w:t xml:space="preserve">orrelation </w:t>
        </w:r>
      </w:ins>
      <w:ins w:id="201" w:author="Yuan Li" w:date="2026-05-28T16:43:00Z" w16du:dateUtc="2026-05-28T14:43:00Z">
        <w:r w:rsidR="00CA15D3">
          <w:rPr>
            <w:b/>
            <w:bCs/>
          </w:rPr>
          <w:t>a</w:t>
        </w:r>
      </w:ins>
      <w:ins w:id="202" w:author="Yuan Li" w:date="2026-05-27T22:17:00Z" w16du:dateUtc="2026-05-27T20:17:00Z">
        <w:r w:rsidRPr="002D3951">
          <w:rPr>
            <w:b/>
            <w:bCs/>
            <w:rPrChange w:id="203" w:author="Yuan Li" w:date="2026-05-27T22:21:00Z" w16du:dateUtc="2026-05-27T20:21:00Z">
              <w:rPr/>
            </w:rPrChange>
          </w:rPr>
          <w:t>nalysis</w:t>
        </w:r>
      </w:ins>
    </w:p>
    <w:p w14:paraId="17936EC7" w14:textId="7508155D" w:rsidR="002D3951" w:rsidDel="00270D66" w:rsidRDefault="00DF191C" w:rsidP="002D3951">
      <w:pPr>
        <w:spacing w:after="240" w:line="480" w:lineRule="auto"/>
        <w:rPr>
          <w:del w:id="204" w:author="Yuan Li" w:date="2026-05-27T22:46:00Z" w16du:dateUtc="2026-05-27T20:46:00Z"/>
        </w:rPr>
      </w:pPr>
      <w:ins w:id="205" w:author="Yuan Li" w:date="2026-05-27T22:46:00Z">
        <w:r w:rsidRPr="00DF191C">
          <w:t>To evaluate the consistency of metabolic state estimations across distinct computational workflows</w:t>
        </w:r>
      </w:ins>
      <w:ins w:id="206" w:author="Yuan Li" w:date="2026-05-27T22:47:00Z" w16du:dateUtc="2026-05-27T20:47:00Z">
        <w:r w:rsidR="00305250">
          <w:t xml:space="preserve"> – </w:t>
        </w:r>
      </w:ins>
      <w:ins w:id="207" w:author="Yuan Li" w:date="2026-05-27T22:46:00Z">
        <w:r w:rsidRPr="00DF191C">
          <w:t xml:space="preserve">specifically, </w:t>
        </w:r>
        <w:r w:rsidRPr="00746019">
          <w:t>biochemical flux-balance-based modeling (</w:t>
        </w:r>
        <w:proofErr w:type="spellStart"/>
        <w:r w:rsidRPr="00746019">
          <w:rPr>
            <w:rPrChange w:id="208" w:author="Yuan Li" w:date="2026-05-27T22:52:00Z" w16du:dateUtc="2026-05-27T20:52:00Z">
              <w:rPr>
                <w:b/>
                <w:bCs/>
              </w:rPr>
            </w:rPrChange>
          </w:rPr>
          <w:t>CellFie</w:t>
        </w:r>
        <w:proofErr w:type="spellEnd"/>
        <w:r w:rsidRPr="00746019">
          <w:t>) and statistical gene set variation analysis (</w:t>
        </w:r>
        <w:r w:rsidRPr="00746019">
          <w:rPr>
            <w:rPrChange w:id="209" w:author="Yuan Li" w:date="2026-05-27T22:52:00Z" w16du:dateUtc="2026-05-27T20:52:00Z">
              <w:rPr>
                <w:b/>
                <w:bCs/>
              </w:rPr>
            </w:rPrChange>
          </w:rPr>
          <w:t>GSVA</w:t>
        </w:r>
        <w:r w:rsidRPr="00746019">
          <w:t>)</w:t>
        </w:r>
      </w:ins>
      <w:ins w:id="210" w:author="Yuan Li" w:date="2026-05-27T22:47:00Z" w16du:dateUtc="2026-05-27T20:47:00Z">
        <w:r w:rsidR="00305250" w:rsidRPr="00746019">
          <w:t xml:space="preserve"> – </w:t>
        </w:r>
      </w:ins>
      <w:ins w:id="211" w:author="Yuan Li" w:date="2026-05-27T22:46:00Z">
        <w:r w:rsidRPr="00746019">
          <w:t xml:space="preserve">pairwise Spearman rank correlation coefficients </w:t>
        </w:r>
      </w:ins>
      <w:ins w:id="212" w:author="Yuan Li" w:date="2026-05-27T22:47:00Z" w16du:dateUtc="2026-05-27T20:47:00Z">
        <w:r w:rsidR="00305250" w:rsidRPr="00746019">
          <w:sym w:font="Symbol" w:char="F072"/>
        </w:r>
        <w:r w:rsidR="00305250" w:rsidRPr="00746019">
          <w:t xml:space="preserve"> </w:t>
        </w:r>
      </w:ins>
      <w:ins w:id="213" w:author="Yuan Li" w:date="2026-05-27T22:46:00Z">
        <w:r w:rsidRPr="00746019">
          <w:t>were calculated using normal tissue samples from two independent</w:t>
        </w:r>
      </w:ins>
      <w:ins w:id="214" w:author="Yuan Li" w:date="2026-05-27T22:47:00Z" w16du:dateUtc="2026-05-27T20:47:00Z">
        <w:r w:rsidR="00305250" w:rsidRPr="00746019">
          <w:t xml:space="preserve"> </w:t>
        </w:r>
      </w:ins>
      <w:ins w:id="215" w:author="Yuan Li" w:date="2026-05-27T22:46:00Z">
        <w:r w:rsidRPr="00746019">
          <w:t>datasets, </w:t>
        </w:r>
        <w:r w:rsidRPr="00746019">
          <w:rPr>
            <w:rPrChange w:id="216" w:author="Yuan Li" w:date="2026-05-27T22:52:00Z" w16du:dateUtc="2026-05-27T20:52:00Z">
              <w:rPr>
                <w:b/>
                <w:bCs/>
              </w:rPr>
            </w:rPrChange>
          </w:rPr>
          <w:t>Zhou2020</w:t>
        </w:r>
        <w:r w:rsidRPr="00746019">
          <w:t> and </w:t>
        </w:r>
        <w:r w:rsidRPr="00746019">
          <w:rPr>
            <w:rPrChange w:id="217" w:author="Yuan Li" w:date="2026-05-27T22:52:00Z" w16du:dateUtc="2026-05-27T20:52:00Z">
              <w:rPr>
                <w:b/>
                <w:bCs/>
              </w:rPr>
            </w:rPrChange>
          </w:rPr>
          <w:t>Hu2025</w:t>
        </w:r>
        <w:r w:rsidRPr="00746019">
          <w:t>, independently</w:t>
        </w:r>
        <w:r w:rsidRPr="00DF191C">
          <w:t xml:space="preserve"> for each tissue type using overlapping sample profiles. To isolate robust metabolic relationships transcending individual tissue variations, the element-wise median </w:t>
        </w:r>
      </w:ins>
      <w:ins w:id="218" w:author="Yuan Li" w:date="2026-05-27T22:47:00Z" w16du:dateUtc="2026-05-27T20:47:00Z">
        <w:r w:rsidR="00305250">
          <w:sym w:font="Symbol" w:char="F072"/>
        </w:r>
      </w:ins>
      <w:ins w:id="219" w:author="Yuan Li" w:date="2026-05-27T22:46:00Z">
        <w:r w:rsidRPr="00DF191C">
          <w:t xml:space="preserve"> was calculated across all tissue types for each dataset collection, retaining only pairs with a high-stringency median correlation of </w:t>
        </w:r>
      </w:ins>
      <w:ins w:id="220" w:author="Yuan Li" w:date="2026-05-27T22:48:00Z" w16du:dateUtc="2026-05-27T20:48:00Z">
        <w:r w:rsidR="002B6045">
          <w:sym w:font="Symbol" w:char="F072"/>
        </w:r>
      </w:ins>
      <w:ins w:id="221" w:author="Yuan Li" w:date="2026-05-27T22:46:00Z">
        <w:r w:rsidRPr="00DF191C">
          <w:t xml:space="preserve"> &gt; 0.5. The filtered correlation structures from both </w:t>
        </w:r>
      </w:ins>
      <w:ins w:id="222" w:author="Yuan Li" w:date="2026-05-31T07:07:00Z" w16du:dateUtc="2026-05-31T05:07:00Z">
        <w:r w:rsidR="00C560C4">
          <w:t>dataset</w:t>
        </w:r>
      </w:ins>
      <w:ins w:id="223" w:author="Yuan Li" w:date="2026-05-27T22:46:00Z">
        <w:r w:rsidRPr="00DF191C">
          <w:t xml:space="preserve">s were subsequently merged and consolidated into a unique union network of top-correlated hits by independently extracting the single </w:t>
        </w:r>
        <w:r w:rsidRPr="00DF191C">
          <w:lastRenderedPageBreak/>
          <w:t xml:space="preserve">strongest correlated KEGG pathway for each unique </w:t>
        </w:r>
        <w:proofErr w:type="spellStart"/>
        <w:r w:rsidRPr="00DF191C">
          <w:t>CellFie</w:t>
        </w:r>
        <w:proofErr w:type="spellEnd"/>
        <w:r w:rsidRPr="00DF191C">
          <w:t xml:space="preserve"> task and the single strongest correlated </w:t>
        </w:r>
        <w:proofErr w:type="spellStart"/>
        <w:r w:rsidRPr="00DF191C">
          <w:t>CellFie</w:t>
        </w:r>
        <w:proofErr w:type="spellEnd"/>
        <w:r w:rsidRPr="00DF191C">
          <w:t xml:space="preserve"> task for each unique KEGG pathway, removing duplicate overlapping links to minimize visual complexity. Hierarchical parent-level classifications were then appended to frame these links within a four-tier biological network mapping: </w:t>
        </w:r>
        <w:proofErr w:type="spellStart"/>
        <w:r w:rsidRPr="00746019">
          <w:rPr>
            <w:rPrChange w:id="224" w:author="Yuan Li" w:date="2026-05-27T22:52:00Z" w16du:dateUtc="2026-05-27T20:52:00Z">
              <w:rPr>
                <w:b/>
                <w:bCs/>
              </w:rPr>
            </w:rPrChange>
          </w:rPr>
          <w:t>CellFie</w:t>
        </w:r>
        <w:proofErr w:type="spellEnd"/>
        <w:r w:rsidRPr="00746019">
          <w:rPr>
            <w:rPrChange w:id="225" w:author="Yuan Li" w:date="2026-05-27T22:52:00Z" w16du:dateUtc="2026-05-27T20:52:00Z">
              <w:rPr>
                <w:b/>
                <w:bCs/>
              </w:rPr>
            </w:rPrChange>
          </w:rPr>
          <w:t xml:space="preserve"> Systems</w:t>
        </w:r>
        <w:r w:rsidRPr="00746019">
          <w:t> (Tier 1)</w:t>
        </w:r>
      </w:ins>
      <w:ins w:id="226" w:author="Yuan Li" w:date="2026-05-27T22:49:00Z" w16du:dateUtc="2026-05-27T20:49:00Z">
        <w:r w:rsidR="0074406A" w:rsidRPr="00746019">
          <w:t xml:space="preserve"> </w:t>
        </w:r>
        <w:r w:rsidR="0074406A" w:rsidRPr="00746019">
          <w:sym w:font="Symbol" w:char="F0AE"/>
        </w:r>
      </w:ins>
      <w:ins w:id="227" w:author="Yuan Li" w:date="2026-05-27T22:46:00Z">
        <w:r w:rsidRPr="00746019">
          <w:t> </w:t>
        </w:r>
        <w:proofErr w:type="spellStart"/>
        <w:r w:rsidRPr="00746019">
          <w:rPr>
            <w:rPrChange w:id="228" w:author="Yuan Li" w:date="2026-05-27T22:52:00Z" w16du:dateUtc="2026-05-27T20:52:00Z">
              <w:rPr>
                <w:b/>
                <w:bCs/>
              </w:rPr>
            </w:rPrChange>
          </w:rPr>
          <w:t>CellFie</w:t>
        </w:r>
        <w:proofErr w:type="spellEnd"/>
        <w:r w:rsidRPr="00746019">
          <w:rPr>
            <w:rPrChange w:id="229" w:author="Yuan Li" w:date="2026-05-27T22:52:00Z" w16du:dateUtc="2026-05-27T20:52:00Z">
              <w:rPr>
                <w:b/>
                <w:bCs/>
              </w:rPr>
            </w:rPrChange>
          </w:rPr>
          <w:t xml:space="preserve"> Tasks</w:t>
        </w:r>
        <w:r w:rsidRPr="00746019">
          <w:t> (Tier 2)</w:t>
        </w:r>
      </w:ins>
      <w:ins w:id="230" w:author="Yuan Li" w:date="2026-05-27T22:49:00Z" w16du:dateUtc="2026-05-27T20:49:00Z">
        <w:r w:rsidR="0074406A" w:rsidRPr="00746019">
          <w:t xml:space="preserve"> </w:t>
        </w:r>
        <w:r w:rsidR="0074406A" w:rsidRPr="00746019">
          <w:sym w:font="Symbol" w:char="F0AE"/>
        </w:r>
      </w:ins>
      <w:ins w:id="231" w:author="Yuan Li" w:date="2026-05-27T22:46:00Z">
        <w:r w:rsidRPr="00746019">
          <w:t> </w:t>
        </w:r>
        <w:r w:rsidRPr="00746019">
          <w:rPr>
            <w:rPrChange w:id="232" w:author="Yuan Li" w:date="2026-05-27T22:52:00Z" w16du:dateUtc="2026-05-27T20:52:00Z">
              <w:rPr>
                <w:b/>
                <w:bCs/>
              </w:rPr>
            </w:rPrChange>
          </w:rPr>
          <w:t>KEGG Pathways</w:t>
        </w:r>
        <w:r w:rsidRPr="00746019">
          <w:t> (Tier 3)</w:t>
        </w:r>
      </w:ins>
      <w:ins w:id="233" w:author="Yuan Li" w:date="2026-05-27T22:49:00Z" w16du:dateUtc="2026-05-27T20:49:00Z">
        <w:r w:rsidR="0074406A" w:rsidRPr="00746019">
          <w:t xml:space="preserve"> </w:t>
        </w:r>
        <w:r w:rsidR="0074406A" w:rsidRPr="00746019">
          <w:sym w:font="Symbol" w:char="F0AE"/>
        </w:r>
      </w:ins>
      <w:ins w:id="234" w:author="Yuan Li" w:date="2026-05-27T22:46:00Z">
        <w:r w:rsidRPr="00746019">
          <w:t> </w:t>
        </w:r>
        <w:r w:rsidRPr="00746019">
          <w:rPr>
            <w:rPrChange w:id="235" w:author="Yuan Li" w:date="2026-05-27T22:52:00Z" w16du:dateUtc="2026-05-27T20:52:00Z">
              <w:rPr>
                <w:b/>
                <w:bCs/>
              </w:rPr>
            </w:rPrChange>
          </w:rPr>
          <w:t>KEGG Classes</w:t>
        </w:r>
        <w:r w:rsidRPr="00746019">
          <w:t> </w:t>
        </w:r>
        <w:r w:rsidRPr="00DF191C">
          <w:t>(Tier 4). Finally, this integrated layout was visualized via an interactive multi</w:t>
        </w:r>
      </w:ins>
      <w:ins w:id="236" w:author="Yuan Li" w:date="2026-05-31T07:22:00Z" w16du:dateUtc="2026-05-31T05:22:00Z">
        <w:r w:rsidR="00323077">
          <w:t>-</w:t>
        </w:r>
      </w:ins>
      <w:ins w:id="237" w:author="Yuan Li" w:date="2026-05-27T22:46:00Z">
        <w:r w:rsidRPr="00DF191C">
          <w:t>layer Sankey diagram using </w:t>
        </w:r>
        <w:proofErr w:type="spellStart"/>
        <w:r w:rsidRPr="00DF191C">
          <w:t>plotly</w:t>
        </w:r>
        <w:proofErr w:type="spellEnd"/>
        <w:r w:rsidRPr="00DF191C">
          <w:t> (version 4.12.0).</w:t>
        </w:r>
      </w:ins>
    </w:p>
    <w:p w14:paraId="44D9DB3C" w14:textId="77777777" w:rsidR="00270D66" w:rsidRDefault="00270D66" w:rsidP="00E44976">
      <w:pPr>
        <w:spacing w:after="240" w:line="480" w:lineRule="auto"/>
        <w:rPr>
          <w:ins w:id="238" w:author="Yuan Li" w:date="2026-05-30T16:24:00Z" w16du:dateUtc="2026-05-30T14:24:00Z"/>
        </w:rPr>
      </w:pPr>
    </w:p>
    <w:p w14:paraId="2A938191" w14:textId="4A965915" w:rsidR="00932A19" w:rsidRPr="00932A19" w:rsidRDefault="008D779E" w:rsidP="00932A19">
      <w:pPr>
        <w:spacing w:after="240" w:line="480" w:lineRule="auto"/>
        <w:rPr>
          <w:ins w:id="239" w:author="Yuan Li" w:date="2026-05-31T07:17:00Z"/>
          <w:b/>
          <w:bCs/>
        </w:rPr>
      </w:pPr>
      <w:proofErr w:type="spellStart"/>
      <w:ins w:id="240" w:author="Yuan Li" w:date="2026-05-31T07:21:00Z">
        <w:r w:rsidRPr="008D779E">
          <w:rPr>
            <w:b/>
            <w:bCs/>
          </w:rPr>
          <w:t>Immunometabolic</w:t>
        </w:r>
        <w:proofErr w:type="spellEnd"/>
        <w:r w:rsidRPr="008D779E">
          <w:rPr>
            <w:b/>
            <w:bCs/>
          </w:rPr>
          <w:t xml:space="preserve"> Characterization and Coupling Analysis</w:t>
        </w:r>
      </w:ins>
    </w:p>
    <w:p w14:paraId="77DE6FCA" w14:textId="512244BF" w:rsidR="00932A19" w:rsidRPr="00932A19" w:rsidRDefault="00932A19" w:rsidP="00932A19">
      <w:pPr>
        <w:spacing w:after="240" w:line="480" w:lineRule="auto"/>
        <w:rPr>
          <w:ins w:id="241" w:author="Yuan Li" w:date="2026-05-31T07:17:00Z"/>
          <w:rPrChange w:id="242" w:author="Yuan Li" w:date="2026-05-31T07:17:00Z" w16du:dateUtc="2026-05-31T05:17:00Z">
            <w:rPr>
              <w:ins w:id="243" w:author="Yuan Li" w:date="2026-05-31T07:17:00Z"/>
              <w:b/>
              <w:bCs/>
            </w:rPr>
          </w:rPrChange>
        </w:rPr>
      </w:pPr>
      <w:ins w:id="244" w:author="Yuan Li" w:date="2026-05-31T07:17:00Z">
        <w:r w:rsidRPr="00932A19">
          <w:rPr>
            <w:rPrChange w:id="245" w:author="Yuan Li" w:date="2026-05-31T07:17:00Z" w16du:dateUtc="2026-05-31T05:17:00Z">
              <w:rPr>
                <w:b/>
                <w:bCs/>
              </w:rPr>
            </w:rPrChange>
          </w:rPr>
          <w:t>To map robust interactions between tumor metabolism and microenvironment shifts, sample-matched cellular immune infiltration scores were downloaded via the ESTIMATE platform</w:t>
        </w:r>
      </w:ins>
      <w:ins w:id="246" w:author="Yuan Li" w:date="2026-05-31T07:17:00Z" w16du:dateUtc="2026-05-31T05:17:00Z">
        <w:r w:rsidR="002B434D">
          <w:t xml:space="preserve"> (</w:t>
        </w:r>
        <w:r w:rsidR="002B434D" w:rsidRPr="002B434D">
          <w:rPr>
            <w:highlight w:val="yellow"/>
            <w:rPrChange w:id="247" w:author="Yuan Li" w:date="2026-05-31T07:18:00Z" w16du:dateUtc="2026-05-31T05:18:00Z">
              <w:rPr/>
            </w:rPrChange>
          </w:rPr>
          <w:t>Yoshihara</w:t>
        </w:r>
        <w:r w:rsidR="002B434D" w:rsidRPr="002B434D">
          <w:rPr>
            <w:highlight w:val="yellow"/>
            <w:rPrChange w:id="248" w:author="Yuan Li" w:date="2026-05-31T07:18:00Z" w16du:dateUtc="2026-05-31T05:18:00Z">
              <w:rPr/>
            </w:rPrChange>
          </w:rPr>
          <w:t xml:space="preserve"> et </w:t>
        </w:r>
      </w:ins>
      <w:ins w:id="249" w:author="Yuan Li" w:date="2026-05-31T07:18:00Z" w16du:dateUtc="2026-05-31T05:18:00Z">
        <w:r w:rsidR="002B434D" w:rsidRPr="002B434D">
          <w:rPr>
            <w:highlight w:val="yellow"/>
            <w:rPrChange w:id="250" w:author="Yuan Li" w:date="2026-05-31T07:18:00Z" w16du:dateUtc="2026-05-31T05:18:00Z">
              <w:rPr/>
            </w:rPrChange>
          </w:rPr>
          <w:t>al. 2013</w:t>
        </w:r>
      </w:ins>
      <w:ins w:id="251" w:author="Yuan Li" w:date="2026-05-31T07:17:00Z" w16du:dateUtc="2026-05-31T05:17:00Z">
        <w:r w:rsidR="002B434D">
          <w:t>)</w:t>
        </w:r>
      </w:ins>
      <w:ins w:id="252" w:author="Yuan Li" w:date="2026-05-31T07:17:00Z">
        <w:r w:rsidRPr="00932A19">
          <w:rPr>
            <w:rPrChange w:id="253" w:author="Yuan Li" w:date="2026-05-31T07:17:00Z" w16du:dateUtc="2026-05-31T05:17:00Z">
              <w:rPr>
                <w:b/>
                <w:bCs/>
              </w:rPr>
            </w:rPrChange>
          </w:rPr>
          <w:t>. Non-parametric Spearman’s rank correlation analysis was executed independently within each cancer type to evaluate the baseline association (Immunometabolism) between sample-level KEGG metabolic pathway GSVA scores and continuous ESTIMATE immune scores. To isolate highly robust co-regulation patterns, strict filtering was applied: only KEGG metabolic pathways achieving a strong positive correlation (</w:t>
        </w:r>
      </w:ins>
      <w:ins w:id="254" w:author="Yuan Li" w:date="2026-05-31T07:19:00Z" w16du:dateUtc="2026-05-31T05:19:00Z">
        <w:r w:rsidR="004647E2">
          <w:sym w:font="Symbol" w:char="F072"/>
        </w:r>
      </w:ins>
      <w:ins w:id="255" w:author="Yuan Li" w:date="2026-05-31T07:17:00Z">
        <w:r w:rsidRPr="00932A19">
          <w:rPr>
            <w:rPrChange w:id="256" w:author="Yuan Li" w:date="2026-05-31T07:17:00Z" w16du:dateUtc="2026-05-31T05:17:00Z">
              <w:rPr>
                <w:b/>
                <w:bCs/>
              </w:rPr>
            </w:rPrChange>
          </w:rPr>
          <w:t xml:space="preserve"> &gt; 0.5</w:t>
        </w:r>
      </w:ins>
      <w:ins w:id="257" w:author="Yuan Li" w:date="2026-05-31T07:19:00Z" w16du:dateUtc="2026-05-31T05:19:00Z">
        <w:r w:rsidR="004647E2">
          <w:t>)</w:t>
        </w:r>
      </w:ins>
      <w:ins w:id="258" w:author="Yuan Li" w:date="2026-05-31T07:17:00Z">
        <w:r w:rsidRPr="00932A19">
          <w:rPr>
            <w:rPrChange w:id="259" w:author="Yuan Li" w:date="2026-05-31T07:17:00Z" w16du:dateUtc="2026-05-31T05:17:00Z">
              <w:rPr>
                <w:b/>
                <w:bCs/>
              </w:rPr>
            </w:rPrChange>
          </w:rPr>
          <w:t xml:space="preserve"> in at least one cancer type were retained.</w:t>
        </w:r>
      </w:ins>
    </w:p>
    <w:p w14:paraId="379CE464" w14:textId="57809492" w:rsidR="00932A19" w:rsidRPr="00932A19" w:rsidRDefault="00932A19" w:rsidP="00E44976">
      <w:pPr>
        <w:spacing w:after="240" w:line="480" w:lineRule="auto"/>
        <w:rPr>
          <w:ins w:id="260" w:author="Yuan Li" w:date="2026-05-31T07:17:00Z" w16du:dateUtc="2026-05-31T05:17:00Z"/>
          <w:rPrChange w:id="261" w:author="Yuan Li" w:date="2026-05-31T07:17:00Z" w16du:dateUtc="2026-05-31T05:17:00Z">
            <w:rPr>
              <w:ins w:id="262" w:author="Yuan Li" w:date="2026-05-31T07:17:00Z" w16du:dateUtc="2026-05-31T05:17:00Z"/>
              <w:b/>
              <w:bCs/>
            </w:rPr>
          </w:rPrChange>
        </w:rPr>
      </w:pPr>
      <w:ins w:id="263" w:author="Yuan Li" w:date="2026-05-31T07:17:00Z">
        <w:r w:rsidRPr="00932A19">
          <w:rPr>
            <w:rPrChange w:id="264" w:author="Yuan Li" w:date="2026-05-31T07:17:00Z" w16du:dateUtc="2026-05-31T05:17:00Z">
              <w:rPr>
                <w:b/>
                <w:bCs/>
              </w:rPr>
            </w:rPrChange>
          </w:rPr>
          <w:t>To evaluate whether tumor-specific metabolic pathway dysregulation is systematically linked to host immune tracking across distinct malignancies, a secondary cross-cohort analysis was performed (</w:t>
        </w:r>
        <w:proofErr w:type="spellStart"/>
        <w:r w:rsidRPr="00932A19">
          <w:rPr>
            <w:rPrChange w:id="265" w:author="Yuan Li" w:date="2026-05-31T07:17:00Z" w16du:dateUtc="2026-05-31T05:17:00Z">
              <w:rPr>
                <w:b/>
                <w:bCs/>
              </w:rPr>
            </w:rPrChange>
          </w:rPr>
          <w:t>Immunometabolic</w:t>
        </w:r>
        <w:proofErr w:type="spellEnd"/>
        <w:r w:rsidRPr="00932A19">
          <w:rPr>
            <w:rPrChange w:id="266" w:author="Yuan Li" w:date="2026-05-31T07:17:00Z" w16du:dateUtc="2026-05-31T05:17:00Z">
              <w:rPr>
                <w:b/>
                <w:bCs/>
              </w:rPr>
            </w:rPrChange>
          </w:rPr>
          <w:t>-Coupling, IMC). For each filtered KEGG metabolic pathway, a Spearman rank correlation was calculated across distinct TCGA cohorts to evaluate the direct relationship between the cohort-level differential activity effect size</w:t>
        </w:r>
      </w:ins>
      <w:ins w:id="267" w:author="Yuan Li" w:date="2026-05-31T07:18:00Z" w16du:dateUtc="2026-05-31T05:18:00Z">
        <w:r w:rsidR="002C5263">
          <w:t xml:space="preserve"> – </w:t>
        </w:r>
      </w:ins>
      <w:ins w:id="268" w:author="Yuan Li" w:date="2026-05-31T07:17:00Z">
        <w:r w:rsidRPr="00932A19">
          <w:rPr>
            <w:rPrChange w:id="269" w:author="Yuan Li" w:date="2026-05-31T07:17:00Z" w16du:dateUtc="2026-05-31T05:17:00Z">
              <w:rPr>
                <w:b/>
                <w:bCs/>
              </w:rPr>
            </w:rPrChange>
          </w:rPr>
          <w:t>quantified as </w:t>
        </w:r>
        <w:r w:rsidRPr="00932A19">
          <w:rPr>
            <w:i/>
            <w:iCs/>
            <w:rPrChange w:id="270" w:author="Yuan Li" w:date="2026-05-31T07:17:00Z" w16du:dateUtc="2026-05-31T05:17:00Z">
              <w:rPr>
                <w:b/>
                <w:bCs/>
                <w:i/>
                <w:iCs/>
              </w:rPr>
            </w:rPrChange>
          </w:rPr>
          <w:t>t</w:t>
        </w:r>
        <w:r w:rsidRPr="00932A19">
          <w:rPr>
            <w:rPrChange w:id="271" w:author="Yuan Li" w:date="2026-05-31T07:17:00Z" w16du:dateUtc="2026-05-31T05:17:00Z">
              <w:rPr>
                <w:b/>
                <w:bCs/>
              </w:rPr>
            </w:rPrChange>
          </w:rPr>
          <w:t>-values derived via linear modeling (</w:t>
        </w:r>
        <w:proofErr w:type="spellStart"/>
        <w:r w:rsidRPr="00932A19">
          <w:rPr>
            <w:rPrChange w:id="272" w:author="Yuan Li" w:date="2026-05-31T07:17:00Z" w16du:dateUtc="2026-05-31T05:17:00Z">
              <w:rPr>
                <w:b/>
                <w:bCs/>
              </w:rPr>
            </w:rPrChange>
          </w:rPr>
          <w:t>limma</w:t>
        </w:r>
        <w:proofErr w:type="spellEnd"/>
        <w:r w:rsidRPr="00932A19">
          <w:rPr>
            <w:rPrChange w:id="273" w:author="Yuan Li" w:date="2026-05-31T07:17:00Z" w16du:dateUtc="2026-05-31T05:17:00Z">
              <w:rPr>
                <w:b/>
                <w:bCs/>
              </w:rPr>
            </w:rPrChange>
          </w:rPr>
          <w:t>) comparing tumor to matched normal controls</w:t>
        </w:r>
      </w:ins>
      <w:ins w:id="274" w:author="Yuan Li" w:date="2026-05-31T07:18:00Z" w16du:dateUtc="2026-05-31T05:18:00Z">
        <w:r w:rsidR="002C5263">
          <w:t xml:space="preserve"> –</w:t>
        </w:r>
        <w:r w:rsidR="007F6A98">
          <w:t xml:space="preserve"> </w:t>
        </w:r>
      </w:ins>
      <w:ins w:id="275" w:author="Yuan Li" w:date="2026-05-31T07:17:00Z">
        <w:r w:rsidRPr="00932A19">
          <w:rPr>
            <w:rPrChange w:id="276" w:author="Yuan Li" w:date="2026-05-31T07:17:00Z" w16du:dateUtc="2026-05-31T05:17:00Z">
              <w:rPr>
                <w:b/>
                <w:bCs/>
              </w:rPr>
            </w:rPrChange>
          </w:rPr>
          <w:t>and the corresponding intra-tumor immunometabolism metrics (</w:t>
        </w:r>
      </w:ins>
      <w:ins w:id="277" w:author="Yuan Li" w:date="2026-05-31T07:19:00Z" w16du:dateUtc="2026-05-31T05:19:00Z">
        <w:r w:rsidR="004647E2">
          <w:sym w:font="Symbol" w:char="F072"/>
        </w:r>
      </w:ins>
      <w:ins w:id="278" w:author="Yuan Li" w:date="2026-05-31T07:17:00Z">
        <w:r w:rsidRPr="00932A19">
          <w:rPr>
            <w:rPrChange w:id="279" w:author="Yuan Li" w:date="2026-05-31T07:17:00Z" w16du:dateUtc="2026-05-31T05:17:00Z">
              <w:rPr>
                <w:b/>
                <w:bCs/>
              </w:rPr>
            </w:rPrChange>
          </w:rPr>
          <w:t xml:space="preserve">). The resulting pan-cancer </w:t>
        </w:r>
        <w:proofErr w:type="spellStart"/>
        <w:r w:rsidRPr="00932A19">
          <w:rPr>
            <w:rPrChange w:id="280" w:author="Yuan Li" w:date="2026-05-31T07:17:00Z" w16du:dateUtc="2026-05-31T05:17:00Z">
              <w:rPr>
                <w:b/>
                <w:bCs/>
              </w:rPr>
            </w:rPrChange>
          </w:rPr>
          <w:lastRenderedPageBreak/>
          <w:t>immunometabolic</w:t>
        </w:r>
        <w:proofErr w:type="spellEnd"/>
        <w:r w:rsidRPr="00932A19">
          <w:rPr>
            <w:rPrChange w:id="281" w:author="Yuan Li" w:date="2026-05-31T07:17:00Z" w16du:dateUtc="2026-05-31T05:17:00Z">
              <w:rPr>
                <w:b/>
                <w:bCs/>
              </w:rPr>
            </w:rPrChange>
          </w:rPr>
          <w:t xml:space="preserve"> correlation matrix was visualized as a dot plot using ggplot2 (version 4.0.2).</w:t>
        </w:r>
      </w:ins>
    </w:p>
    <w:p w14:paraId="67A2E21A" w14:textId="2630C25B" w:rsidR="005F29C5" w:rsidRDefault="005F29C5" w:rsidP="00E44976">
      <w:pPr>
        <w:spacing w:after="240" w:line="480" w:lineRule="auto"/>
        <w:rPr>
          <w:ins w:id="282" w:author="Yuan Li" w:date="2026-05-30T16:59:00Z" w16du:dateUtc="2026-05-30T14:59:00Z"/>
        </w:rPr>
      </w:pPr>
      <w:ins w:id="283" w:author="Yuan Li" w:date="2026-05-30T17:20:00Z">
        <w:r w:rsidRPr="005F29C5">
          <w:t xml:space="preserve">Yoshihara, K., </w:t>
        </w:r>
        <w:proofErr w:type="spellStart"/>
        <w:r w:rsidRPr="005F29C5">
          <w:t>Shahmoradgoli</w:t>
        </w:r>
        <w:proofErr w:type="spellEnd"/>
        <w:r w:rsidRPr="005F29C5">
          <w:t xml:space="preserve">, M., Martínez, E., Vegesna, R., Kim, H., Torres-Garcia, W., Treviño, V., Shen, H., Laird, P.W., Levine, D.A. and Carter, S.L., 2013. Inferring </w:t>
        </w:r>
        <w:proofErr w:type="spellStart"/>
        <w:r w:rsidRPr="005F29C5">
          <w:t>tumour</w:t>
        </w:r>
        <w:proofErr w:type="spellEnd"/>
        <w:r w:rsidRPr="005F29C5">
          <w:t xml:space="preserve"> purity and stromal and immune cell admixture from expression data. </w:t>
        </w:r>
        <w:r w:rsidRPr="005F29C5">
          <w:rPr>
            <w:i/>
            <w:iCs/>
          </w:rPr>
          <w:t>Nature communications</w:t>
        </w:r>
        <w:r w:rsidRPr="005F29C5">
          <w:t>, </w:t>
        </w:r>
        <w:r w:rsidRPr="005F29C5">
          <w:rPr>
            <w:i/>
            <w:iCs/>
          </w:rPr>
          <w:t>4</w:t>
        </w:r>
        <w:r w:rsidRPr="005F29C5">
          <w:t>(1), p.2612.</w:t>
        </w:r>
      </w:ins>
    </w:p>
    <w:p w14:paraId="66139197" w14:textId="1432CBD6" w:rsidR="00E44976" w:rsidRPr="002B7077" w:rsidRDefault="00E44976" w:rsidP="00E44976">
      <w:pPr>
        <w:spacing w:after="240" w:line="480" w:lineRule="auto"/>
        <w:rPr>
          <w:b/>
          <w:bCs/>
        </w:rPr>
      </w:pPr>
      <w:r w:rsidRPr="002B7077">
        <w:rPr>
          <w:b/>
          <w:bCs/>
        </w:rPr>
        <w:t xml:space="preserve">Differential </w:t>
      </w:r>
      <w:r w:rsidR="00C879EE">
        <w:rPr>
          <w:b/>
          <w:bCs/>
        </w:rPr>
        <w:t>a</w:t>
      </w:r>
      <w:r w:rsidRPr="002B7077">
        <w:rPr>
          <w:b/>
          <w:bCs/>
        </w:rPr>
        <w:t xml:space="preserve">nalysis of </w:t>
      </w:r>
      <w:r w:rsidR="00C879EE">
        <w:rPr>
          <w:b/>
          <w:bCs/>
        </w:rPr>
        <w:t>m</w:t>
      </w:r>
      <w:r w:rsidRPr="002B7077">
        <w:rPr>
          <w:b/>
          <w:bCs/>
        </w:rPr>
        <w:t xml:space="preserve">etabolic </w:t>
      </w:r>
      <w:r w:rsidR="00C879EE">
        <w:rPr>
          <w:b/>
          <w:bCs/>
        </w:rPr>
        <w:t>a</w:t>
      </w:r>
      <w:r w:rsidRPr="002B7077">
        <w:rPr>
          <w:b/>
          <w:bCs/>
        </w:rPr>
        <w:t xml:space="preserve">ctivities between </w:t>
      </w:r>
      <w:r w:rsidR="00C879EE">
        <w:rPr>
          <w:b/>
          <w:bCs/>
        </w:rPr>
        <w:t>c</w:t>
      </w:r>
      <w:r w:rsidRPr="002B7077">
        <w:rPr>
          <w:b/>
          <w:bCs/>
        </w:rPr>
        <w:t xml:space="preserve">ancer and </w:t>
      </w:r>
      <w:r w:rsidR="00C879EE">
        <w:rPr>
          <w:b/>
          <w:bCs/>
        </w:rPr>
        <w:t>n</w:t>
      </w:r>
      <w:r w:rsidRPr="002B7077">
        <w:rPr>
          <w:b/>
          <w:bCs/>
        </w:rPr>
        <w:t xml:space="preserve">ormal </w:t>
      </w:r>
      <w:r w:rsidR="00C879EE">
        <w:rPr>
          <w:b/>
          <w:bCs/>
        </w:rPr>
        <w:t>s</w:t>
      </w:r>
      <w:r w:rsidRPr="002B7077">
        <w:rPr>
          <w:b/>
          <w:bCs/>
        </w:rPr>
        <w:t>amples</w:t>
      </w:r>
    </w:p>
    <w:p w14:paraId="17C5418C" w14:textId="5BE8B3F5" w:rsidR="00E44976" w:rsidRPr="002B7077" w:rsidRDefault="00E44976" w:rsidP="00E44976">
      <w:pPr>
        <w:spacing w:after="240" w:line="480" w:lineRule="auto"/>
      </w:pPr>
      <w:r w:rsidRPr="002B7077">
        <w:t>To understand how cancer cells reprogram their metabolic processes to support rapid growth, survival, invasion, and therapy resistance, we performed univariate differential analysis using linear models implemented in </w:t>
      </w:r>
      <w:proofErr w:type="spellStart"/>
      <w:r w:rsidRPr="002B7077">
        <w:t>limma</w:t>
      </w:r>
      <w:proofErr w:type="spellEnd"/>
      <w:r w:rsidRPr="002B7077">
        <w:t> v3.62.2</w:t>
      </w:r>
      <w:r w:rsidR="009A6232">
        <w:t xml:space="preserve"> (Fig. 1)</w:t>
      </w:r>
      <w:r w:rsidRPr="002B7077">
        <w:t>. Each metabolic task</w:t>
      </w:r>
      <w:r>
        <w:t>/pathway</w:t>
      </w:r>
      <w:r w:rsidRPr="002B7077">
        <w:t xml:space="preserve"> was tested individually for differences between tumor and matched normal samples.</w:t>
      </w:r>
      <w:r>
        <w:t xml:space="preserve"> </w:t>
      </w:r>
      <w:r w:rsidRPr="002B7077">
        <w:t>In this analysis,</w:t>
      </w:r>
      <w:r>
        <w:t xml:space="preserve"> </w:t>
      </w:r>
      <w:r w:rsidRPr="00A02612">
        <w:t>each cancer type was analyzed separately using the Zhou2020, Hu2025,</w:t>
      </w:r>
      <w:r>
        <w:t xml:space="preserve"> Zhou2020_KEGG, Hu2025_KEGG,</w:t>
      </w:r>
      <w:r w:rsidRPr="00A02612">
        <w:t xml:space="preserve"> TCGA, and </w:t>
      </w:r>
      <w:proofErr w:type="spellStart"/>
      <w:r w:rsidRPr="00A02612">
        <w:t>SMTdb</w:t>
      </w:r>
      <w:proofErr w:type="spellEnd"/>
      <w:r w:rsidRPr="00A02612">
        <w:t xml:space="preserve"> dataset collections</w:t>
      </w:r>
      <w:r w:rsidRPr="002B7077">
        <w:t xml:space="preserve">. </w:t>
      </w:r>
    </w:p>
    <w:p w14:paraId="05705CB9" w14:textId="77777777" w:rsidR="00E44976" w:rsidRDefault="00E44976" w:rsidP="00E44976">
      <w:pPr>
        <w:spacing w:after="240" w:line="480" w:lineRule="auto"/>
        <w:rPr>
          <w:ins w:id="284" w:author="Yuan Li" w:date="2026-05-24T15:29:00Z" w16du:dateUtc="2026-05-24T13:29:00Z"/>
        </w:rPr>
      </w:pPr>
      <w:r w:rsidRPr="002B7077">
        <w:t xml:space="preserve">Differential analysis </w:t>
      </w:r>
      <w:r>
        <w:t>was only performed on cancer types with both cancer and normal samples, and there were at least two Cancer-Normal pairs</w:t>
      </w:r>
      <w:r w:rsidRPr="004D1BE1">
        <w:t xml:space="preserve">, </w:t>
      </w:r>
      <w:r w:rsidRPr="00D626EF">
        <w:t>paired differential</w:t>
      </w:r>
      <w:r w:rsidRPr="002B51AE">
        <w:t xml:space="preserve"> analysis was conducted</w:t>
      </w:r>
      <w:r w:rsidRPr="00C528B3">
        <w:t xml:space="preserve"> </w:t>
      </w:r>
      <w:r w:rsidRPr="002B51AE">
        <w:t>using </w:t>
      </w:r>
      <w:proofErr w:type="spellStart"/>
      <w:r w:rsidRPr="0043303E">
        <w:t>limma</w:t>
      </w:r>
      <w:proofErr w:type="spellEnd"/>
      <w:r w:rsidRPr="002B51AE">
        <w:t> v.</w:t>
      </w:r>
      <w:r>
        <w:t>3.62.1 on each cancer individually</w:t>
      </w:r>
      <w:r w:rsidRPr="002B51AE">
        <w:t>. The</w:t>
      </w:r>
      <w:r w:rsidRPr="00386CC2">
        <w:t xml:space="preserve"> correlation between paired tumor and matched normal samples from the same patient was modeled using the </w:t>
      </w:r>
      <w:proofErr w:type="spellStart"/>
      <w:proofErr w:type="gramStart"/>
      <w:r w:rsidRPr="00386CC2">
        <w:t>duplicateCorrelation</w:t>
      </w:r>
      <w:proofErr w:type="spellEnd"/>
      <w:r w:rsidRPr="00386CC2">
        <w:t>(</w:t>
      </w:r>
      <w:proofErr w:type="gramEnd"/>
      <w:r w:rsidRPr="00386CC2">
        <w:t xml:space="preserve">) function, allowing for appropriate handling of intra-patient dependencies. Differential testing was performed using </w:t>
      </w:r>
      <w:proofErr w:type="spellStart"/>
      <w:r w:rsidRPr="00386CC2">
        <w:t>limma’s</w:t>
      </w:r>
      <w:proofErr w:type="spellEnd"/>
      <w:r w:rsidRPr="00386CC2">
        <w:t xml:space="preserve"> empirical Bayes (EB) moderation, which stabilizes variance estimates and improves statistical power, particularly in datasets with limited sample sizes. To further increase robustness, the EB procedure was carried out with robust = TRUE to reduce the influence of potential outliers and trend = TRUE to account for mean–variance relationships in the </w:t>
      </w:r>
      <w:r>
        <w:t>metabolic activity</w:t>
      </w:r>
      <w:r w:rsidRPr="00386CC2">
        <w:t xml:space="preserve"> data.</w:t>
      </w:r>
      <w:r>
        <w:t xml:space="preserve"> For the Zhou2020 and Hu2025 proteomics data, standard </w:t>
      </w:r>
      <w:proofErr w:type="spellStart"/>
      <w:r>
        <w:t>limma</w:t>
      </w:r>
      <w:proofErr w:type="spellEnd"/>
      <w:r>
        <w:t xml:space="preserve"> differential analysis was performed </w:t>
      </w:r>
      <w:proofErr w:type="spellStart"/>
      <w:r>
        <w:lastRenderedPageBreak/>
        <w:t>whereever</w:t>
      </w:r>
      <w:proofErr w:type="spellEnd"/>
      <w:r>
        <w:t xml:space="preserve"> there was not enough paired data. </w:t>
      </w:r>
      <w:r w:rsidRPr="002B7077">
        <w:t xml:space="preserve">In </w:t>
      </w:r>
      <w:r>
        <w:t>the Zhou2020 and Hu2025 datasets</w:t>
      </w:r>
      <w:r w:rsidRPr="002B7077">
        <w:t xml:space="preserve">, </w:t>
      </w:r>
      <w:proofErr w:type="spellStart"/>
      <w:r>
        <w:t>CellFie</w:t>
      </w:r>
      <w:proofErr w:type="spellEnd"/>
      <w:r>
        <w:t xml:space="preserve"> task metabolic activity scores were log2 transformed before </w:t>
      </w:r>
      <w:proofErr w:type="spellStart"/>
      <w:r>
        <w:t>limma</w:t>
      </w:r>
      <w:proofErr w:type="spellEnd"/>
      <w:r>
        <w:t xml:space="preserve"> analysis, and </w:t>
      </w:r>
      <w:r w:rsidRPr="002B7077">
        <w:t>only metabolic tasks with at least two quantified scores in each sample group (normal and tumor) were included</w:t>
      </w:r>
      <w:r>
        <w:t xml:space="preserve"> in </w:t>
      </w:r>
      <w:proofErr w:type="spellStart"/>
      <w:r>
        <w:t>limma</w:t>
      </w:r>
      <w:proofErr w:type="spellEnd"/>
      <w:r>
        <w:t xml:space="preserve"> analysis</w:t>
      </w:r>
      <w:r w:rsidRPr="002B7077">
        <w:t>. For the twelve cancer types in the Hu2025</w:t>
      </w:r>
      <w:r>
        <w:t xml:space="preserve"> data, we</w:t>
      </w:r>
      <w:r w:rsidRPr="002B7077">
        <w:t xml:space="preserve"> also control</w:t>
      </w:r>
      <w:r>
        <w:t>led</w:t>
      </w:r>
      <w:r w:rsidRPr="002B7077">
        <w:t xml:space="preserve"> for batch effects when multiple batches were present within a single cancer type. Benjamini-Hochberg correction was applied to control the false discovery rate. </w:t>
      </w:r>
    </w:p>
    <w:p w14:paraId="4EFB0E8D" w14:textId="143B9AE0" w:rsidR="00C41046" w:rsidRDefault="00476429" w:rsidP="00E44976">
      <w:pPr>
        <w:spacing w:after="240" w:line="480" w:lineRule="auto"/>
        <w:rPr>
          <w:ins w:id="285" w:author="Yuan Li" w:date="2026-05-24T15:38:00Z" w16du:dateUtc="2026-05-24T13:38:00Z"/>
        </w:rPr>
      </w:pPr>
      <w:ins w:id="286" w:author="Yuan Li" w:date="2026-05-24T15:33:00Z" w16du:dateUtc="2026-05-24T13:33:00Z">
        <w:r>
          <w:t>B</w:t>
        </w:r>
      </w:ins>
      <w:ins w:id="287" w:author="Yuan Li" w:date="2026-05-24T15:32:00Z" w16du:dateUtc="2026-05-24T13:32:00Z">
        <w:r>
          <w:t>ulk tumor samples</w:t>
        </w:r>
      </w:ins>
      <w:ins w:id="288" w:author="Yuan Li" w:date="2026-05-24T15:52:00Z" w16du:dateUtc="2026-05-24T13:52:00Z">
        <w:r w:rsidR="00504AE6">
          <w:t xml:space="preserve">, such as those in the </w:t>
        </w:r>
      </w:ins>
      <w:ins w:id="289" w:author="Yuan Li" w:date="2026-05-24T15:32:00Z" w16du:dateUtc="2026-05-24T13:32:00Z">
        <w:r>
          <w:t>TCGA</w:t>
        </w:r>
      </w:ins>
      <w:ins w:id="290" w:author="Yuan Li" w:date="2026-05-24T15:52:00Z" w16du:dateUtc="2026-05-24T13:52:00Z">
        <w:r w:rsidR="00504AE6">
          <w:t xml:space="preserve"> dataset,</w:t>
        </w:r>
      </w:ins>
      <w:ins w:id="291" w:author="Yuan Li" w:date="2026-05-24T15:32:00Z" w16du:dateUtc="2026-05-24T13:32:00Z">
        <w:r>
          <w:t xml:space="preserve"> </w:t>
        </w:r>
      </w:ins>
      <w:ins w:id="292" w:author="Yuan Li" w:date="2026-05-24T15:53:00Z" w16du:dateUtc="2026-05-24T13:53:00Z">
        <w:r w:rsidR="00504AE6">
          <w:t xml:space="preserve">represent a complex </w:t>
        </w:r>
      </w:ins>
      <w:ins w:id="293" w:author="Yuan Li" w:date="2026-05-24T15:32:00Z" w16du:dateUtc="2026-05-24T13:32:00Z">
        <w:r>
          <w:t xml:space="preserve">mixture of malignant cells, normal </w:t>
        </w:r>
      </w:ins>
      <w:ins w:id="294" w:author="Yuan Li" w:date="2026-05-24T15:53:00Z" w16du:dateUtc="2026-05-24T13:53:00Z">
        <w:r w:rsidR="00504AE6">
          <w:t>cells</w:t>
        </w:r>
      </w:ins>
      <w:ins w:id="295" w:author="Yuan Li" w:date="2026-05-24T15:32:00Z" w16du:dateUtc="2026-05-24T13:32:00Z">
        <w:r>
          <w:t>, blood vessels, stroma, and infiltrating immune cells</w:t>
        </w:r>
      </w:ins>
      <w:ins w:id="296" w:author="Yuan Li" w:date="2026-05-24T15:53:00Z" w16du:dateUtc="2026-05-24T13:53:00Z">
        <w:r w:rsidR="00504AE6">
          <w:t>. T</w:t>
        </w:r>
      </w:ins>
      <w:ins w:id="297" w:author="Yuan Li" w:date="2026-05-24T15:29:00Z">
        <w:r w:rsidR="00C41046" w:rsidRPr="00C41046">
          <w:t xml:space="preserve">o </w:t>
        </w:r>
      </w:ins>
      <w:ins w:id="298" w:author="Yuan Li" w:date="2026-05-24T15:53:00Z" w16du:dateUtc="2026-05-24T13:53:00Z">
        <w:r w:rsidR="00504AE6">
          <w:t>ensure that</w:t>
        </w:r>
      </w:ins>
      <w:ins w:id="299" w:author="Yuan Li" w:date="2026-05-24T15:54:00Z" w16du:dateUtc="2026-05-24T13:54:00Z">
        <w:r w:rsidR="00504AE6">
          <w:t xml:space="preserve"> </w:t>
        </w:r>
      </w:ins>
      <w:ins w:id="300" w:author="Yuan Li" w:date="2026-05-24T15:29:00Z" w16du:dateUtc="2026-05-24T13:29:00Z">
        <w:r>
          <w:t>tumor</w:t>
        </w:r>
      </w:ins>
      <w:ins w:id="301" w:author="Yuan Li" w:date="2026-05-24T15:29:00Z">
        <w:r w:rsidR="00C41046" w:rsidRPr="00C41046">
          <w:t xml:space="preserve">-associated </w:t>
        </w:r>
      </w:ins>
      <w:ins w:id="302" w:author="Yuan Li" w:date="2026-05-24T15:29:00Z" w16du:dateUtc="2026-05-24T13:29:00Z">
        <w:r>
          <w:t xml:space="preserve">transcriptomic </w:t>
        </w:r>
      </w:ins>
      <w:ins w:id="303" w:author="Yuan Li" w:date="2026-05-24T15:29:00Z">
        <w:r w:rsidR="00C41046" w:rsidRPr="00C41046">
          <w:t xml:space="preserve">alterations were independent of variation in </w:t>
        </w:r>
      </w:ins>
      <w:ins w:id="304" w:author="Yuan Li" w:date="2026-05-24T15:32:00Z" w16du:dateUtc="2026-05-24T13:32:00Z">
        <w:r>
          <w:t>tumor purity</w:t>
        </w:r>
      </w:ins>
      <w:ins w:id="305" w:author="Yuan Li" w:date="2026-05-24T15:29:00Z">
        <w:r w:rsidR="00C41046" w:rsidRPr="00C41046">
          <w:t>, we performed a sensitivity analysis</w:t>
        </w:r>
      </w:ins>
      <w:ins w:id="306" w:author="Yuan Li" w:date="2026-05-24T15:33:00Z" w16du:dateUtc="2026-05-24T13:33:00Z">
        <w:r>
          <w:t xml:space="preserve"> using the TCGA transcriptomics data</w:t>
        </w:r>
      </w:ins>
      <w:ins w:id="307" w:author="Yuan Li" w:date="2026-05-24T15:54:00Z" w16du:dateUtc="2026-05-24T13:54:00Z">
        <w:r w:rsidR="00504AE6">
          <w:t>.</w:t>
        </w:r>
      </w:ins>
      <w:ins w:id="308" w:author="Yuan Li" w:date="2026-05-24T15:29:00Z">
        <w:r w:rsidR="00C41046" w:rsidRPr="00C41046">
          <w:t xml:space="preserve"> </w:t>
        </w:r>
      </w:ins>
      <w:ins w:id="309" w:author="Yuan Li" w:date="2026-05-24T15:54:00Z" w16du:dateUtc="2026-05-24T13:54:00Z">
        <w:r w:rsidR="00504AE6">
          <w:t>P</w:t>
        </w:r>
      </w:ins>
      <w:ins w:id="310" w:author="Yuan Li" w:date="2026-05-24T15:34:00Z" w16du:dateUtc="2026-05-24T13:34:00Z">
        <w:r>
          <w:t xml:space="preserve">aired </w:t>
        </w:r>
      </w:ins>
      <w:ins w:id="311" w:author="Yuan Li" w:date="2026-05-24T15:29:00Z">
        <w:r w:rsidR="00C41046" w:rsidRPr="00C41046">
          <w:t xml:space="preserve">differential </w:t>
        </w:r>
      </w:ins>
      <w:ins w:id="312" w:author="Yuan Li" w:date="2026-05-24T15:33:00Z" w16du:dateUtc="2026-05-24T13:33:00Z">
        <w:r>
          <w:t xml:space="preserve">gene expression </w:t>
        </w:r>
      </w:ins>
      <w:ins w:id="313" w:author="Yuan Li" w:date="2026-05-24T15:29:00Z">
        <w:r w:rsidR="00C41046" w:rsidRPr="00C41046">
          <w:t xml:space="preserve">was re-evaluated </w:t>
        </w:r>
      </w:ins>
      <w:ins w:id="314" w:author="Yuan Li" w:date="2026-05-24T15:55:00Z" w16du:dateUtc="2026-05-24T13:55:00Z">
        <w:r w:rsidR="00504AE6">
          <w:t>by</w:t>
        </w:r>
      </w:ins>
      <w:ins w:id="315" w:author="Yuan Li" w:date="2026-05-24T15:29:00Z">
        <w:r w:rsidR="00C41046" w:rsidRPr="00C41046">
          <w:t xml:space="preserve"> adjusting for</w:t>
        </w:r>
      </w:ins>
      <w:ins w:id="316" w:author="Yuan Li" w:date="2026-05-24T15:33:00Z" w16du:dateUtc="2026-05-24T13:33:00Z">
        <w:r>
          <w:t xml:space="preserve"> </w:t>
        </w:r>
      </w:ins>
      <w:ins w:id="317" w:author="Yuan Li" w:date="2026-05-24T15:34:00Z" w16du:dateUtc="2026-05-24T13:34:00Z">
        <w:r>
          <w:t>tumor purity</w:t>
        </w:r>
      </w:ins>
      <w:ins w:id="318" w:author="Yuan Li" w:date="2026-05-24T15:55:00Z" w16du:dateUtc="2026-05-24T13:55:00Z">
        <w:r w:rsidR="00504AE6">
          <w:t xml:space="preserve">, quantified via </w:t>
        </w:r>
      </w:ins>
      <w:ins w:id="319" w:author="Yuan Li" w:date="2026-05-24T15:34:00Z" w16du:dateUtc="2026-05-24T13:34:00Z">
        <w:r>
          <w:t>Consensus Purity Estimation</w:t>
        </w:r>
      </w:ins>
      <w:ins w:id="320" w:author="Yuan Li" w:date="2026-05-24T15:55:00Z" w16du:dateUtc="2026-05-24T13:55:00Z">
        <w:r w:rsidR="00504AE6">
          <w:t xml:space="preserve"> (</w:t>
        </w:r>
      </w:ins>
      <w:ins w:id="321" w:author="Yuan Li" w:date="2026-05-24T15:34:00Z" w16du:dateUtc="2026-05-24T13:34:00Z">
        <w:r w:rsidRPr="007D3C10">
          <w:rPr>
            <w:highlight w:val="yellow"/>
            <w:rPrChange w:id="322" w:author="Yuan Li" w:date="2026-05-24T15:55:00Z" w16du:dateUtc="2026-05-24T13:55:00Z">
              <w:rPr/>
            </w:rPrChange>
          </w:rPr>
          <w:t>CPE</w:t>
        </w:r>
      </w:ins>
      <w:ins w:id="323" w:author="Yuan Li" w:date="2026-05-24T15:55:00Z" w16du:dateUtc="2026-05-24T13:55:00Z">
        <w:r w:rsidR="00504AE6" w:rsidRPr="007D3C10">
          <w:rPr>
            <w:highlight w:val="yellow"/>
            <w:rPrChange w:id="324" w:author="Yuan Li" w:date="2026-05-24T15:55:00Z" w16du:dateUtc="2026-05-24T13:55:00Z">
              <w:rPr/>
            </w:rPrChange>
          </w:rPr>
          <w:t>;</w:t>
        </w:r>
        <w:r w:rsidR="00504AE6">
          <w:t xml:space="preserve"> </w:t>
        </w:r>
      </w:ins>
      <w:ins w:id="325" w:author="Yuan Li" w:date="2026-05-24T15:37:00Z" w16du:dateUtc="2026-05-24T13:37:00Z">
        <w:r w:rsidRPr="00476429">
          <w:rPr>
            <w:highlight w:val="yellow"/>
            <w:rPrChange w:id="326" w:author="Yuan Li" w:date="2026-05-24T15:37:00Z" w16du:dateUtc="2026-05-24T13:37:00Z">
              <w:rPr/>
            </w:rPrChange>
          </w:rPr>
          <w:t>Aran et al. 2015</w:t>
        </w:r>
        <w:r>
          <w:t>)</w:t>
        </w:r>
      </w:ins>
      <w:ins w:id="327" w:author="Yuan Li" w:date="2026-05-24T15:55:00Z" w16du:dateUtc="2026-05-24T13:55:00Z">
        <w:r w:rsidR="007D3C10">
          <w:t>.</w:t>
        </w:r>
      </w:ins>
      <w:ins w:id="328" w:author="Yuan Li" w:date="2026-05-24T15:49:00Z" w16du:dateUtc="2026-05-24T13:49:00Z">
        <w:r w:rsidR="00136A2A">
          <w:t xml:space="preserve"> </w:t>
        </w:r>
      </w:ins>
      <w:ins w:id="329" w:author="Yuan Li" w:date="2026-05-24T15:55:00Z" w16du:dateUtc="2026-05-24T13:55:00Z">
        <w:r w:rsidR="007D3C10">
          <w:t>M</w:t>
        </w:r>
      </w:ins>
      <w:ins w:id="330" w:author="Yuan Li" w:date="2026-05-24T15:49:00Z" w16du:dateUtc="2026-05-24T13:49:00Z">
        <w:r w:rsidR="00136A2A">
          <w:t>atched normal samples were assigned a CPE score of 0</w:t>
        </w:r>
        <w:r w:rsidR="00504AE6">
          <w:t>,</w:t>
        </w:r>
      </w:ins>
      <w:ins w:id="331" w:author="Yuan Li" w:date="2026-05-24T15:56:00Z" w16du:dateUtc="2026-05-24T13:56:00Z">
        <w:r w:rsidR="007D3C10">
          <w:t xml:space="preserve"> and</w:t>
        </w:r>
      </w:ins>
      <w:ins w:id="332" w:author="Yuan Li" w:date="2026-05-24T15:49:00Z" w16du:dateUtc="2026-05-24T13:49:00Z">
        <w:r w:rsidR="00504AE6">
          <w:t xml:space="preserve"> only pairs with </w:t>
        </w:r>
      </w:ins>
      <w:ins w:id="333" w:author="Yuan Li" w:date="2026-05-24T15:56:00Z" w16du:dateUtc="2026-05-24T13:56:00Z">
        <w:r w:rsidR="007D3C10">
          <w:t xml:space="preserve">available </w:t>
        </w:r>
      </w:ins>
      <w:ins w:id="334" w:author="Yuan Li" w:date="2026-05-24T15:49:00Z" w16du:dateUtc="2026-05-24T13:49:00Z">
        <w:r w:rsidR="00504AE6">
          <w:t>tumor</w:t>
        </w:r>
      </w:ins>
      <w:ins w:id="335" w:author="Yuan Li" w:date="2026-05-24T15:50:00Z" w16du:dateUtc="2026-05-24T13:50:00Z">
        <w:r w:rsidR="00504AE6">
          <w:t xml:space="preserve"> CPE score</w:t>
        </w:r>
      </w:ins>
      <w:ins w:id="336" w:author="Yuan Li" w:date="2026-05-24T15:56:00Z" w16du:dateUtc="2026-05-24T13:56:00Z">
        <w:r w:rsidR="007D3C10">
          <w:t>s were included</w:t>
        </w:r>
      </w:ins>
      <w:ins w:id="337" w:author="Yuan Li" w:date="2026-05-24T15:29:00Z">
        <w:r w:rsidR="00C41046" w:rsidRPr="00C41046">
          <w:t>.</w:t>
        </w:r>
      </w:ins>
      <w:ins w:id="338" w:author="Yuan Li" w:date="2026-05-24T15:45:00Z" w16du:dateUtc="2026-05-24T13:45:00Z">
        <w:r w:rsidR="00412DAD">
          <w:t xml:space="preserve"> </w:t>
        </w:r>
      </w:ins>
      <w:ins w:id="339" w:author="Yuan Li" w:date="2026-05-24T15:56:00Z" w16du:dateUtc="2026-05-24T13:56:00Z">
        <w:r w:rsidR="007D3C10">
          <w:t>Both</w:t>
        </w:r>
      </w:ins>
      <w:ins w:id="340" w:author="Yuan Li" w:date="2026-05-24T15:45:00Z" w16du:dateUtc="2026-05-24T13:45:00Z">
        <w:r w:rsidR="00412DAD">
          <w:t xml:space="preserve"> TCGA</w:t>
        </w:r>
      </w:ins>
      <w:ins w:id="341" w:author="Yuan Li" w:date="2026-05-24T15:56:00Z" w16du:dateUtc="2026-05-24T13:56:00Z">
        <w:r w:rsidR="007D3C10">
          <w:t xml:space="preserve"> transcriptomic and purity</w:t>
        </w:r>
      </w:ins>
      <w:ins w:id="342" w:author="Yuan Li" w:date="2026-05-24T15:45:00Z" w16du:dateUtc="2026-05-24T13:45:00Z">
        <w:r w:rsidR="00412DAD">
          <w:t xml:space="preserve"> data</w:t>
        </w:r>
      </w:ins>
      <w:ins w:id="343" w:author="Yuan Li" w:date="2026-05-24T15:57:00Z" w16du:dateUtc="2026-05-24T13:57:00Z">
        <w:r w:rsidR="007D3C10">
          <w:t xml:space="preserve"> were retrieved using</w:t>
        </w:r>
        <w:r w:rsidR="009E08F5">
          <w:t xml:space="preserve"> the R package</w:t>
        </w:r>
        <w:r w:rsidR="007D3C10">
          <w:t xml:space="preserve"> </w:t>
        </w:r>
      </w:ins>
      <w:proofErr w:type="spellStart"/>
      <w:ins w:id="344" w:author="Yuan Li" w:date="2026-05-24T15:46:00Z" w16du:dateUtc="2026-05-24T13:46:00Z">
        <w:r w:rsidR="00412DAD" w:rsidRPr="00412DAD">
          <w:t>TCGAbiolinks</w:t>
        </w:r>
      </w:ins>
      <w:proofErr w:type="spellEnd"/>
      <w:ins w:id="345" w:author="Yuan Li" w:date="2026-05-24T15:57:00Z" w16du:dateUtc="2026-05-24T13:57:00Z">
        <w:r w:rsidR="009E08F5">
          <w:t xml:space="preserve"> (v</w:t>
        </w:r>
      </w:ins>
      <w:ins w:id="346" w:author="Yuan Li" w:date="2026-05-24T15:47:00Z" w16du:dateUtc="2026-05-24T13:47:00Z">
        <w:r w:rsidR="00663730" w:rsidRPr="00663730">
          <w:t>2.34.1</w:t>
        </w:r>
        <w:r w:rsidR="00663730">
          <w:t xml:space="preserve"> </w:t>
        </w:r>
      </w:ins>
      <w:proofErr w:type="spellStart"/>
      <w:ins w:id="347" w:author="Yuan Li" w:date="2026-05-24T15:45:00Z" w16du:dateUtc="2026-05-24T13:45:00Z">
        <w:r w:rsidR="00412DAD" w:rsidRPr="00FF3DBD">
          <w:rPr>
            <w:highlight w:val="yellow"/>
            <w:rPrChange w:id="348" w:author="Yuan Li" w:date="2026-05-24T15:48:00Z" w16du:dateUtc="2026-05-24T13:48:00Z">
              <w:rPr>
                <w:lang w:val="sv-SE"/>
              </w:rPr>
            </w:rPrChange>
          </w:rPr>
          <w:t>Colaprico</w:t>
        </w:r>
        <w:proofErr w:type="spellEnd"/>
        <w:r w:rsidR="00412DAD" w:rsidRPr="00FF3DBD">
          <w:rPr>
            <w:highlight w:val="yellow"/>
            <w:rPrChange w:id="349" w:author="Yuan Li" w:date="2026-05-24T15:48:00Z" w16du:dateUtc="2026-05-24T13:48:00Z">
              <w:rPr/>
            </w:rPrChange>
          </w:rPr>
          <w:t xml:space="preserve"> et al.</w:t>
        </w:r>
      </w:ins>
      <w:ins w:id="350" w:author="Yuan Li" w:date="2026-05-24T15:46:00Z" w16du:dateUtc="2026-05-24T13:46:00Z">
        <w:r w:rsidR="00412DAD" w:rsidRPr="00FF3DBD">
          <w:rPr>
            <w:highlight w:val="yellow"/>
            <w:rPrChange w:id="351" w:author="Yuan Li" w:date="2026-05-24T15:48:00Z" w16du:dateUtc="2026-05-24T13:48:00Z">
              <w:rPr/>
            </w:rPrChange>
          </w:rPr>
          <w:t xml:space="preserve">, </w:t>
        </w:r>
      </w:ins>
      <w:ins w:id="352" w:author="Yuan Li" w:date="2026-05-24T15:45:00Z" w16du:dateUtc="2026-05-24T13:45:00Z">
        <w:r w:rsidR="00412DAD" w:rsidRPr="00FF3DBD">
          <w:rPr>
            <w:highlight w:val="yellow"/>
            <w:rPrChange w:id="353" w:author="Yuan Li" w:date="2026-05-24T15:48:00Z" w16du:dateUtc="2026-05-24T13:48:00Z">
              <w:rPr/>
            </w:rPrChange>
          </w:rPr>
          <w:t>2</w:t>
        </w:r>
      </w:ins>
      <w:ins w:id="354" w:author="Yuan Li" w:date="2026-05-24T15:46:00Z" w16du:dateUtc="2026-05-24T13:46:00Z">
        <w:r w:rsidR="00412DAD" w:rsidRPr="00FF3DBD">
          <w:rPr>
            <w:highlight w:val="yellow"/>
            <w:rPrChange w:id="355" w:author="Yuan Li" w:date="2026-05-24T15:48:00Z" w16du:dateUtc="2026-05-24T13:48:00Z">
              <w:rPr/>
            </w:rPrChange>
          </w:rPr>
          <w:t>016</w:t>
        </w:r>
      </w:ins>
      <w:ins w:id="356" w:author="Yuan Li" w:date="2026-05-24T15:45:00Z" w16du:dateUtc="2026-05-24T13:45:00Z">
        <w:r w:rsidR="00412DAD">
          <w:t>)</w:t>
        </w:r>
      </w:ins>
      <w:ins w:id="357" w:author="Yuan Li" w:date="2026-05-24T15:48:00Z" w16du:dateUtc="2026-05-24T13:48:00Z">
        <w:r w:rsidR="00FF3DBD">
          <w:t xml:space="preserve">. </w:t>
        </w:r>
      </w:ins>
    </w:p>
    <w:p w14:paraId="79624229" w14:textId="4658E704" w:rsidR="00476429" w:rsidRDefault="00476429" w:rsidP="00E44976">
      <w:pPr>
        <w:spacing w:after="240" w:line="480" w:lineRule="auto"/>
        <w:rPr>
          <w:ins w:id="358" w:author="Yuan Li" w:date="2026-05-24T15:44:00Z" w16du:dateUtc="2026-05-24T13:44:00Z"/>
        </w:rPr>
      </w:pPr>
      <w:ins w:id="359" w:author="Yuan Li" w:date="2026-05-24T15:38:00Z">
        <w:r w:rsidRPr="00476429">
          <w:t xml:space="preserve">Aran, D., Sirota, M., &amp; Butte, A. J. (2015). Systematic pan-cancer analysis of </w:t>
        </w:r>
        <w:proofErr w:type="spellStart"/>
        <w:r w:rsidRPr="00476429">
          <w:t>tumour</w:t>
        </w:r>
        <w:proofErr w:type="spellEnd"/>
        <w:r w:rsidRPr="00476429">
          <w:t xml:space="preserve"> purity. </w:t>
        </w:r>
        <w:r w:rsidRPr="00476429">
          <w:rPr>
            <w:i/>
            <w:iCs/>
          </w:rPr>
          <w:t>Nature communications</w:t>
        </w:r>
        <w:r w:rsidRPr="00476429">
          <w:t>, </w:t>
        </w:r>
        <w:r w:rsidRPr="00476429">
          <w:rPr>
            <w:i/>
            <w:iCs/>
          </w:rPr>
          <w:t>6</w:t>
        </w:r>
        <w:r w:rsidRPr="00476429">
          <w:t>(1), 8971.</w:t>
        </w:r>
      </w:ins>
    </w:p>
    <w:p w14:paraId="5020166B" w14:textId="16CD5D7C" w:rsidR="00412DAD" w:rsidRDefault="00412DAD" w:rsidP="00E44976">
      <w:pPr>
        <w:spacing w:after="240" w:line="480" w:lineRule="auto"/>
      </w:pPr>
      <w:proofErr w:type="spellStart"/>
      <w:ins w:id="360" w:author="Yuan Li" w:date="2026-05-24T15:44:00Z">
        <w:r w:rsidRPr="002D3951">
          <w:t>Colaprico</w:t>
        </w:r>
        <w:proofErr w:type="spellEnd"/>
        <w:r w:rsidRPr="002D3951">
          <w:t xml:space="preserve">, A., Silva, T. C., Olsen, C., Garofano, L., Cava, C., Garolini, D., ... </w:t>
        </w:r>
        <w:r w:rsidRPr="00412DAD">
          <w:t xml:space="preserve">&amp; </w:t>
        </w:r>
        <w:proofErr w:type="spellStart"/>
        <w:r w:rsidRPr="00412DAD">
          <w:t>Noushmehr</w:t>
        </w:r>
        <w:proofErr w:type="spellEnd"/>
        <w:r w:rsidRPr="00412DAD">
          <w:t xml:space="preserve">, H. (2016). </w:t>
        </w:r>
        <w:proofErr w:type="spellStart"/>
        <w:r w:rsidRPr="00412DAD">
          <w:t>TCGAbiolinks</w:t>
        </w:r>
        <w:proofErr w:type="spellEnd"/>
        <w:r w:rsidRPr="00412DAD">
          <w:t>: an R/Bioconductor package for integrative analysis of TCGA data. </w:t>
        </w:r>
        <w:r w:rsidRPr="00412DAD">
          <w:rPr>
            <w:i/>
            <w:iCs/>
          </w:rPr>
          <w:t>Nucleic acids research</w:t>
        </w:r>
        <w:r w:rsidRPr="00412DAD">
          <w:t>, </w:t>
        </w:r>
        <w:r w:rsidRPr="00412DAD">
          <w:rPr>
            <w:i/>
            <w:iCs/>
          </w:rPr>
          <w:t>44</w:t>
        </w:r>
        <w:r w:rsidRPr="00412DAD">
          <w:t>(8), e71-e71.</w:t>
        </w:r>
      </w:ins>
    </w:p>
    <w:p w14:paraId="42A1D5E9" w14:textId="4E8142EE" w:rsidR="00E44976" w:rsidRPr="0002507A" w:rsidRDefault="00E44976" w:rsidP="00E44976">
      <w:pPr>
        <w:spacing w:after="240" w:line="480" w:lineRule="auto"/>
        <w:rPr>
          <w:b/>
          <w:bCs/>
        </w:rPr>
      </w:pPr>
      <w:r w:rsidRPr="002B7077">
        <w:rPr>
          <w:b/>
          <w:bCs/>
        </w:rPr>
        <w:t xml:space="preserve">Differential </w:t>
      </w:r>
      <w:r w:rsidR="00EB63F4">
        <w:rPr>
          <w:b/>
          <w:bCs/>
        </w:rPr>
        <w:t>a</w:t>
      </w:r>
      <w:r w:rsidRPr="002B7077">
        <w:rPr>
          <w:b/>
          <w:bCs/>
        </w:rPr>
        <w:t xml:space="preserve">nalysis of </w:t>
      </w:r>
      <w:r w:rsidR="00EB63F4">
        <w:rPr>
          <w:b/>
          <w:bCs/>
        </w:rPr>
        <w:t>m</w:t>
      </w:r>
      <w:r>
        <w:rPr>
          <w:b/>
          <w:bCs/>
        </w:rPr>
        <w:t xml:space="preserve">etabolic-related </w:t>
      </w:r>
      <w:r w:rsidR="00EB63F4">
        <w:rPr>
          <w:b/>
          <w:bCs/>
        </w:rPr>
        <w:t>p</w:t>
      </w:r>
      <w:r>
        <w:rPr>
          <w:b/>
          <w:bCs/>
        </w:rPr>
        <w:t xml:space="preserve">rotein </w:t>
      </w:r>
      <w:r w:rsidR="00EB63F4">
        <w:rPr>
          <w:b/>
          <w:bCs/>
        </w:rPr>
        <w:t>a</w:t>
      </w:r>
      <w:r>
        <w:rPr>
          <w:b/>
          <w:bCs/>
        </w:rPr>
        <w:t>bundance</w:t>
      </w:r>
      <w:r w:rsidRPr="002B7077">
        <w:rPr>
          <w:b/>
          <w:bCs/>
        </w:rPr>
        <w:t xml:space="preserve"> between </w:t>
      </w:r>
      <w:r w:rsidR="00EB63F4">
        <w:rPr>
          <w:b/>
          <w:bCs/>
        </w:rPr>
        <w:t>c</w:t>
      </w:r>
      <w:r w:rsidRPr="002B7077">
        <w:rPr>
          <w:b/>
          <w:bCs/>
        </w:rPr>
        <w:t xml:space="preserve">ancer and </w:t>
      </w:r>
      <w:r w:rsidR="00EB63F4">
        <w:rPr>
          <w:b/>
          <w:bCs/>
        </w:rPr>
        <w:t>n</w:t>
      </w:r>
      <w:r w:rsidRPr="002B7077">
        <w:rPr>
          <w:b/>
          <w:bCs/>
        </w:rPr>
        <w:t xml:space="preserve">ormal </w:t>
      </w:r>
      <w:r w:rsidR="00EB63F4">
        <w:rPr>
          <w:b/>
          <w:bCs/>
        </w:rPr>
        <w:t>s</w:t>
      </w:r>
      <w:r w:rsidRPr="002B7077">
        <w:rPr>
          <w:b/>
          <w:bCs/>
        </w:rPr>
        <w:t>amples</w:t>
      </w:r>
    </w:p>
    <w:p w14:paraId="55982808" w14:textId="4921F0B9" w:rsidR="00E44976" w:rsidRDefault="00E44976" w:rsidP="00E44976">
      <w:pPr>
        <w:spacing w:after="240" w:line="480" w:lineRule="auto"/>
      </w:pPr>
      <w:proofErr w:type="spellStart"/>
      <w:r w:rsidRPr="001839D5">
        <w:lastRenderedPageBreak/>
        <w:t>CellFie</w:t>
      </w:r>
      <w:proofErr w:type="spellEnd"/>
      <w:r w:rsidRPr="001839D5">
        <w:t xml:space="preserve"> was originally designed for bulk RNA-seq with extensive gene coverage; thus, some metabolic tasks in proteomics data may have insufficient protein measurements for stable activity scores. To validate </w:t>
      </w:r>
      <w:proofErr w:type="spellStart"/>
      <w:r w:rsidRPr="001839D5">
        <w:t>CellFie</w:t>
      </w:r>
      <w:proofErr w:type="spellEnd"/>
      <w:r w:rsidRPr="001839D5">
        <w:t>-derived patterns, we performed paired</w:t>
      </w:r>
      <w:r>
        <w:t xml:space="preserve"> </w:t>
      </w:r>
      <w:r w:rsidRPr="001839D5">
        <w:t xml:space="preserve">differential expression analysis for each metabolic class at the protein level using the same </w:t>
      </w:r>
      <w:proofErr w:type="spellStart"/>
      <w:r w:rsidRPr="001839D5">
        <w:t>limma</w:t>
      </w:r>
      <w:proofErr w:type="spellEnd"/>
      <w:r w:rsidRPr="001839D5">
        <w:t>-based approach</w:t>
      </w:r>
      <w:r w:rsidR="0050381B">
        <w:t xml:space="preserve"> (Fig. 1)</w:t>
      </w:r>
      <w:r w:rsidRPr="001839D5">
        <w:t>. This analysis included only paired samples and proteins quantified in at least two samples per group (normal and tumor)</w:t>
      </w:r>
      <w:r w:rsidRPr="00323F42">
        <w:t>.</w:t>
      </w:r>
      <w:r>
        <w:t xml:space="preserve"> </w:t>
      </w:r>
    </w:p>
    <w:p w14:paraId="6617A712" w14:textId="03646846" w:rsidR="00E44976" w:rsidRPr="005573A7" w:rsidRDefault="00E44976" w:rsidP="00E44976">
      <w:pPr>
        <w:spacing w:after="240" w:line="480" w:lineRule="auto"/>
        <w:rPr>
          <w:b/>
          <w:bCs/>
        </w:rPr>
      </w:pPr>
      <w:r w:rsidRPr="005573A7">
        <w:rPr>
          <w:b/>
          <w:bCs/>
        </w:rPr>
        <w:t>Gene co-expression network analysis</w:t>
      </w:r>
    </w:p>
    <w:p w14:paraId="28B31DCF" w14:textId="64B57A7B" w:rsidR="00CE57CB" w:rsidRDefault="00503168" w:rsidP="006F24B8">
      <w:pPr>
        <w:spacing w:after="240" w:line="480" w:lineRule="auto"/>
      </w:pPr>
      <w:r w:rsidRPr="00503168">
        <w:t>Gene co-expression network analysis was performed to uncover coordinated regulation and identify key hub genes driving metabolic rewiring in cancer</w:t>
      </w:r>
      <w:r w:rsidR="00C6580F">
        <w:t xml:space="preserve"> (Fig. 1)</w:t>
      </w:r>
      <w:r w:rsidRPr="00503168">
        <w:t xml:space="preserve">. </w:t>
      </w:r>
      <w:r w:rsidR="00BD3B67" w:rsidRPr="00BD3B67">
        <w:t xml:space="preserve">For each KEGG metabolic class, pairwise Spearman correlations among member genes were computed across </w:t>
      </w:r>
      <w:r w:rsidR="00BD3B67" w:rsidRPr="00C206A0">
        <w:rPr>
          <w:highlight w:val="magenta"/>
          <w:rPrChange w:id="361" w:author="Yuan Li" w:date="2026-05-29T11:05:00Z" w16du:dateUtc="2026-05-29T09:05:00Z">
            <w:rPr/>
          </w:rPrChange>
        </w:rPr>
        <w:t>TCGA samples</w:t>
      </w:r>
      <w:r w:rsidR="00BD3B67" w:rsidRPr="00BD3B67">
        <w:t xml:space="preserve"> within each cancer type and averaged to generate a co-expression matrix. Gene connectivity was calculated as the sum of absolute mean correlations excluding self-correlations, with the top 1% most connected genes (minimum three per class) defined as hubs. Edges with absolute mean correlation &gt; 0.6 were retained to construct undirected weighted networks using </w:t>
      </w:r>
      <w:proofErr w:type="spellStart"/>
      <w:r w:rsidR="00BD3B67" w:rsidRPr="00BD3B67">
        <w:t>igraph</w:t>
      </w:r>
      <w:proofErr w:type="spellEnd"/>
      <w:r w:rsidR="00BD3B67" w:rsidRPr="00BD3B67">
        <w:t xml:space="preserve"> v2.0.3</w:t>
      </w:r>
      <w:r w:rsidR="00BD3B67">
        <w:t>.</w:t>
      </w:r>
    </w:p>
    <w:p w14:paraId="0CEB4084" w14:textId="4B2D8F5B" w:rsidR="00E44976" w:rsidRPr="005573A7" w:rsidRDefault="00E44976" w:rsidP="006F24B8">
      <w:pPr>
        <w:spacing w:after="240" w:line="480" w:lineRule="auto"/>
        <w:rPr>
          <w:b/>
          <w:bCs/>
        </w:rPr>
      </w:pPr>
      <w:r w:rsidRPr="005573A7">
        <w:rPr>
          <w:b/>
          <w:bCs/>
        </w:rPr>
        <w:t xml:space="preserve">Multi-omics </w:t>
      </w:r>
      <w:r w:rsidR="00EB63F4">
        <w:rPr>
          <w:b/>
          <w:bCs/>
        </w:rPr>
        <w:t>i</w:t>
      </w:r>
      <w:r w:rsidRPr="005573A7">
        <w:rPr>
          <w:b/>
          <w:bCs/>
        </w:rPr>
        <w:t>ntegration</w:t>
      </w:r>
    </w:p>
    <w:p w14:paraId="24176089" w14:textId="766D9E9E" w:rsidR="004166C2" w:rsidRPr="00CC6371" w:rsidRDefault="00CC6371" w:rsidP="006F24B8">
      <w:pPr>
        <w:spacing w:after="240" w:line="480" w:lineRule="auto"/>
      </w:pPr>
      <w:r w:rsidRPr="00CC6371">
        <w:t>To integrate the two proteomics datasets with the TCGA cohort</w:t>
      </w:r>
      <w:ins w:id="362" w:author="Yuan Li" w:date="2026-05-31T07:08:00Z" w16du:dateUtc="2026-05-31T05:08:00Z">
        <w:r w:rsidR="00037B50">
          <w:t>s</w:t>
        </w:r>
      </w:ins>
      <w:r w:rsidRPr="00CC6371">
        <w:t>, we employed the </w:t>
      </w:r>
      <w:proofErr w:type="spellStart"/>
      <w:r w:rsidRPr="00787F52">
        <w:t>iNMF</w:t>
      </w:r>
      <w:proofErr w:type="spellEnd"/>
      <w:r w:rsidRPr="00787F52">
        <w:t xml:space="preserve"> method</w:t>
      </w:r>
      <w:r w:rsidRPr="00CC6371">
        <w:t> </w:t>
      </w:r>
      <w:r w:rsidR="00FF47AC">
        <w:t>from</w:t>
      </w:r>
      <w:r w:rsidRPr="00CC6371">
        <w:t> </w:t>
      </w:r>
      <w:proofErr w:type="spellStart"/>
      <w:r w:rsidRPr="00787F52">
        <w:t>rliger</w:t>
      </w:r>
      <w:proofErr w:type="spellEnd"/>
      <w:r w:rsidRPr="00787F52">
        <w:t xml:space="preserve"> v1.0.0</w:t>
      </w:r>
      <w:r w:rsidR="00225558" w:rsidRPr="004A69B3">
        <w:rPr>
          <w:vertAlign w:val="superscript"/>
        </w:rPr>
        <w:t>48</w:t>
      </w:r>
      <w:r w:rsidRPr="00CC6371">
        <w:t xml:space="preserve"> for a joint analysis of </w:t>
      </w:r>
      <w:r w:rsidR="003231CC">
        <w:t>KEGG</w:t>
      </w:r>
      <w:r w:rsidRPr="00787F52">
        <w:t>-derived metabolic activity scores</w:t>
      </w:r>
      <w:r w:rsidR="00C6580F">
        <w:t xml:space="preserve"> (Fig. 1)</w:t>
      </w:r>
      <w:r w:rsidRPr="00CC6371">
        <w:t>. The analysis was restricted to pathways associated with </w:t>
      </w:r>
      <w:r w:rsidRPr="00787F52">
        <w:t>glycan and nucleotide metabolism</w:t>
      </w:r>
      <w:r w:rsidR="00F12C49" w:rsidRPr="00CC6371">
        <w:t>.</w:t>
      </w:r>
    </w:p>
    <w:p w14:paraId="0E1461F3" w14:textId="0B6FF637" w:rsidR="00E44976" w:rsidRDefault="008E783F" w:rsidP="008E783F">
      <w:pPr>
        <w:spacing w:after="240" w:line="480" w:lineRule="auto"/>
      </w:pPr>
      <w:r w:rsidRPr="008E783F">
        <w:t>All analyses were conducted in </w:t>
      </w:r>
      <w:r w:rsidRPr="00991127">
        <w:t>R v4.4.3</w:t>
      </w:r>
      <w:r w:rsidRPr="00AF1D21">
        <w:t>. We developed the </w:t>
      </w:r>
      <w:proofErr w:type="spellStart"/>
      <w:r w:rsidRPr="00562D02">
        <w:t>parseMetab</w:t>
      </w:r>
      <w:proofErr w:type="spellEnd"/>
      <w:r w:rsidRPr="00AF1D21">
        <w:t> R</w:t>
      </w:r>
      <w:r w:rsidRPr="008E783F">
        <w:t xml:space="preserve"> package</w:t>
      </w:r>
      <w:r w:rsidR="00DB6166">
        <w:t xml:space="preserve"> </w:t>
      </w:r>
      <w:r w:rsidR="00DB6166" w:rsidRPr="00D03751">
        <w:t>(</w:t>
      </w:r>
      <w:r w:rsidR="00DB6166" w:rsidRPr="00787F52">
        <w:t>v1.0.4</w:t>
      </w:r>
      <w:r w:rsidR="00DB6166">
        <w:t xml:space="preserve">, </w:t>
      </w:r>
      <w:r w:rsidR="00DB6166" w:rsidRPr="00D03751">
        <w:t>(</w:t>
      </w:r>
      <w:hyperlink r:id="rId13" w:history="1">
        <w:r w:rsidR="00DB6166" w:rsidRPr="00ED6A93">
          <w:rPr>
            <w:rStyle w:val="Hyperlink"/>
          </w:rPr>
          <w:t>https://github.com/Maj18/parseMetab</w:t>
        </w:r>
      </w:hyperlink>
      <w:r w:rsidR="00DB6166">
        <w:t xml:space="preserve">, </w:t>
      </w:r>
      <w:proofErr w:type="gramStart"/>
      <w:r w:rsidR="00DB6166" w:rsidRPr="00D03751">
        <w:t>https://doi.org/</w:t>
      </w:r>
      <w:r w:rsidR="00DB6166" w:rsidRPr="00323030">
        <w:t>10.5281/zenodo.19153922</w:t>
      </w:r>
      <w:r w:rsidR="00DB6166" w:rsidRPr="00D03751">
        <w:t xml:space="preserve">) </w:t>
      </w:r>
      <w:r w:rsidRPr="008E783F">
        <w:t xml:space="preserve"> to</w:t>
      </w:r>
      <w:proofErr w:type="gramEnd"/>
      <w:r w:rsidRPr="008E783F">
        <w:t xml:space="preserve"> streamline the workflow, enabling inference and analysis of metabolic activity from omics </w:t>
      </w:r>
      <w:r w:rsidRPr="008E783F">
        <w:lastRenderedPageBreak/>
        <w:t>data, differential and network analyses, and cohort-level visualizations. All computations were performed within a </w:t>
      </w:r>
      <w:r w:rsidRPr="00991127">
        <w:t>Docker container</w:t>
      </w:r>
      <w:r w:rsidR="00DB6166">
        <w:t xml:space="preserve"> (</w:t>
      </w:r>
      <w:r w:rsidR="00DB6166" w:rsidRPr="00D03751">
        <w:t>Docker Hub ID: yuanli202004/</w:t>
      </w:r>
      <w:proofErr w:type="gramStart"/>
      <w:r w:rsidR="00DB6166" w:rsidRPr="00D03751">
        <w:t>cancer:v</w:t>
      </w:r>
      <w:proofErr w:type="gramEnd"/>
      <w:r w:rsidR="00DB6166" w:rsidRPr="00D03751">
        <w:t>2.0.2)</w:t>
      </w:r>
      <w:r w:rsidRPr="008E783F">
        <w:t> to ensure reproducibility and consistent computational environments.</w:t>
      </w:r>
      <w:r w:rsidR="00E44976">
        <w:t xml:space="preserve"> </w:t>
      </w:r>
      <w:r w:rsidR="00DB6166" w:rsidRPr="00186696">
        <w:t>All R code required to reproduce the analyses is available at</w:t>
      </w:r>
      <w:r w:rsidR="00DB6166" w:rsidRPr="00843065">
        <w:t xml:space="preserve"> </w:t>
      </w:r>
      <w:hyperlink r:id="rId14" w:history="1">
        <w:r w:rsidR="00DB6166" w:rsidRPr="00ED6A93">
          <w:rPr>
            <w:rStyle w:val="Hyperlink"/>
          </w:rPr>
          <w:t>https://github.com/Maj18/cancer</w:t>
        </w:r>
      </w:hyperlink>
      <w:r w:rsidR="00DB6166">
        <w:t>.</w:t>
      </w:r>
    </w:p>
    <w:p w14:paraId="7A8C8ADF" w14:textId="77777777" w:rsidR="000D4849" w:rsidRDefault="000D4849" w:rsidP="000D4849">
      <w:pPr>
        <w:spacing w:after="240" w:line="480" w:lineRule="auto"/>
        <w:rPr>
          <w:b/>
          <w:bCs/>
          <w:sz w:val="28"/>
          <w:szCs w:val="28"/>
        </w:rPr>
      </w:pPr>
      <w:r>
        <w:rPr>
          <w:b/>
          <w:bCs/>
          <w:sz w:val="28"/>
          <w:szCs w:val="28"/>
        </w:rPr>
        <w:t>Acknowledgements</w:t>
      </w:r>
    </w:p>
    <w:p w14:paraId="0092AEEB" w14:textId="2ADB1106" w:rsidR="00CF5CC1" w:rsidRPr="008E783F" w:rsidRDefault="000D4849" w:rsidP="008E783F">
      <w:pPr>
        <w:spacing w:after="240" w:line="480" w:lineRule="auto"/>
      </w:pPr>
      <w:r w:rsidRPr="00F54306">
        <w:rPr>
          <w:color w:val="222222"/>
          <w:shd w:val="clear" w:color="auto" w:fill="FFFFFF"/>
          <w:lang w:val="en-GB"/>
        </w:rPr>
        <w:t>This work is supported by the Chinese Government Scholarship (Grant no. 202108515040),</w:t>
      </w:r>
      <w:r>
        <w:rPr>
          <w:color w:val="222222"/>
          <w:shd w:val="clear" w:color="auto" w:fill="FFFFFF"/>
          <w:lang w:val="en-GB"/>
        </w:rPr>
        <w:t xml:space="preserve"> </w:t>
      </w:r>
      <w:r w:rsidRPr="00F54306">
        <w:rPr>
          <w:color w:val="222222"/>
          <w:shd w:val="clear" w:color="auto" w:fill="FFFFFF"/>
          <w:lang w:val="en-GB"/>
        </w:rPr>
        <w:t xml:space="preserve">Sichuan Healthcare Commission Science and Technology Project (Grant no. </w:t>
      </w:r>
      <w:r>
        <w:rPr>
          <w:color w:val="222222"/>
          <w:shd w:val="clear" w:color="auto" w:fill="FFFFFF"/>
          <w:lang w:val="en-GB"/>
        </w:rPr>
        <w:t>24</w:t>
      </w:r>
      <w:r w:rsidRPr="00F54306">
        <w:rPr>
          <w:color w:val="222222"/>
          <w:shd w:val="clear" w:color="auto" w:fill="FFFFFF"/>
          <w:lang w:val="en-GB"/>
        </w:rPr>
        <w:t>QNMP006),</w:t>
      </w:r>
      <w:r>
        <w:rPr>
          <w:color w:val="222222"/>
          <w:shd w:val="clear" w:color="auto" w:fill="FFFFFF"/>
          <w:lang w:val="en-GB"/>
        </w:rPr>
        <w:t xml:space="preserve"> </w:t>
      </w:r>
      <w:r w:rsidRPr="00F54306">
        <w:rPr>
          <w:color w:val="222222"/>
          <w:shd w:val="clear" w:color="auto" w:fill="FFFFFF"/>
          <w:lang w:val="en-GB"/>
        </w:rPr>
        <w:t xml:space="preserve">Nanchong City-School Science and Technology Cooperation Special Project (Grant no. 22SXQT0096) and 2023 North Sichuan Medical College Research and Development Fund Project (CBY23-ZDA11). </w:t>
      </w:r>
      <w:r>
        <w:rPr>
          <w:color w:val="222222"/>
          <w:shd w:val="clear" w:color="auto" w:fill="FFFFFF"/>
          <w:lang w:val="en-GB"/>
        </w:rPr>
        <w:t>Yuan Li</w:t>
      </w:r>
      <w:r>
        <w:rPr>
          <w:color w:val="222222"/>
          <w:shd w:val="clear" w:color="auto" w:fill="FFFFFF"/>
        </w:rPr>
        <w:t xml:space="preserve"> is</w:t>
      </w:r>
      <w:r w:rsidRPr="00922A75">
        <w:rPr>
          <w:color w:val="222222"/>
          <w:shd w:val="clear" w:color="auto" w:fill="FFFFFF"/>
        </w:rPr>
        <w:t xml:space="preserve"> financially supported by the </w:t>
      </w:r>
      <w:proofErr w:type="spellStart"/>
      <w:r w:rsidRPr="00922A75">
        <w:rPr>
          <w:color w:val="222222"/>
          <w:shd w:val="clear" w:color="auto" w:fill="FFFFFF"/>
        </w:rPr>
        <w:t>SciLifeLab</w:t>
      </w:r>
      <w:proofErr w:type="spellEnd"/>
      <w:r w:rsidRPr="00922A75">
        <w:rPr>
          <w:color w:val="222222"/>
          <w:shd w:val="clear" w:color="auto" w:fill="FFFFFF"/>
        </w:rPr>
        <w:t xml:space="preserve"> &amp; Wallenberg Data Driven Life Science Program, Knut and Alice Wallenberg Foundation (KAW 2020.0239, KAW 2017.0003)</w:t>
      </w:r>
      <w:r>
        <w:rPr>
          <w:color w:val="222222"/>
          <w:shd w:val="clear" w:color="auto" w:fill="FFFFFF"/>
        </w:rPr>
        <w:t xml:space="preserve">. </w:t>
      </w:r>
      <w:r w:rsidRPr="00F54306">
        <w:rPr>
          <w:color w:val="222222"/>
          <w:shd w:val="clear" w:color="auto" w:fill="FFFFFF"/>
          <w:lang w:val="en-GB"/>
        </w:rPr>
        <w:t>The funders had no role in study design, data analysis, decision to publish, or preparation of the manuscript</w:t>
      </w:r>
      <w:r>
        <w:rPr>
          <w:color w:val="222222"/>
          <w:shd w:val="clear" w:color="auto" w:fill="FFFFFF"/>
          <w:lang w:val="en-GB"/>
        </w:rPr>
        <w:t>.</w:t>
      </w:r>
      <w:r w:rsidR="00CF5CC1">
        <w:rPr>
          <w:color w:val="222222"/>
          <w:shd w:val="clear" w:color="auto" w:fill="FFFFFF"/>
          <w:lang w:val="en-GB"/>
        </w:rPr>
        <w:t xml:space="preserve"> </w:t>
      </w:r>
      <w:r w:rsidR="00CF5CC1" w:rsidRPr="00486569">
        <w:t>We thank Lund university library</w:t>
      </w:r>
      <w:r w:rsidR="00CF5CC1">
        <w:t xml:space="preserve"> for</w:t>
      </w:r>
      <w:r w:rsidR="00CF5CC1" w:rsidRPr="00486569">
        <w:t xml:space="preserve"> support</w:t>
      </w:r>
      <w:r w:rsidR="00CF5CC1">
        <w:t>ing</w:t>
      </w:r>
      <w:r w:rsidR="00CF5CC1" w:rsidRPr="00486569">
        <w:t xml:space="preserve"> open access publications</w:t>
      </w:r>
      <w:r w:rsidR="00CF5CC1">
        <w:t xml:space="preserve">. </w:t>
      </w:r>
      <w:r w:rsidR="00CF5CC1" w:rsidRPr="000046C7">
        <w:t>The author</w:t>
      </w:r>
      <w:r w:rsidR="00CF5CC1">
        <w:t>s</w:t>
      </w:r>
      <w:r w:rsidR="00CF5CC1" w:rsidRPr="000046C7">
        <w:t xml:space="preserve"> thank</w:t>
      </w:r>
      <w:r w:rsidR="00CF5CC1">
        <w:t xml:space="preserve"> Carl Brunius from NBIS</w:t>
      </w:r>
      <w:r w:rsidR="00CF5CC1" w:rsidRPr="000046C7">
        <w:t xml:space="preserve"> for valuable comments and suggestions on an earlier draft of this manuscript.</w:t>
      </w:r>
      <w:r w:rsidR="00CF5CC1">
        <w:t xml:space="preserve"> </w:t>
      </w:r>
    </w:p>
    <w:p w14:paraId="2B8F420E" w14:textId="77777777" w:rsidR="007D756C" w:rsidRPr="00486569" w:rsidRDefault="007D756C" w:rsidP="007D756C">
      <w:pPr>
        <w:spacing w:after="240" w:line="480" w:lineRule="auto"/>
        <w:rPr>
          <w:b/>
          <w:bCs/>
          <w:sz w:val="28"/>
          <w:szCs w:val="28"/>
        </w:rPr>
      </w:pPr>
      <w:r w:rsidRPr="00486569">
        <w:rPr>
          <w:b/>
          <w:bCs/>
          <w:sz w:val="28"/>
          <w:szCs w:val="28"/>
        </w:rPr>
        <w:t>Ethics approval and consent to participate</w:t>
      </w:r>
    </w:p>
    <w:p w14:paraId="0E016ED3" w14:textId="1C3E8D93" w:rsidR="007D756C" w:rsidRDefault="007D756C" w:rsidP="005E55EF">
      <w:pPr>
        <w:spacing w:after="240" w:line="480" w:lineRule="auto"/>
      </w:pPr>
      <w:r w:rsidRPr="00486569">
        <w:t>This study involved secondary analysis of publicly available, de-identified proteomic</w:t>
      </w:r>
      <w:r w:rsidR="00D27913">
        <w:t xml:space="preserve">, transcriptomics and spatial transcriptomics </w:t>
      </w:r>
      <w:r w:rsidRPr="00486569">
        <w:t>datasets. No new human participants or animal subjects were recruited, and therefore ethics approval and consent to participate were not required.</w:t>
      </w:r>
    </w:p>
    <w:p w14:paraId="5AACE937" w14:textId="77777777" w:rsidR="007D756C" w:rsidRPr="00486569" w:rsidRDefault="007D756C" w:rsidP="007D756C">
      <w:pPr>
        <w:spacing w:after="240" w:line="480" w:lineRule="auto"/>
        <w:rPr>
          <w:b/>
          <w:bCs/>
          <w:sz w:val="28"/>
          <w:szCs w:val="28"/>
        </w:rPr>
      </w:pPr>
      <w:r w:rsidRPr="00486569">
        <w:rPr>
          <w:b/>
          <w:bCs/>
          <w:sz w:val="28"/>
          <w:szCs w:val="28"/>
        </w:rPr>
        <w:t>Consent for publication</w:t>
      </w:r>
    </w:p>
    <w:p w14:paraId="61500F4D" w14:textId="2B0E0231" w:rsidR="00EF45D0" w:rsidRPr="00EF45D0" w:rsidRDefault="007D756C" w:rsidP="00EF45D0">
      <w:pPr>
        <w:spacing w:after="240" w:line="480" w:lineRule="auto"/>
      </w:pPr>
      <w:r w:rsidRPr="00486569">
        <w:t xml:space="preserve">Not applicable. </w:t>
      </w:r>
    </w:p>
    <w:p w14:paraId="75EAE90B" w14:textId="77777777" w:rsidR="00EF45D0" w:rsidRPr="009579D5" w:rsidRDefault="00EF45D0" w:rsidP="007A6039">
      <w:pPr>
        <w:spacing w:after="240" w:line="480" w:lineRule="auto"/>
        <w:rPr>
          <w:b/>
          <w:bCs/>
          <w:sz w:val="28"/>
          <w:szCs w:val="28"/>
        </w:rPr>
      </w:pPr>
      <w:r w:rsidRPr="009579D5">
        <w:rPr>
          <w:b/>
          <w:bCs/>
          <w:sz w:val="28"/>
          <w:szCs w:val="28"/>
        </w:rPr>
        <w:lastRenderedPageBreak/>
        <w:t>Availability of data and materials</w:t>
      </w:r>
    </w:p>
    <w:p w14:paraId="30512096" w14:textId="77777777" w:rsidR="00474C1D" w:rsidRPr="00474C1D" w:rsidRDefault="00474C1D" w:rsidP="00474C1D">
      <w:pPr>
        <w:spacing w:line="480" w:lineRule="auto"/>
        <w:rPr>
          <w:rFonts w:eastAsia="Arial Unicode MS"/>
          <w:color w:val="222222"/>
          <w:bdr w:val="nil"/>
          <w:shd w:val="clear" w:color="auto" w:fill="FFFFFF"/>
          <w14:textOutline w14:w="0" w14:cap="flat" w14:cmpd="sng" w14:algn="ctr">
            <w14:noFill/>
            <w14:prstDash w14:val="solid"/>
            <w14:bevel/>
          </w14:textOutline>
        </w:rPr>
      </w:pPr>
      <w:r w:rsidRPr="00474C1D">
        <w:rPr>
          <w:rFonts w:eastAsia="Arial Unicode MS"/>
          <w:color w:val="222222"/>
          <w:bdr w:val="nil"/>
          <w:shd w:val="clear" w:color="auto" w:fill="FFFFFF"/>
          <w14:textOutline w14:w="0" w14:cap="flat" w14:cmpd="sng" w14:algn="ctr">
            <w14:noFill/>
            <w14:prstDash w14:val="solid"/>
            <w14:bevel/>
          </w14:textOutline>
        </w:rPr>
        <w:t>The dataset(s) supporting the conclusions of this article is(are) included within the</w:t>
      </w:r>
    </w:p>
    <w:p w14:paraId="1ABFA5D3" w14:textId="4CCAA98D" w:rsidR="009C64BA" w:rsidRPr="002A0F1F" w:rsidRDefault="00474C1D" w:rsidP="007E62E9">
      <w:pPr>
        <w:spacing w:after="240" w:line="480" w:lineRule="auto"/>
      </w:pPr>
      <w:r w:rsidRPr="00474C1D">
        <w:rPr>
          <w:rFonts w:eastAsia="Arial Unicode MS"/>
          <w:color w:val="222222"/>
          <w:bdr w:val="nil"/>
          <w:shd w:val="clear" w:color="auto" w:fill="FFFFFF"/>
          <w14:textOutline w14:w="0" w14:cap="flat" w14:cmpd="sng" w14:algn="ctr">
            <w14:noFill/>
            <w14:prstDash w14:val="solid"/>
            <w14:bevel/>
          </w14:textOutline>
        </w:rPr>
        <w:t xml:space="preserve">article (and its additional </w:t>
      </w:r>
      <w:r w:rsidR="009C7DF3">
        <w:rPr>
          <w:rFonts w:eastAsia="Arial Unicode MS"/>
          <w:color w:val="222222"/>
          <w:bdr w:val="nil"/>
          <w:shd w:val="clear" w:color="auto" w:fill="FFFFFF"/>
          <w14:textOutline w14:w="0" w14:cap="flat" w14:cmpd="sng" w14:algn="ctr">
            <w14:noFill/>
            <w14:prstDash w14:val="solid"/>
            <w14:bevel/>
          </w14:textOutline>
        </w:rPr>
        <w:t>fil</w:t>
      </w:r>
      <w:r w:rsidRPr="00474C1D">
        <w:rPr>
          <w:rFonts w:eastAsia="Arial Unicode MS"/>
          <w:color w:val="222222"/>
          <w:bdr w:val="nil"/>
          <w:shd w:val="clear" w:color="auto" w:fill="FFFFFF"/>
          <w14:textOutline w14:w="0" w14:cap="flat" w14:cmpd="sng" w14:algn="ctr">
            <w14:noFill/>
            <w14:prstDash w14:val="solid"/>
            <w14:bevel/>
          </w14:textOutline>
        </w:rPr>
        <w:t>e(s)).</w:t>
      </w:r>
      <w:r w:rsidR="009C64BA" w:rsidRPr="009579D5">
        <w:t xml:space="preserve"> </w:t>
      </w:r>
    </w:p>
    <w:p w14:paraId="27341373" w14:textId="742C6D7A" w:rsidR="00777632" w:rsidRPr="002B7077" w:rsidRDefault="0048549E" w:rsidP="007E62E9">
      <w:pPr>
        <w:pStyle w:val="Body"/>
        <w:spacing w:after="240"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Declaration of</w:t>
      </w:r>
      <w:r w:rsidR="00777632" w:rsidRPr="002B7077">
        <w:rPr>
          <w:rFonts w:ascii="Times New Roman" w:eastAsia="Times New Roman" w:hAnsi="Times New Roman" w:cs="Times New Roman"/>
          <w:b/>
          <w:bCs/>
          <w:sz w:val="28"/>
          <w:szCs w:val="28"/>
        </w:rPr>
        <w:t xml:space="preserve"> interests</w:t>
      </w:r>
    </w:p>
    <w:p w14:paraId="13DAE877" w14:textId="1074DC34" w:rsidR="00777632" w:rsidRPr="00486569" w:rsidRDefault="00777632" w:rsidP="00777632">
      <w:pPr>
        <w:spacing w:after="240" w:line="480" w:lineRule="auto"/>
      </w:pPr>
      <w:r w:rsidRPr="00A00D59">
        <w:t>The authors declare no competing interests.</w:t>
      </w:r>
    </w:p>
    <w:p w14:paraId="121A5713" w14:textId="77777777" w:rsidR="007D756C" w:rsidRPr="002B7077" w:rsidRDefault="007D756C" w:rsidP="007D756C">
      <w:pPr>
        <w:spacing w:after="240" w:line="480" w:lineRule="auto"/>
        <w:rPr>
          <w:b/>
          <w:bCs/>
          <w:sz w:val="28"/>
          <w:szCs w:val="28"/>
        </w:rPr>
      </w:pPr>
      <w:r w:rsidRPr="002B7077">
        <w:rPr>
          <w:b/>
          <w:bCs/>
          <w:sz w:val="28"/>
          <w:szCs w:val="28"/>
        </w:rPr>
        <w:t xml:space="preserve">Authors' contributions </w:t>
      </w:r>
    </w:p>
    <w:p w14:paraId="178B29A1" w14:textId="77777777" w:rsidR="007D756C" w:rsidRDefault="007D756C" w:rsidP="007D756C">
      <w:pPr>
        <w:spacing w:after="240" w:line="480" w:lineRule="auto"/>
      </w:pPr>
      <w:r w:rsidRPr="002B7077">
        <w:t>Y.L. conceived and designed the study; Y.L., Y.B. and Q.C. analyzed the data, prepared figures and/or tables. Y.L., Y.B. and Q.C. wrote the paper. All authors read and approved the final manuscript.</w:t>
      </w:r>
    </w:p>
    <w:p w14:paraId="315CE422" w14:textId="4E94DB52" w:rsidR="00583224" w:rsidRPr="005E55EF" w:rsidRDefault="00A0167A" w:rsidP="005E55EF">
      <w:pPr>
        <w:spacing w:after="240" w:line="480" w:lineRule="auto"/>
      </w:pPr>
      <w:r w:rsidRPr="002B7077">
        <w:rPr>
          <w:b/>
          <w:bCs/>
          <w:sz w:val="28"/>
          <w:szCs w:val="28"/>
        </w:rPr>
        <w:t>References</w:t>
      </w:r>
    </w:p>
    <w:p w14:paraId="51D80E6D" w14:textId="517DE761" w:rsidR="00583224" w:rsidRPr="00566519" w:rsidRDefault="00583224" w:rsidP="00583224">
      <w:pPr>
        <w:numPr>
          <w:ilvl w:val="0"/>
          <w:numId w:val="17"/>
        </w:numPr>
        <w:spacing w:after="240" w:line="480" w:lineRule="auto"/>
      </w:pPr>
      <w:r w:rsidRPr="00566519">
        <w:t>Boroughs</w:t>
      </w:r>
      <w:r w:rsidR="00B72A72">
        <w:t>,</w:t>
      </w:r>
      <w:r w:rsidRPr="00566519">
        <w:t xml:space="preserve"> L</w:t>
      </w:r>
      <w:r w:rsidR="00B72A72">
        <w:t>.</w:t>
      </w:r>
      <w:r w:rsidR="00180CC0">
        <w:t xml:space="preserve"> </w:t>
      </w:r>
      <w:r w:rsidRPr="00566519">
        <w:t>K</w:t>
      </w:r>
      <w:r w:rsidR="00B72A72">
        <w:t>.</w:t>
      </w:r>
      <w:r w:rsidRPr="00566519">
        <w:t xml:space="preserve">, DeBerardinis RJ. Metabolic pathways promoting cancer cell survival and growth. </w:t>
      </w:r>
      <w:r w:rsidRPr="00562D02">
        <w:rPr>
          <w:i/>
          <w:iCs/>
        </w:rPr>
        <w:t>Nat</w:t>
      </w:r>
      <w:r w:rsidR="00B72A72" w:rsidRPr="00562D02">
        <w:rPr>
          <w:i/>
          <w:iCs/>
        </w:rPr>
        <w:t xml:space="preserve">. </w:t>
      </w:r>
      <w:r w:rsidRPr="00562D02">
        <w:rPr>
          <w:i/>
          <w:iCs/>
        </w:rPr>
        <w:t>Cell Biol</w:t>
      </w:r>
      <w:r w:rsidRPr="00566519">
        <w:t>. 2015</w:t>
      </w:r>
      <w:r w:rsidR="00B72A72">
        <w:t xml:space="preserve">, </w:t>
      </w:r>
      <w:r w:rsidRPr="00566519">
        <w:t>17</w:t>
      </w:r>
      <w:r w:rsidR="00B72A72">
        <w:t xml:space="preserve">, </w:t>
      </w:r>
      <w:r w:rsidRPr="00566519">
        <w:t>351-9.</w:t>
      </w:r>
    </w:p>
    <w:p w14:paraId="68AE473C" w14:textId="02EB2559" w:rsidR="00583224" w:rsidRPr="00566519" w:rsidRDefault="00583224" w:rsidP="00583224">
      <w:pPr>
        <w:numPr>
          <w:ilvl w:val="0"/>
          <w:numId w:val="17"/>
        </w:numPr>
        <w:spacing w:after="240" w:line="480" w:lineRule="auto"/>
      </w:pPr>
      <w:r w:rsidRPr="00566519">
        <w:t>DeBerardinis</w:t>
      </w:r>
      <w:r w:rsidR="00B72A72">
        <w:t>,</w:t>
      </w:r>
      <w:r w:rsidRPr="00566519">
        <w:t xml:space="preserve"> R</w:t>
      </w:r>
      <w:r w:rsidR="00B72A72">
        <w:t>.</w:t>
      </w:r>
      <w:r w:rsidR="00180CC0">
        <w:t xml:space="preserve"> </w:t>
      </w:r>
      <w:r w:rsidRPr="00566519">
        <w:t>J</w:t>
      </w:r>
      <w:r w:rsidR="00B72A72">
        <w:t>.</w:t>
      </w:r>
      <w:r w:rsidRPr="00566519">
        <w:t xml:space="preserve">, Chandel NS. Fundamentals of cancer metabolism. </w:t>
      </w:r>
      <w:r w:rsidRPr="00562D02">
        <w:rPr>
          <w:i/>
          <w:iCs/>
        </w:rPr>
        <w:t>Sci</w:t>
      </w:r>
      <w:r w:rsidR="00B72A72" w:rsidRPr="00562D02">
        <w:rPr>
          <w:i/>
          <w:iCs/>
        </w:rPr>
        <w:t>.</w:t>
      </w:r>
      <w:r w:rsidRPr="00562D02">
        <w:rPr>
          <w:i/>
          <w:iCs/>
        </w:rPr>
        <w:t> Adv</w:t>
      </w:r>
      <w:r w:rsidRPr="00566519">
        <w:t>. 2016</w:t>
      </w:r>
      <w:r w:rsidR="00B72A72">
        <w:t xml:space="preserve">, </w:t>
      </w:r>
      <w:r w:rsidRPr="00566519">
        <w:t>2</w:t>
      </w:r>
      <w:r w:rsidR="00B72A72">
        <w:t xml:space="preserve">, </w:t>
      </w:r>
      <w:r w:rsidRPr="00566519">
        <w:t>e1600200.</w:t>
      </w:r>
    </w:p>
    <w:p w14:paraId="00EFA842" w14:textId="55048B1A" w:rsidR="00583224" w:rsidRPr="00566519" w:rsidRDefault="00583224" w:rsidP="00583224">
      <w:pPr>
        <w:numPr>
          <w:ilvl w:val="0"/>
          <w:numId w:val="17"/>
        </w:numPr>
        <w:spacing w:after="240" w:line="480" w:lineRule="auto"/>
      </w:pPr>
      <w:r w:rsidRPr="00566519">
        <w:t>Pavlova</w:t>
      </w:r>
      <w:r w:rsidR="00B72A72">
        <w:t>,</w:t>
      </w:r>
      <w:r w:rsidRPr="00566519">
        <w:t xml:space="preserve"> N</w:t>
      </w:r>
      <w:r w:rsidR="00B72A72">
        <w:t>.</w:t>
      </w:r>
      <w:r w:rsidR="00180CC0">
        <w:t xml:space="preserve"> </w:t>
      </w:r>
      <w:r w:rsidRPr="00566519">
        <w:t>N</w:t>
      </w:r>
      <w:r w:rsidR="00B72A72">
        <w:t>.</w:t>
      </w:r>
      <w:r w:rsidR="00173344">
        <w:t xml:space="preserve">; </w:t>
      </w:r>
      <w:r w:rsidRPr="00566519">
        <w:t>Zhu</w:t>
      </w:r>
      <w:r w:rsidR="00B72A72">
        <w:t>,</w:t>
      </w:r>
      <w:r w:rsidRPr="00566519">
        <w:t xml:space="preserve"> J</w:t>
      </w:r>
      <w:r w:rsidR="00B72A72">
        <w:t>.</w:t>
      </w:r>
      <w:r w:rsidR="00173344">
        <w:t>;</w:t>
      </w:r>
      <w:r w:rsidRPr="00566519">
        <w:t xml:space="preserve"> Thompson</w:t>
      </w:r>
      <w:r w:rsidR="00B72A72">
        <w:t>,</w:t>
      </w:r>
      <w:r w:rsidRPr="00566519">
        <w:t xml:space="preserve"> C</w:t>
      </w:r>
      <w:r w:rsidR="00B72A72">
        <w:t>.</w:t>
      </w:r>
      <w:r w:rsidR="00180CC0">
        <w:t xml:space="preserve"> </w:t>
      </w:r>
      <w:r w:rsidRPr="00566519">
        <w:t xml:space="preserve">B. The hallmarks of cancer metabolism: Still emerging. </w:t>
      </w:r>
      <w:r w:rsidRPr="00562D02">
        <w:rPr>
          <w:i/>
          <w:iCs/>
        </w:rPr>
        <w:t xml:space="preserve">Cell </w:t>
      </w:r>
      <w:proofErr w:type="spellStart"/>
      <w:r w:rsidRPr="00562D02">
        <w:rPr>
          <w:i/>
          <w:iCs/>
        </w:rPr>
        <w:t>Metab</w:t>
      </w:r>
      <w:proofErr w:type="spellEnd"/>
      <w:r w:rsidRPr="00566519">
        <w:t>. 2022</w:t>
      </w:r>
      <w:r w:rsidR="00B72A72">
        <w:t xml:space="preserve">, </w:t>
      </w:r>
      <w:r w:rsidRPr="00566519">
        <w:t>34</w:t>
      </w:r>
      <w:r w:rsidR="00B72A72">
        <w:t xml:space="preserve">, </w:t>
      </w:r>
      <w:r w:rsidRPr="00566519">
        <w:t>355-77.</w:t>
      </w:r>
    </w:p>
    <w:p w14:paraId="0516AF31" w14:textId="4914203D" w:rsidR="00583224" w:rsidRPr="00566519" w:rsidRDefault="00583224" w:rsidP="00583224">
      <w:pPr>
        <w:numPr>
          <w:ilvl w:val="0"/>
          <w:numId w:val="17"/>
        </w:numPr>
        <w:spacing w:after="240" w:line="480" w:lineRule="auto"/>
      </w:pPr>
      <w:r w:rsidRPr="00562D02">
        <w:t>Martínez-Reyes</w:t>
      </w:r>
      <w:r w:rsidR="00B72A72" w:rsidRPr="00562D02">
        <w:t>,</w:t>
      </w:r>
      <w:r w:rsidRPr="00562D02">
        <w:t xml:space="preserve"> I</w:t>
      </w:r>
      <w:r w:rsidR="00B72A72" w:rsidRPr="00562D02">
        <w:t>.</w:t>
      </w:r>
      <w:r w:rsidR="00173344">
        <w:t>;</w:t>
      </w:r>
      <w:r w:rsidRPr="00562D02">
        <w:t xml:space="preserve"> Chandel</w:t>
      </w:r>
      <w:r w:rsidR="00B72A72" w:rsidRPr="00562D02">
        <w:t>,</w:t>
      </w:r>
      <w:r w:rsidRPr="00562D02">
        <w:t xml:space="preserve"> N</w:t>
      </w:r>
      <w:r w:rsidR="00B72A72" w:rsidRPr="00562D02">
        <w:t>.</w:t>
      </w:r>
      <w:r w:rsidR="00180CC0">
        <w:t xml:space="preserve"> </w:t>
      </w:r>
      <w:r w:rsidRPr="00562D02">
        <w:t xml:space="preserve">S. </w:t>
      </w:r>
      <w:r w:rsidRPr="00566519">
        <w:t xml:space="preserve">Cancer metabolism: looking forward. </w:t>
      </w:r>
      <w:r w:rsidRPr="00562D02">
        <w:rPr>
          <w:i/>
          <w:iCs/>
        </w:rPr>
        <w:t>Nat</w:t>
      </w:r>
      <w:r w:rsidR="00B72A72" w:rsidRPr="00562D02">
        <w:rPr>
          <w:i/>
          <w:iCs/>
        </w:rPr>
        <w:t>.</w:t>
      </w:r>
      <w:r w:rsidRPr="00562D02">
        <w:rPr>
          <w:i/>
          <w:iCs/>
        </w:rPr>
        <w:t> Rev</w:t>
      </w:r>
      <w:r w:rsidR="00B72A72" w:rsidRPr="00562D02">
        <w:rPr>
          <w:i/>
          <w:iCs/>
        </w:rPr>
        <w:t>.</w:t>
      </w:r>
      <w:r w:rsidRPr="00562D02">
        <w:rPr>
          <w:i/>
          <w:iCs/>
        </w:rPr>
        <w:t> Cancer</w:t>
      </w:r>
      <w:r w:rsidRPr="00566519">
        <w:t>. 2021</w:t>
      </w:r>
      <w:r w:rsidR="00B72A72">
        <w:t xml:space="preserve">, </w:t>
      </w:r>
      <w:r w:rsidRPr="00566519">
        <w:t>21</w:t>
      </w:r>
      <w:r w:rsidR="00B72A72">
        <w:t xml:space="preserve">, </w:t>
      </w:r>
      <w:r w:rsidRPr="00566519">
        <w:t>669-80.</w:t>
      </w:r>
    </w:p>
    <w:p w14:paraId="524B9BA8" w14:textId="1C61D38C" w:rsidR="00583224" w:rsidRPr="00566519" w:rsidRDefault="00583224" w:rsidP="00583224">
      <w:pPr>
        <w:numPr>
          <w:ilvl w:val="0"/>
          <w:numId w:val="17"/>
        </w:numPr>
        <w:spacing w:after="240" w:line="480" w:lineRule="auto"/>
      </w:pPr>
      <w:r w:rsidRPr="00566519">
        <w:t>Yang</w:t>
      </w:r>
      <w:r w:rsidR="001B026A">
        <w:t>,</w:t>
      </w:r>
      <w:r w:rsidRPr="00566519">
        <w:t xml:space="preserve"> J</w:t>
      </w:r>
      <w:r w:rsidR="001B026A">
        <w:t>.</w:t>
      </w:r>
      <w:r w:rsidR="00173344">
        <w:t>;</w:t>
      </w:r>
      <w:r w:rsidRPr="00566519">
        <w:t xml:space="preserve"> Shay</w:t>
      </w:r>
      <w:r w:rsidR="001B026A">
        <w:t>,</w:t>
      </w:r>
      <w:r w:rsidRPr="00566519">
        <w:t xml:space="preserve"> C</w:t>
      </w:r>
      <w:r w:rsidR="001B026A">
        <w:t>.</w:t>
      </w:r>
      <w:r w:rsidR="00173344">
        <w:t>;</w:t>
      </w:r>
      <w:r w:rsidRPr="00566519">
        <w:t xml:space="preserve"> Saba</w:t>
      </w:r>
      <w:r w:rsidR="001B026A">
        <w:t>,</w:t>
      </w:r>
      <w:r w:rsidRPr="00566519">
        <w:t xml:space="preserve"> N</w:t>
      </w:r>
      <w:r w:rsidR="001B026A">
        <w:t>.</w:t>
      </w:r>
      <w:r w:rsidR="00180CC0">
        <w:t xml:space="preserve"> </w:t>
      </w:r>
      <w:r w:rsidRPr="00566519">
        <w:t>F</w:t>
      </w:r>
      <w:r w:rsidR="001B026A">
        <w:t>.</w:t>
      </w:r>
      <w:r w:rsidR="00173344">
        <w:t>;</w:t>
      </w:r>
      <w:r w:rsidRPr="00566519">
        <w:t xml:space="preserve"> Teng</w:t>
      </w:r>
      <w:r w:rsidR="001B026A">
        <w:t>,</w:t>
      </w:r>
      <w:r w:rsidRPr="00566519">
        <w:t xml:space="preserve"> Y. Cancer metabolism and carcinogenesis. </w:t>
      </w:r>
      <w:r w:rsidRPr="00562D02">
        <w:rPr>
          <w:i/>
          <w:iCs/>
        </w:rPr>
        <w:t>Exp</w:t>
      </w:r>
      <w:r w:rsidR="001B026A" w:rsidRPr="00562D02">
        <w:rPr>
          <w:i/>
          <w:iCs/>
        </w:rPr>
        <w:t>.</w:t>
      </w:r>
      <w:r w:rsidRPr="00562D02">
        <w:rPr>
          <w:i/>
          <w:iCs/>
        </w:rPr>
        <w:t xml:space="preserve"> </w:t>
      </w:r>
      <w:proofErr w:type="spellStart"/>
      <w:r w:rsidR="001B026A" w:rsidRPr="00562D02">
        <w:rPr>
          <w:i/>
          <w:iCs/>
        </w:rPr>
        <w:t>H</w:t>
      </w:r>
      <w:r w:rsidRPr="00562D02">
        <w:rPr>
          <w:i/>
          <w:iCs/>
        </w:rPr>
        <w:t>ematol</w:t>
      </w:r>
      <w:proofErr w:type="spellEnd"/>
      <w:r w:rsidR="001B026A" w:rsidRPr="00562D02">
        <w:rPr>
          <w:i/>
          <w:iCs/>
        </w:rPr>
        <w:t>.</w:t>
      </w:r>
      <w:r w:rsidRPr="00562D02">
        <w:rPr>
          <w:i/>
          <w:iCs/>
        </w:rPr>
        <w:t xml:space="preserve"> </w:t>
      </w:r>
      <w:proofErr w:type="spellStart"/>
      <w:r w:rsidRPr="00562D02">
        <w:rPr>
          <w:i/>
          <w:iCs/>
        </w:rPr>
        <w:t>oncol</w:t>
      </w:r>
      <w:proofErr w:type="spellEnd"/>
      <w:r w:rsidRPr="00566519">
        <w:t>. 202</w:t>
      </w:r>
      <w:r>
        <w:t>4</w:t>
      </w:r>
      <w:r w:rsidR="001B026A">
        <w:t xml:space="preserve">, </w:t>
      </w:r>
      <w:r w:rsidRPr="00566519">
        <w:t>13</w:t>
      </w:r>
      <w:r w:rsidR="001B026A">
        <w:t xml:space="preserve">, </w:t>
      </w:r>
      <w:r w:rsidRPr="00566519">
        <w:t>10.</w:t>
      </w:r>
    </w:p>
    <w:p w14:paraId="399F4B7E" w14:textId="500336E0" w:rsidR="00583224" w:rsidRPr="00566519" w:rsidRDefault="00583224" w:rsidP="00583224">
      <w:pPr>
        <w:numPr>
          <w:ilvl w:val="0"/>
          <w:numId w:val="17"/>
        </w:numPr>
        <w:spacing w:after="240" w:line="480" w:lineRule="auto"/>
      </w:pPr>
      <w:r w:rsidRPr="00566519">
        <w:lastRenderedPageBreak/>
        <w:t>Dong</w:t>
      </w:r>
      <w:r w:rsidR="001B026A">
        <w:t>,</w:t>
      </w:r>
      <w:r w:rsidRPr="00566519">
        <w:t xml:space="preserve"> S</w:t>
      </w:r>
      <w:r w:rsidR="001B026A">
        <w:t>.</w:t>
      </w:r>
      <w:r w:rsidR="00173344">
        <w:t>;</w:t>
      </w:r>
      <w:r w:rsidRPr="00566519">
        <w:t xml:space="preserve"> Li</w:t>
      </w:r>
      <w:r w:rsidR="001B026A">
        <w:t>,</w:t>
      </w:r>
      <w:r w:rsidRPr="00566519">
        <w:t xml:space="preserve"> T. Metabolic reprogramming in cancer: signaling pathways and therapeutic targets. </w:t>
      </w:r>
      <w:r w:rsidRPr="00562D02">
        <w:rPr>
          <w:i/>
          <w:iCs/>
        </w:rPr>
        <w:t>Mol</w:t>
      </w:r>
      <w:r w:rsidR="001B026A" w:rsidRPr="00562D02">
        <w:rPr>
          <w:i/>
          <w:iCs/>
        </w:rPr>
        <w:t>.</w:t>
      </w:r>
      <w:r w:rsidRPr="00562D02">
        <w:rPr>
          <w:i/>
          <w:iCs/>
        </w:rPr>
        <w:t xml:space="preserve"> Cancer</w:t>
      </w:r>
      <w:r w:rsidRPr="00566519">
        <w:t>. 2026</w:t>
      </w:r>
      <w:r w:rsidR="001B026A" w:rsidRPr="001B026A">
        <w:t xml:space="preserve">, </w:t>
      </w:r>
      <w:r w:rsidR="001B026A" w:rsidRPr="004A69B3">
        <w:t>DOI: 10.1186/s12943-026-02582-0</w:t>
      </w:r>
      <w:r w:rsidRPr="00566519">
        <w:t>.</w:t>
      </w:r>
    </w:p>
    <w:p w14:paraId="2F1FFFA2" w14:textId="1C90F1EF" w:rsidR="00583224" w:rsidRPr="00566519" w:rsidRDefault="00583224" w:rsidP="00583224">
      <w:pPr>
        <w:numPr>
          <w:ilvl w:val="0"/>
          <w:numId w:val="17"/>
        </w:numPr>
        <w:spacing w:after="240" w:line="480" w:lineRule="auto"/>
      </w:pPr>
      <w:r w:rsidRPr="00566519">
        <w:t>Hu</w:t>
      </w:r>
      <w:r w:rsidR="001B026A">
        <w:t>,</w:t>
      </w:r>
      <w:r w:rsidRPr="00566519">
        <w:t xml:space="preserve"> M</w:t>
      </w:r>
      <w:r w:rsidR="001B026A">
        <w:t>.</w:t>
      </w:r>
      <w:r w:rsidR="00173344">
        <w:t>;</w:t>
      </w:r>
      <w:r w:rsidRPr="00566519">
        <w:t xml:space="preserve"> Lan</w:t>
      </w:r>
      <w:r w:rsidR="001B026A">
        <w:t>,</w:t>
      </w:r>
      <w:r w:rsidRPr="00566519">
        <w:t xml:space="preserve"> Y</w:t>
      </w:r>
      <w:r w:rsidR="001B026A">
        <w:t>.</w:t>
      </w:r>
      <w:r w:rsidR="00173344">
        <w:t xml:space="preserve">; </w:t>
      </w:r>
      <w:r w:rsidRPr="00566519">
        <w:t>Lu</w:t>
      </w:r>
      <w:r w:rsidR="001B026A">
        <w:t>,</w:t>
      </w:r>
      <w:r w:rsidRPr="00566519">
        <w:t xml:space="preserve"> A</w:t>
      </w:r>
      <w:r w:rsidR="001B026A">
        <w:t>.</w:t>
      </w:r>
      <w:r w:rsidR="00173344">
        <w:t>;</w:t>
      </w:r>
      <w:r w:rsidRPr="00566519">
        <w:t xml:space="preserve"> Ma</w:t>
      </w:r>
      <w:r w:rsidR="001B026A">
        <w:t>,</w:t>
      </w:r>
      <w:r w:rsidRPr="00566519">
        <w:t xml:space="preserve"> X</w:t>
      </w:r>
      <w:r w:rsidR="001B026A">
        <w:t>.</w:t>
      </w:r>
      <w:r w:rsidR="00173344">
        <w:t>;</w:t>
      </w:r>
      <w:r w:rsidRPr="00566519">
        <w:t xml:space="preserve"> Zhang</w:t>
      </w:r>
      <w:r w:rsidR="001B026A">
        <w:t>,</w:t>
      </w:r>
      <w:r w:rsidRPr="00566519">
        <w:t xml:space="preserve"> L. Glycan-based biomarkers for diagnosis of cancers and other diseases: Past, present, and future. </w:t>
      </w:r>
      <w:r w:rsidRPr="00562D02">
        <w:rPr>
          <w:i/>
          <w:iCs/>
        </w:rPr>
        <w:t>Prog</w:t>
      </w:r>
      <w:r w:rsidR="001B026A" w:rsidRPr="00562D02">
        <w:rPr>
          <w:i/>
          <w:iCs/>
        </w:rPr>
        <w:t>.</w:t>
      </w:r>
      <w:r w:rsidRPr="00562D02">
        <w:rPr>
          <w:i/>
          <w:iCs/>
        </w:rPr>
        <w:t xml:space="preserve"> Mol</w:t>
      </w:r>
      <w:r w:rsidR="001B026A" w:rsidRPr="00562D02">
        <w:rPr>
          <w:i/>
          <w:iCs/>
        </w:rPr>
        <w:t>.</w:t>
      </w:r>
      <w:r w:rsidRPr="00562D02">
        <w:rPr>
          <w:i/>
          <w:iCs/>
        </w:rPr>
        <w:t xml:space="preserve"> Biol</w:t>
      </w:r>
      <w:r w:rsidR="001B026A" w:rsidRPr="00562D02">
        <w:rPr>
          <w:i/>
          <w:iCs/>
        </w:rPr>
        <w:t>.</w:t>
      </w:r>
      <w:r w:rsidRPr="00562D02">
        <w:rPr>
          <w:i/>
          <w:iCs/>
        </w:rPr>
        <w:t xml:space="preserve"> Transl</w:t>
      </w:r>
      <w:r w:rsidR="001B026A" w:rsidRPr="00562D02">
        <w:rPr>
          <w:i/>
          <w:iCs/>
        </w:rPr>
        <w:t>.</w:t>
      </w:r>
      <w:r w:rsidRPr="00562D02">
        <w:rPr>
          <w:i/>
          <w:iCs/>
        </w:rPr>
        <w:t xml:space="preserve"> Sci</w:t>
      </w:r>
      <w:r w:rsidRPr="00566519">
        <w:t>. 2019</w:t>
      </w:r>
      <w:r w:rsidR="001B026A">
        <w:t xml:space="preserve">, </w:t>
      </w:r>
      <w:r w:rsidRPr="00566519">
        <w:t>162</w:t>
      </w:r>
      <w:r w:rsidR="001B026A">
        <w:t xml:space="preserve">, </w:t>
      </w:r>
      <w:r w:rsidRPr="00566519">
        <w:t>1-27.</w:t>
      </w:r>
    </w:p>
    <w:p w14:paraId="799EC20A" w14:textId="005C3544" w:rsidR="00583224" w:rsidRPr="00566519" w:rsidRDefault="00583224" w:rsidP="00583224">
      <w:pPr>
        <w:numPr>
          <w:ilvl w:val="0"/>
          <w:numId w:val="17"/>
        </w:numPr>
        <w:spacing w:after="240" w:line="480" w:lineRule="auto"/>
      </w:pPr>
      <w:r w:rsidRPr="001B026A">
        <w:t>Purushothaman</w:t>
      </w:r>
      <w:r w:rsidR="001B026A" w:rsidRPr="001B026A">
        <w:t>,</w:t>
      </w:r>
      <w:r w:rsidRPr="001B026A">
        <w:t xml:space="preserve"> A</w:t>
      </w:r>
      <w:r w:rsidR="001B026A" w:rsidRPr="001B026A">
        <w:t>.</w:t>
      </w:r>
      <w:r w:rsidR="000F7517">
        <w:t>;</w:t>
      </w:r>
      <w:r w:rsidRPr="001B026A">
        <w:t xml:space="preserve"> Mohajeri</w:t>
      </w:r>
      <w:r w:rsidR="001B026A" w:rsidRPr="004A69B3">
        <w:t>,</w:t>
      </w:r>
      <w:r w:rsidRPr="001B026A">
        <w:t xml:space="preserve"> M</w:t>
      </w:r>
      <w:r w:rsidR="001B026A" w:rsidRPr="00562D02">
        <w:t>.</w:t>
      </w:r>
      <w:r w:rsidR="000F7517">
        <w:t>;</w:t>
      </w:r>
      <w:r w:rsidRPr="001B026A">
        <w:t xml:space="preserve"> Lele</w:t>
      </w:r>
      <w:r w:rsidR="001B026A" w:rsidRPr="004A69B3">
        <w:t>,</w:t>
      </w:r>
      <w:r w:rsidRPr="001B026A">
        <w:t xml:space="preserve"> T</w:t>
      </w:r>
      <w:r w:rsidR="001B026A" w:rsidRPr="00562D02">
        <w:t>.</w:t>
      </w:r>
      <w:r w:rsidR="00180CC0">
        <w:t xml:space="preserve"> </w:t>
      </w:r>
      <w:r w:rsidRPr="001B026A">
        <w:t xml:space="preserve">P. </w:t>
      </w:r>
      <w:r w:rsidRPr="00566519">
        <w:t xml:space="preserve">The role of glycans in the mechanobiology of cancer. </w:t>
      </w:r>
      <w:r w:rsidRPr="00562D02">
        <w:rPr>
          <w:i/>
          <w:iCs/>
        </w:rPr>
        <w:t>J</w:t>
      </w:r>
      <w:r w:rsidR="001B026A" w:rsidRPr="00562D02">
        <w:rPr>
          <w:i/>
          <w:iCs/>
        </w:rPr>
        <w:t>.</w:t>
      </w:r>
      <w:r w:rsidRPr="00562D02">
        <w:rPr>
          <w:i/>
          <w:iCs/>
        </w:rPr>
        <w:t xml:space="preserve"> Biol</w:t>
      </w:r>
      <w:r w:rsidR="001B026A" w:rsidRPr="00562D02">
        <w:rPr>
          <w:i/>
          <w:iCs/>
        </w:rPr>
        <w:t>.</w:t>
      </w:r>
      <w:r w:rsidRPr="00562D02">
        <w:rPr>
          <w:i/>
          <w:iCs/>
        </w:rPr>
        <w:t xml:space="preserve"> Chem</w:t>
      </w:r>
      <w:r w:rsidRPr="00566519">
        <w:t>. 2023</w:t>
      </w:r>
      <w:r w:rsidR="001B026A">
        <w:t xml:space="preserve">, </w:t>
      </w:r>
      <w:r w:rsidRPr="00566519">
        <w:t>299</w:t>
      </w:r>
      <w:r w:rsidR="001B026A">
        <w:t xml:space="preserve">, </w:t>
      </w:r>
      <w:r w:rsidRPr="00566519">
        <w:t>102935.</w:t>
      </w:r>
    </w:p>
    <w:p w14:paraId="5A86F1D1" w14:textId="1777802F" w:rsidR="00583224" w:rsidRPr="00566519" w:rsidRDefault="00583224" w:rsidP="00583224">
      <w:pPr>
        <w:numPr>
          <w:ilvl w:val="0"/>
          <w:numId w:val="17"/>
        </w:numPr>
        <w:spacing w:after="240" w:line="480" w:lineRule="auto"/>
      </w:pPr>
      <w:r w:rsidRPr="00562D02">
        <w:t>Varadharaj</w:t>
      </w:r>
      <w:r w:rsidR="001B026A" w:rsidRPr="00562D02">
        <w:t>,</w:t>
      </w:r>
      <w:r w:rsidRPr="00562D02">
        <w:t xml:space="preserve"> V</w:t>
      </w:r>
      <w:r w:rsidR="001B026A" w:rsidRPr="00562D02">
        <w:t>.</w:t>
      </w:r>
      <w:r w:rsidR="000F7517">
        <w:t>;</w:t>
      </w:r>
      <w:r w:rsidRPr="00562D02">
        <w:t xml:space="preserve"> Petersen</w:t>
      </w:r>
      <w:r w:rsidR="001B026A" w:rsidRPr="00562D02">
        <w:t>,</w:t>
      </w:r>
      <w:r w:rsidRPr="00562D02">
        <w:t xml:space="preserve"> W</w:t>
      </w:r>
      <w:r w:rsidR="001B026A" w:rsidRPr="00562D02">
        <w:t>.</w:t>
      </w:r>
      <w:r w:rsidR="000F7517">
        <w:t>;</w:t>
      </w:r>
      <w:r w:rsidRPr="00562D02">
        <w:t xml:space="preserve"> Batra</w:t>
      </w:r>
      <w:r w:rsidR="001B026A" w:rsidRPr="00562D02">
        <w:t>,</w:t>
      </w:r>
      <w:r w:rsidRPr="00562D02">
        <w:t xml:space="preserve"> S</w:t>
      </w:r>
      <w:r w:rsidR="001B026A" w:rsidRPr="00562D02">
        <w:t>.</w:t>
      </w:r>
      <w:r w:rsidR="00180CC0">
        <w:t xml:space="preserve"> </w:t>
      </w:r>
      <w:r w:rsidRPr="00562D02">
        <w:t>K</w:t>
      </w:r>
      <w:r w:rsidR="001B026A" w:rsidRPr="00562D02">
        <w:t>.</w:t>
      </w:r>
      <w:r w:rsidR="000F7517">
        <w:t>;</w:t>
      </w:r>
      <w:r w:rsidRPr="00562D02">
        <w:t xml:space="preserve"> Ponnusamy</w:t>
      </w:r>
      <w:r w:rsidR="001B026A" w:rsidRPr="00562D02">
        <w:t>,</w:t>
      </w:r>
      <w:r w:rsidRPr="00562D02">
        <w:t xml:space="preserve"> M</w:t>
      </w:r>
      <w:r w:rsidR="001B026A" w:rsidRPr="00562D02">
        <w:t>.</w:t>
      </w:r>
      <w:r w:rsidR="003869EE">
        <w:t xml:space="preserve"> </w:t>
      </w:r>
      <w:r w:rsidRPr="00562D02">
        <w:t xml:space="preserve">P. </w:t>
      </w:r>
      <w:r w:rsidRPr="00566519">
        <w:t xml:space="preserve">Sugar symphony: glycosylation in cancer metabolism and stemness. </w:t>
      </w:r>
      <w:r w:rsidRPr="00562D02">
        <w:rPr>
          <w:i/>
          <w:iCs/>
        </w:rPr>
        <w:t>Trends Cell Biol</w:t>
      </w:r>
      <w:r w:rsidRPr="00566519">
        <w:t>. 2025</w:t>
      </w:r>
      <w:r w:rsidR="001B026A">
        <w:t xml:space="preserve">, </w:t>
      </w:r>
      <w:r w:rsidRPr="00566519">
        <w:t>35</w:t>
      </w:r>
      <w:r w:rsidR="001B026A">
        <w:t xml:space="preserve">, </w:t>
      </w:r>
      <w:r w:rsidRPr="00566519">
        <w:t>412-25.</w:t>
      </w:r>
    </w:p>
    <w:p w14:paraId="05F7C641" w14:textId="762BD70A" w:rsidR="00583224" w:rsidRPr="00566519" w:rsidRDefault="00583224" w:rsidP="00583224">
      <w:pPr>
        <w:numPr>
          <w:ilvl w:val="0"/>
          <w:numId w:val="17"/>
        </w:numPr>
        <w:spacing w:after="240" w:line="480" w:lineRule="auto"/>
      </w:pPr>
      <w:r w:rsidRPr="00566519">
        <w:t>Gatto</w:t>
      </w:r>
      <w:r w:rsidR="001B026A">
        <w:t>,</w:t>
      </w:r>
      <w:r w:rsidRPr="00566519">
        <w:t xml:space="preserve"> F</w:t>
      </w:r>
      <w:r w:rsidR="001B026A">
        <w:t>.</w:t>
      </w:r>
      <w:r w:rsidR="006A3B28">
        <w:t>;</w:t>
      </w:r>
      <w:r w:rsidRPr="00566519">
        <w:t xml:space="preserve"> Ferreira</w:t>
      </w:r>
      <w:r w:rsidR="001B026A">
        <w:t>,</w:t>
      </w:r>
      <w:r w:rsidRPr="00566519">
        <w:t xml:space="preserve"> R</w:t>
      </w:r>
      <w:r w:rsidR="001B026A">
        <w:t>.</w:t>
      </w:r>
      <w:r w:rsidR="006A3B28">
        <w:t xml:space="preserve">; </w:t>
      </w:r>
      <w:r w:rsidRPr="00566519">
        <w:t>Nielsen</w:t>
      </w:r>
      <w:r w:rsidR="001B026A">
        <w:t>,</w:t>
      </w:r>
      <w:r w:rsidRPr="00566519">
        <w:t xml:space="preserve"> J. Pan-cancer analysis of the metabolic reaction network. </w:t>
      </w:r>
      <w:proofErr w:type="spellStart"/>
      <w:r w:rsidRPr="00562D02">
        <w:rPr>
          <w:i/>
          <w:iCs/>
        </w:rPr>
        <w:t>Metab</w:t>
      </w:r>
      <w:proofErr w:type="spellEnd"/>
      <w:r w:rsidR="001B026A" w:rsidRPr="00562D02">
        <w:rPr>
          <w:i/>
          <w:iCs/>
        </w:rPr>
        <w:t>.</w:t>
      </w:r>
      <w:r w:rsidRPr="00562D02">
        <w:rPr>
          <w:i/>
          <w:iCs/>
        </w:rPr>
        <w:t xml:space="preserve"> Eng</w:t>
      </w:r>
      <w:r w:rsidRPr="00566519">
        <w:t>. 2020</w:t>
      </w:r>
      <w:r w:rsidR="001B026A">
        <w:t xml:space="preserve">, </w:t>
      </w:r>
      <w:r w:rsidRPr="00566519">
        <w:t>57</w:t>
      </w:r>
      <w:r w:rsidR="001B026A">
        <w:t xml:space="preserve">, </w:t>
      </w:r>
      <w:r w:rsidRPr="00566519">
        <w:t>51-62.</w:t>
      </w:r>
    </w:p>
    <w:p w14:paraId="0D7D719A" w14:textId="1B002F18" w:rsidR="00583224" w:rsidRPr="00566519" w:rsidRDefault="00583224" w:rsidP="00583224">
      <w:pPr>
        <w:numPr>
          <w:ilvl w:val="0"/>
          <w:numId w:val="17"/>
        </w:numPr>
        <w:spacing w:after="240" w:line="480" w:lineRule="auto"/>
      </w:pPr>
      <w:r w:rsidRPr="00566519">
        <w:t>Rosario</w:t>
      </w:r>
      <w:r w:rsidR="001B026A">
        <w:t>,</w:t>
      </w:r>
      <w:r w:rsidRPr="00566519">
        <w:t xml:space="preserve"> S</w:t>
      </w:r>
      <w:r w:rsidR="001B026A">
        <w:t>.</w:t>
      </w:r>
      <w:r w:rsidR="00180CC0">
        <w:t xml:space="preserve"> </w:t>
      </w:r>
      <w:r w:rsidRPr="00566519">
        <w:t>R</w:t>
      </w:r>
      <w:r w:rsidR="001B026A">
        <w:t>.</w:t>
      </w:r>
      <w:r w:rsidR="006A3B28">
        <w:t>;</w:t>
      </w:r>
      <w:r w:rsidRPr="00566519">
        <w:t xml:space="preserve"> Long</w:t>
      </w:r>
      <w:r w:rsidR="001B026A">
        <w:t>,</w:t>
      </w:r>
      <w:r w:rsidRPr="00566519">
        <w:t xml:space="preserve"> M</w:t>
      </w:r>
      <w:r w:rsidR="001B026A">
        <w:t>.</w:t>
      </w:r>
      <w:r w:rsidR="00180CC0">
        <w:t xml:space="preserve"> </w:t>
      </w:r>
      <w:r w:rsidRPr="00566519">
        <w:t>D</w:t>
      </w:r>
      <w:r w:rsidR="001B026A">
        <w:t>.</w:t>
      </w:r>
      <w:r w:rsidR="006A3B28">
        <w:t>;</w:t>
      </w:r>
      <w:r w:rsidRPr="00566519">
        <w:t xml:space="preserve"> Affronti</w:t>
      </w:r>
      <w:r w:rsidR="001B026A">
        <w:t>,</w:t>
      </w:r>
      <w:r w:rsidRPr="00566519">
        <w:t xml:space="preserve"> H</w:t>
      </w:r>
      <w:r w:rsidR="001B026A">
        <w:t>.</w:t>
      </w:r>
      <w:r w:rsidR="00180CC0">
        <w:t xml:space="preserve"> </w:t>
      </w:r>
      <w:r w:rsidRPr="00566519">
        <w:t>C</w:t>
      </w:r>
      <w:r w:rsidR="001B026A">
        <w:t>.</w:t>
      </w:r>
      <w:r w:rsidR="006A3B28">
        <w:t>;</w:t>
      </w:r>
      <w:r w:rsidRPr="00566519">
        <w:t xml:space="preserve"> </w:t>
      </w:r>
      <w:proofErr w:type="spellStart"/>
      <w:r w:rsidRPr="00566519">
        <w:t>Rowsam</w:t>
      </w:r>
      <w:proofErr w:type="spellEnd"/>
      <w:r w:rsidR="001B026A">
        <w:t>,</w:t>
      </w:r>
      <w:r w:rsidRPr="00566519">
        <w:t xml:space="preserve"> A</w:t>
      </w:r>
      <w:r w:rsidR="001B026A">
        <w:t>.</w:t>
      </w:r>
      <w:r w:rsidR="00180CC0">
        <w:t xml:space="preserve"> </w:t>
      </w:r>
      <w:r w:rsidRPr="00566519">
        <w:t>M</w:t>
      </w:r>
      <w:r w:rsidR="001B026A">
        <w:t>.</w:t>
      </w:r>
      <w:r w:rsidR="006A3B28">
        <w:t>;</w:t>
      </w:r>
      <w:r w:rsidRPr="00566519">
        <w:t xml:space="preserve"> Eng</w:t>
      </w:r>
      <w:r w:rsidR="001B026A">
        <w:t>,</w:t>
      </w:r>
      <w:r w:rsidRPr="00566519">
        <w:t xml:space="preserve"> K</w:t>
      </w:r>
      <w:r w:rsidR="001B026A">
        <w:t>.</w:t>
      </w:r>
      <w:r w:rsidR="00180CC0">
        <w:t xml:space="preserve"> </w:t>
      </w:r>
      <w:r w:rsidRPr="00566519">
        <w:t>H</w:t>
      </w:r>
      <w:r w:rsidR="001B026A">
        <w:t>.</w:t>
      </w:r>
      <w:r w:rsidR="006A3B28">
        <w:t>;</w:t>
      </w:r>
      <w:r w:rsidRPr="00566519">
        <w:t xml:space="preserve"> </w:t>
      </w:r>
      <w:proofErr w:type="spellStart"/>
      <w:r w:rsidRPr="00566519">
        <w:t>Smiraglia</w:t>
      </w:r>
      <w:proofErr w:type="spellEnd"/>
      <w:r w:rsidR="001B026A">
        <w:t>,</w:t>
      </w:r>
      <w:r w:rsidRPr="00566519">
        <w:t xml:space="preserve"> D</w:t>
      </w:r>
      <w:r w:rsidR="001B026A">
        <w:t>.</w:t>
      </w:r>
      <w:r w:rsidR="00180CC0">
        <w:t xml:space="preserve"> </w:t>
      </w:r>
      <w:r w:rsidRPr="00566519">
        <w:t xml:space="preserve">J. Pan-cancer analysis of transcriptional metabolic dysregulation using The Cancer Genome Atlas. </w:t>
      </w:r>
      <w:r w:rsidRPr="00562D02">
        <w:rPr>
          <w:i/>
          <w:iCs/>
        </w:rPr>
        <w:t>Nat</w:t>
      </w:r>
      <w:r w:rsidR="001B026A" w:rsidRPr="00562D02">
        <w:rPr>
          <w:i/>
          <w:iCs/>
        </w:rPr>
        <w:t>.</w:t>
      </w:r>
      <w:r w:rsidRPr="00562D02">
        <w:rPr>
          <w:i/>
          <w:iCs/>
        </w:rPr>
        <w:t> Comm</w:t>
      </w:r>
      <w:r w:rsidRPr="00566519">
        <w:t>. 2018</w:t>
      </w:r>
      <w:r w:rsidR="001B026A">
        <w:t xml:space="preserve">, </w:t>
      </w:r>
      <w:r w:rsidRPr="00566519">
        <w:t>9</w:t>
      </w:r>
      <w:r w:rsidR="001B026A">
        <w:t xml:space="preserve">, </w:t>
      </w:r>
      <w:r w:rsidRPr="00566519">
        <w:t>5330.</w:t>
      </w:r>
    </w:p>
    <w:p w14:paraId="207BC716" w14:textId="716AD96D" w:rsidR="00583224" w:rsidRDefault="00583224" w:rsidP="00583224">
      <w:pPr>
        <w:numPr>
          <w:ilvl w:val="0"/>
          <w:numId w:val="17"/>
        </w:numPr>
        <w:spacing w:after="240" w:line="480" w:lineRule="auto"/>
      </w:pPr>
      <w:r w:rsidRPr="00566519">
        <w:t>Xiao</w:t>
      </w:r>
      <w:r w:rsidR="001B026A">
        <w:t>,</w:t>
      </w:r>
      <w:r w:rsidRPr="00566519">
        <w:t xml:space="preserve"> Z</w:t>
      </w:r>
      <w:r w:rsidR="001B026A">
        <w:t>.</w:t>
      </w:r>
      <w:r w:rsidR="00B63E99">
        <w:t>;</w:t>
      </w:r>
      <w:r w:rsidRPr="00566519">
        <w:t xml:space="preserve"> Dai</w:t>
      </w:r>
      <w:r w:rsidR="001B026A">
        <w:t>,</w:t>
      </w:r>
      <w:r w:rsidRPr="00566519">
        <w:t xml:space="preserve"> Z</w:t>
      </w:r>
      <w:r w:rsidR="001B026A">
        <w:t>.</w:t>
      </w:r>
      <w:r w:rsidR="00B63E99">
        <w:t>;</w:t>
      </w:r>
      <w:r w:rsidRPr="00566519">
        <w:t xml:space="preserve"> </w:t>
      </w:r>
      <w:proofErr w:type="spellStart"/>
      <w:r w:rsidRPr="00566519">
        <w:t>Locasale</w:t>
      </w:r>
      <w:proofErr w:type="spellEnd"/>
      <w:r w:rsidR="001B026A">
        <w:t>,</w:t>
      </w:r>
      <w:r w:rsidRPr="00566519">
        <w:t xml:space="preserve"> J</w:t>
      </w:r>
      <w:r w:rsidR="001B026A">
        <w:t>.</w:t>
      </w:r>
      <w:r w:rsidR="00180CC0">
        <w:t xml:space="preserve"> </w:t>
      </w:r>
      <w:r w:rsidRPr="00566519">
        <w:t xml:space="preserve">W. Metabolic landscape of the tumor microenvironment at single cell resolution. </w:t>
      </w:r>
      <w:r w:rsidRPr="00562D02">
        <w:rPr>
          <w:i/>
          <w:iCs/>
        </w:rPr>
        <w:t>Nat</w:t>
      </w:r>
      <w:r w:rsidR="001B026A" w:rsidRPr="00562D02">
        <w:rPr>
          <w:i/>
          <w:iCs/>
        </w:rPr>
        <w:t>.</w:t>
      </w:r>
      <w:r w:rsidRPr="00562D02">
        <w:rPr>
          <w:i/>
          <w:iCs/>
        </w:rPr>
        <w:t xml:space="preserve"> Commun</w:t>
      </w:r>
      <w:r w:rsidRPr="00566519">
        <w:t>. 2019</w:t>
      </w:r>
      <w:r w:rsidR="001B026A">
        <w:t xml:space="preserve">, </w:t>
      </w:r>
      <w:r w:rsidRPr="00566519">
        <w:t>10</w:t>
      </w:r>
      <w:r w:rsidR="001B026A">
        <w:t xml:space="preserve">, </w:t>
      </w:r>
      <w:r w:rsidRPr="00566519">
        <w:t>3763.</w:t>
      </w:r>
    </w:p>
    <w:p w14:paraId="47915BED" w14:textId="0AA6FAFA" w:rsidR="00583224" w:rsidRPr="00566519" w:rsidRDefault="00583224" w:rsidP="00583224">
      <w:pPr>
        <w:numPr>
          <w:ilvl w:val="0"/>
          <w:numId w:val="17"/>
        </w:numPr>
        <w:spacing w:after="240" w:line="480" w:lineRule="auto"/>
      </w:pPr>
      <w:r w:rsidRPr="00566519">
        <w:t>Weinstein</w:t>
      </w:r>
      <w:r w:rsidR="001B026A">
        <w:t>,</w:t>
      </w:r>
      <w:r w:rsidRPr="00566519">
        <w:t xml:space="preserve"> J</w:t>
      </w:r>
      <w:r w:rsidR="001B026A">
        <w:t>.</w:t>
      </w:r>
      <w:r w:rsidR="00180CC0">
        <w:t xml:space="preserve"> </w:t>
      </w:r>
      <w:r w:rsidRPr="00566519">
        <w:t>N</w:t>
      </w:r>
      <w:r w:rsidR="001B026A">
        <w:t>.</w:t>
      </w:r>
      <w:r w:rsidR="007A1C01">
        <w:t>;</w:t>
      </w:r>
      <w:r w:rsidRPr="00566519">
        <w:t xml:space="preserve"> </w:t>
      </w:r>
      <w:proofErr w:type="spellStart"/>
      <w:r w:rsidRPr="00566519">
        <w:t>Collisson</w:t>
      </w:r>
      <w:proofErr w:type="spellEnd"/>
      <w:r w:rsidR="001B026A">
        <w:t>,</w:t>
      </w:r>
      <w:r w:rsidRPr="00566519">
        <w:t xml:space="preserve"> E</w:t>
      </w:r>
      <w:r w:rsidR="001B026A">
        <w:t>.</w:t>
      </w:r>
      <w:r w:rsidR="00180CC0">
        <w:t xml:space="preserve"> </w:t>
      </w:r>
      <w:r w:rsidRPr="00566519">
        <w:t>A</w:t>
      </w:r>
      <w:r w:rsidR="001B026A">
        <w:t>.</w:t>
      </w:r>
      <w:r w:rsidR="007A1C01">
        <w:t>;</w:t>
      </w:r>
      <w:r w:rsidRPr="00566519">
        <w:t xml:space="preserve"> Mills</w:t>
      </w:r>
      <w:r w:rsidR="001B026A">
        <w:t>,</w:t>
      </w:r>
      <w:r w:rsidRPr="00566519">
        <w:t xml:space="preserve"> G</w:t>
      </w:r>
      <w:r w:rsidR="001B026A">
        <w:t>.</w:t>
      </w:r>
      <w:r w:rsidR="00180CC0">
        <w:t xml:space="preserve"> </w:t>
      </w:r>
      <w:r w:rsidRPr="00566519">
        <w:t>B</w:t>
      </w:r>
      <w:r w:rsidR="001B026A">
        <w:t>.</w:t>
      </w:r>
      <w:r w:rsidR="007A1C01">
        <w:t>;</w:t>
      </w:r>
      <w:r w:rsidRPr="00566519">
        <w:t xml:space="preserve"> Shaw</w:t>
      </w:r>
      <w:r w:rsidR="001B026A">
        <w:t>,</w:t>
      </w:r>
      <w:r w:rsidRPr="00566519">
        <w:t xml:space="preserve"> K</w:t>
      </w:r>
      <w:r w:rsidR="001B026A">
        <w:t>.</w:t>
      </w:r>
      <w:r w:rsidR="00180CC0">
        <w:t xml:space="preserve"> </w:t>
      </w:r>
      <w:r w:rsidRPr="00566519">
        <w:t>R</w:t>
      </w:r>
      <w:r w:rsidR="001B026A">
        <w:t>.</w:t>
      </w:r>
      <w:r w:rsidR="00180CC0">
        <w:t xml:space="preserve"> </w:t>
      </w:r>
      <w:r w:rsidRPr="00566519">
        <w:t>M</w:t>
      </w:r>
      <w:r w:rsidR="001B026A">
        <w:t>.</w:t>
      </w:r>
      <w:r w:rsidR="007A1C01">
        <w:t>;</w:t>
      </w:r>
      <w:r w:rsidRPr="00566519">
        <w:t xml:space="preserve"> </w:t>
      </w:r>
      <w:proofErr w:type="spellStart"/>
      <w:r w:rsidRPr="00566519">
        <w:t>Ozenberger</w:t>
      </w:r>
      <w:proofErr w:type="spellEnd"/>
      <w:r w:rsidR="001B026A">
        <w:t>,</w:t>
      </w:r>
      <w:r w:rsidRPr="00566519">
        <w:t xml:space="preserve"> B</w:t>
      </w:r>
      <w:r w:rsidR="001B026A">
        <w:t>.</w:t>
      </w:r>
      <w:r w:rsidR="00180CC0">
        <w:t xml:space="preserve"> </w:t>
      </w:r>
      <w:r w:rsidRPr="00566519">
        <w:t>A</w:t>
      </w:r>
      <w:r w:rsidR="001B026A">
        <w:t>.</w:t>
      </w:r>
      <w:r w:rsidR="007A1C01">
        <w:t>;</w:t>
      </w:r>
      <w:r w:rsidRPr="00566519">
        <w:t xml:space="preserve"> </w:t>
      </w:r>
      <w:proofErr w:type="spellStart"/>
      <w:r w:rsidRPr="00566519">
        <w:t>Ellrott</w:t>
      </w:r>
      <w:proofErr w:type="spellEnd"/>
      <w:r w:rsidR="001B026A">
        <w:t>,</w:t>
      </w:r>
      <w:r w:rsidRPr="00566519">
        <w:t xml:space="preserve"> K</w:t>
      </w:r>
      <w:r w:rsidR="001B026A">
        <w:t>.</w:t>
      </w:r>
      <w:r w:rsidRPr="00566519">
        <w:t>, et al. The Cancer Genome Atlas Pan-Cancer analysis project. </w:t>
      </w:r>
      <w:r w:rsidRPr="00562D02">
        <w:rPr>
          <w:i/>
          <w:iCs/>
        </w:rPr>
        <w:t>Nat</w:t>
      </w:r>
      <w:r w:rsidR="001B026A" w:rsidRPr="00562D02">
        <w:rPr>
          <w:i/>
          <w:iCs/>
        </w:rPr>
        <w:t>.</w:t>
      </w:r>
      <w:r w:rsidRPr="00562D02">
        <w:rPr>
          <w:i/>
          <w:iCs/>
        </w:rPr>
        <w:t xml:space="preserve"> Genet</w:t>
      </w:r>
      <w:r w:rsidRPr="00566519">
        <w:t>. 2013</w:t>
      </w:r>
      <w:r w:rsidR="001B026A">
        <w:t xml:space="preserve">, </w:t>
      </w:r>
      <w:r w:rsidRPr="00566519">
        <w:t>45</w:t>
      </w:r>
      <w:r w:rsidR="001B026A">
        <w:t xml:space="preserve">, </w:t>
      </w:r>
      <w:r w:rsidRPr="00566519">
        <w:t>1113</w:t>
      </w:r>
      <w:r>
        <w:t>-</w:t>
      </w:r>
      <w:r w:rsidRPr="00566519">
        <w:t>1120.</w:t>
      </w:r>
    </w:p>
    <w:p w14:paraId="2E807122" w14:textId="1F7A730D" w:rsidR="00583224" w:rsidRDefault="00583224" w:rsidP="00583224">
      <w:pPr>
        <w:numPr>
          <w:ilvl w:val="0"/>
          <w:numId w:val="17"/>
        </w:numPr>
        <w:spacing w:after="240" w:line="480" w:lineRule="auto"/>
      </w:pPr>
      <w:r w:rsidRPr="007561D4">
        <w:lastRenderedPageBreak/>
        <w:t>Hao</w:t>
      </w:r>
      <w:r w:rsidR="001B026A">
        <w:t>,</w:t>
      </w:r>
      <w:r w:rsidRPr="007561D4">
        <w:t xml:space="preserve"> Y</w:t>
      </w:r>
      <w:r w:rsidR="001B026A">
        <w:t>.</w:t>
      </w:r>
      <w:r w:rsidR="00D3634B">
        <w:t>;</w:t>
      </w:r>
      <w:r w:rsidRPr="007561D4">
        <w:t xml:space="preserve"> Li</w:t>
      </w:r>
      <w:r w:rsidR="001B026A">
        <w:t>,</w:t>
      </w:r>
      <w:r w:rsidRPr="007561D4">
        <w:t xml:space="preserve"> D</w:t>
      </w:r>
      <w:r w:rsidR="001B026A">
        <w:t>.</w:t>
      </w:r>
      <w:r w:rsidR="00D3634B">
        <w:t>;</w:t>
      </w:r>
      <w:r w:rsidRPr="007561D4">
        <w:t xml:space="preserve"> Xu</w:t>
      </w:r>
      <w:r w:rsidR="001B026A">
        <w:t>,</w:t>
      </w:r>
      <w:r w:rsidRPr="007561D4">
        <w:t xml:space="preserve"> Y</w:t>
      </w:r>
      <w:r w:rsidR="001B026A">
        <w:t>.</w:t>
      </w:r>
      <w:r w:rsidR="00D3634B">
        <w:t>;</w:t>
      </w:r>
      <w:r w:rsidRPr="007561D4">
        <w:t xml:space="preserve"> Ouyang</w:t>
      </w:r>
      <w:r w:rsidR="001B026A">
        <w:t>,</w:t>
      </w:r>
      <w:r w:rsidRPr="007561D4">
        <w:t xml:space="preserve"> J</w:t>
      </w:r>
      <w:r w:rsidR="001B026A">
        <w:t>.</w:t>
      </w:r>
      <w:r w:rsidR="00D3634B">
        <w:t>;</w:t>
      </w:r>
      <w:r w:rsidRPr="007561D4">
        <w:t xml:space="preserve"> Wang</w:t>
      </w:r>
      <w:r w:rsidR="001B026A">
        <w:t>,</w:t>
      </w:r>
      <w:r w:rsidRPr="007561D4">
        <w:t xml:space="preserve"> Y</w:t>
      </w:r>
      <w:r w:rsidR="001B026A">
        <w:t>.</w:t>
      </w:r>
      <w:r w:rsidR="00D3634B">
        <w:t>;</w:t>
      </w:r>
      <w:r w:rsidRPr="007561D4">
        <w:t xml:space="preserve"> Zhang</w:t>
      </w:r>
      <w:r w:rsidR="001B026A">
        <w:t>,</w:t>
      </w:r>
      <w:r w:rsidRPr="007561D4">
        <w:t xml:space="preserve"> Y</w:t>
      </w:r>
      <w:r w:rsidR="001B026A">
        <w:t>.</w:t>
      </w:r>
      <w:r w:rsidRPr="007561D4">
        <w:t>,</w:t>
      </w:r>
      <w:r>
        <w:t xml:space="preserve"> et al</w:t>
      </w:r>
      <w:r w:rsidRPr="007561D4">
        <w:t xml:space="preserve">. Investigation of lipid metabolism dysregulation and the effects on immune microenvironments in pan-cancer using multiple omics data. </w:t>
      </w:r>
      <w:r w:rsidRPr="00562D02">
        <w:rPr>
          <w:i/>
          <w:iCs/>
        </w:rPr>
        <w:t xml:space="preserve">BMC </w:t>
      </w:r>
      <w:proofErr w:type="spellStart"/>
      <w:r w:rsidR="0078457C" w:rsidRPr="00562D02">
        <w:rPr>
          <w:i/>
          <w:iCs/>
        </w:rPr>
        <w:t>B</w:t>
      </w:r>
      <w:r w:rsidRPr="00562D02">
        <w:rPr>
          <w:i/>
          <w:iCs/>
        </w:rPr>
        <w:t>ioinfor</w:t>
      </w:r>
      <w:r w:rsidR="0078457C" w:rsidRPr="00562D02">
        <w:rPr>
          <w:i/>
          <w:iCs/>
        </w:rPr>
        <w:t>m</w:t>
      </w:r>
      <w:proofErr w:type="spellEnd"/>
      <w:r w:rsidRPr="007561D4">
        <w:t>. 2019</w:t>
      </w:r>
      <w:r w:rsidR="001B026A">
        <w:t xml:space="preserve">, </w:t>
      </w:r>
      <w:r w:rsidRPr="007561D4">
        <w:t>20</w:t>
      </w:r>
      <w:r w:rsidR="001B026A">
        <w:t xml:space="preserve">, </w:t>
      </w:r>
      <w:r w:rsidRPr="007561D4">
        <w:t>195.</w:t>
      </w:r>
    </w:p>
    <w:p w14:paraId="1080FD9F" w14:textId="56EB5C67" w:rsidR="00583224" w:rsidRDefault="00583224" w:rsidP="00583224">
      <w:pPr>
        <w:numPr>
          <w:ilvl w:val="0"/>
          <w:numId w:val="17"/>
        </w:numPr>
        <w:spacing w:after="240" w:line="480" w:lineRule="auto"/>
      </w:pPr>
      <w:proofErr w:type="spellStart"/>
      <w:r w:rsidRPr="00991127">
        <w:rPr>
          <w:lang w:val="sv-SE"/>
        </w:rPr>
        <w:t>Zou</w:t>
      </w:r>
      <w:proofErr w:type="spellEnd"/>
      <w:r w:rsidR="001B026A">
        <w:rPr>
          <w:lang w:val="sv-SE"/>
        </w:rPr>
        <w:t>,</w:t>
      </w:r>
      <w:r w:rsidRPr="00991127">
        <w:rPr>
          <w:lang w:val="sv-SE"/>
        </w:rPr>
        <w:t xml:space="preserve"> J</w:t>
      </w:r>
      <w:r w:rsidR="001B026A">
        <w:rPr>
          <w:lang w:val="sv-SE"/>
        </w:rPr>
        <w:t>.</w:t>
      </w:r>
      <w:r w:rsidR="00D3634B">
        <w:rPr>
          <w:lang w:val="sv-SE"/>
        </w:rPr>
        <w:t>;</w:t>
      </w:r>
      <w:r w:rsidRPr="00991127">
        <w:rPr>
          <w:lang w:val="sv-SE"/>
        </w:rPr>
        <w:t xml:space="preserve"> Du</w:t>
      </w:r>
      <w:r w:rsidR="001B026A">
        <w:rPr>
          <w:lang w:val="sv-SE"/>
        </w:rPr>
        <w:t>,</w:t>
      </w:r>
      <w:r w:rsidRPr="00991127">
        <w:rPr>
          <w:lang w:val="sv-SE"/>
        </w:rPr>
        <w:t xml:space="preserve"> K</w:t>
      </w:r>
      <w:r w:rsidR="001B026A">
        <w:rPr>
          <w:lang w:val="sv-SE"/>
        </w:rPr>
        <w:t>.</w:t>
      </w:r>
      <w:r w:rsidR="00D3634B">
        <w:rPr>
          <w:lang w:val="sv-SE"/>
        </w:rPr>
        <w:t>;</w:t>
      </w:r>
      <w:r w:rsidRPr="00991127">
        <w:rPr>
          <w:lang w:val="sv-SE"/>
        </w:rPr>
        <w:t xml:space="preserve"> Li</w:t>
      </w:r>
      <w:r w:rsidR="001B026A">
        <w:rPr>
          <w:lang w:val="sv-SE"/>
        </w:rPr>
        <w:t>,</w:t>
      </w:r>
      <w:r w:rsidRPr="00991127">
        <w:rPr>
          <w:lang w:val="sv-SE"/>
        </w:rPr>
        <w:t xml:space="preserve"> S</w:t>
      </w:r>
      <w:r w:rsidR="001B026A">
        <w:rPr>
          <w:lang w:val="sv-SE"/>
        </w:rPr>
        <w:t>.</w:t>
      </w:r>
      <w:r w:rsidR="00D3634B">
        <w:rPr>
          <w:lang w:val="sv-SE"/>
        </w:rPr>
        <w:t>;</w:t>
      </w:r>
      <w:r w:rsidRPr="00991127">
        <w:rPr>
          <w:lang w:val="sv-SE"/>
        </w:rPr>
        <w:t xml:space="preserve"> </w:t>
      </w:r>
      <w:proofErr w:type="spellStart"/>
      <w:r w:rsidRPr="00991127">
        <w:rPr>
          <w:lang w:val="sv-SE"/>
        </w:rPr>
        <w:t>Lu</w:t>
      </w:r>
      <w:proofErr w:type="spellEnd"/>
      <w:r w:rsidR="001B026A">
        <w:rPr>
          <w:lang w:val="sv-SE"/>
        </w:rPr>
        <w:t>,</w:t>
      </w:r>
      <w:r w:rsidRPr="00991127">
        <w:rPr>
          <w:lang w:val="sv-SE"/>
        </w:rPr>
        <w:t xml:space="preserve"> L</w:t>
      </w:r>
      <w:r w:rsidR="001B026A">
        <w:rPr>
          <w:lang w:val="sv-SE"/>
        </w:rPr>
        <w:t>.</w:t>
      </w:r>
      <w:r w:rsidR="00D3634B">
        <w:rPr>
          <w:lang w:val="sv-SE"/>
        </w:rPr>
        <w:t>;</w:t>
      </w:r>
      <w:r w:rsidRPr="00991127">
        <w:rPr>
          <w:lang w:val="sv-SE"/>
        </w:rPr>
        <w:t xml:space="preserve"> </w:t>
      </w:r>
      <w:proofErr w:type="spellStart"/>
      <w:r w:rsidRPr="00991127">
        <w:rPr>
          <w:lang w:val="sv-SE"/>
        </w:rPr>
        <w:t>Mei</w:t>
      </w:r>
      <w:proofErr w:type="spellEnd"/>
      <w:r w:rsidR="001B026A">
        <w:rPr>
          <w:lang w:val="sv-SE"/>
        </w:rPr>
        <w:t>,</w:t>
      </w:r>
      <w:r w:rsidRPr="00991127">
        <w:rPr>
          <w:lang w:val="sv-SE"/>
        </w:rPr>
        <w:t xml:space="preserve"> J</w:t>
      </w:r>
      <w:r w:rsidR="001B026A">
        <w:rPr>
          <w:lang w:val="sv-SE"/>
        </w:rPr>
        <w:t>.</w:t>
      </w:r>
      <w:r w:rsidR="00D3634B">
        <w:rPr>
          <w:lang w:val="sv-SE"/>
        </w:rPr>
        <w:t>;</w:t>
      </w:r>
      <w:r w:rsidRPr="00991127">
        <w:rPr>
          <w:lang w:val="sv-SE"/>
        </w:rPr>
        <w:t xml:space="preserve"> Lin</w:t>
      </w:r>
      <w:r w:rsidR="001B026A">
        <w:rPr>
          <w:lang w:val="sv-SE"/>
        </w:rPr>
        <w:t>,</w:t>
      </w:r>
      <w:r w:rsidRPr="00991127">
        <w:rPr>
          <w:lang w:val="sv-SE"/>
        </w:rPr>
        <w:t xml:space="preserve"> W</w:t>
      </w:r>
      <w:r w:rsidR="001B026A">
        <w:rPr>
          <w:lang w:val="sv-SE"/>
        </w:rPr>
        <w:t>.</w:t>
      </w:r>
      <w:r w:rsidRPr="00991127">
        <w:rPr>
          <w:lang w:val="sv-SE"/>
        </w:rPr>
        <w:t xml:space="preserve">, et al. </w:t>
      </w:r>
      <w:r w:rsidRPr="007C7C87">
        <w:t xml:space="preserve">Glutamine metabolism regulators associated with cancer development and the tumor microenvironment: A pan-cancer multi-omics analysis. </w:t>
      </w:r>
      <w:r w:rsidRPr="00562D02">
        <w:rPr>
          <w:i/>
          <w:iCs/>
        </w:rPr>
        <w:t>Genes</w:t>
      </w:r>
      <w:r w:rsidRPr="007C7C87">
        <w:t>. 2021</w:t>
      </w:r>
      <w:r w:rsidR="001B026A">
        <w:t xml:space="preserve">, </w:t>
      </w:r>
      <w:r w:rsidRPr="007C7C87">
        <w:t>1</w:t>
      </w:r>
      <w:r>
        <w:t>2</w:t>
      </w:r>
      <w:r w:rsidR="001B026A">
        <w:t xml:space="preserve">, </w:t>
      </w:r>
      <w:r w:rsidRPr="007C7C87">
        <w:t>1305.</w:t>
      </w:r>
    </w:p>
    <w:p w14:paraId="3F8E6F30" w14:textId="6E9D22AE" w:rsidR="00583224" w:rsidRDefault="00583224" w:rsidP="00583224">
      <w:pPr>
        <w:numPr>
          <w:ilvl w:val="0"/>
          <w:numId w:val="17"/>
        </w:numPr>
        <w:spacing w:after="240" w:line="480" w:lineRule="auto"/>
      </w:pPr>
      <w:r w:rsidRPr="00562D02">
        <w:rPr>
          <w:lang w:val="sv-SE"/>
        </w:rPr>
        <w:t>Bi</w:t>
      </w:r>
      <w:r w:rsidR="001B026A" w:rsidRPr="00562D02">
        <w:rPr>
          <w:lang w:val="sv-SE"/>
        </w:rPr>
        <w:t>,</w:t>
      </w:r>
      <w:r w:rsidRPr="00562D02">
        <w:rPr>
          <w:lang w:val="sv-SE"/>
        </w:rPr>
        <w:t xml:space="preserve"> G</w:t>
      </w:r>
      <w:r w:rsidR="001B026A" w:rsidRPr="00562D02">
        <w:rPr>
          <w:lang w:val="sv-SE"/>
        </w:rPr>
        <w:t>.</w:t>
      </w:r>
      <w:r w:rsidR="00D3634B">
        <w:rPr>
          <w:lang w:val="sv-SE"/>
        </w:rPr>
        <w:t>;</w:t>
      </w:r>
      <w:r w:rsidRPr="00562D02">
        <w:rPr>
          <w:lang w:val="sv-SE"/>
        </w:rPr>
        <w:t xml:space="preserve"> </w:t>
      </w:r>
      <w:proofErr w:type="spellStart"/>
      <w:r w:rsidRPr="00562D02">
        <w:rPr>
          <w:lang w:val="sv-SE"/>
        </w:rPr>
        <w:t>Bian</w:t>
      </w:r>
      <w:proofErr w:type="spellEnd"/>
      <w:r w:rsidR="001B026A" w:rsidRPr="00562D02">
        <w:rPr>
          <w:lang w:val="sv-SE"/>
        </w:rPr>
        <w:t>,</w:t>
      </w:r>
      <w:r w:rsidRPr="00562D02">
        <w:rPr>
          <w:lang w:val="sv-SE"/>
        </w:rPr>
        <w:t xml:space="preserve"> Y</w:t>
      </w:r>
      <w:r w:rsidR="001B026A" w:rsidRPr="00562D02">
        <w:rPr>
          <w:lang w:val="sv-SE"/>
        </w:rPr>
        <w:t>.</w:t>
      </w:r>
      <w:r w:rsidR="00D3634B">
        <w:rPr>
          <w:lang w:val="sv-SE"/>
        </w:rPr>
        <w:t>;</w:t>
      </w:r>
      <w:r w:rsidRPr="00562D02">
        <w:rPr>
          <w:lang w:val="sv-SE"/>
        </w:rPr>
        <w:t xml:space="preserve"> Liang</w:t>
      </w:r>
      <w:r w:rsidR="001B026A">
        <w:rPr>
          <w:lang w:val="sv-SE"/>
        </w:rPr>
        <w:t>,</w:t>
      </w:r>
      <w:r w:rsidRPr="00562D02">
        <w:rPr>
          <w:lang w:val="sv-SE"/>
        </w:rPr>
        <w:t xml:space="preserve"> J</w:t>
      </w:r>
      <w:r w:rsidR="001B026A">
        <w:rPr>
          <w:lang w:val="sv-SE"/>
        </w:rPr>
        <w:t>.</w:t>
      </w:r>
      <w:r w:rsidR="00D3634B">
        <w:rPr>
          <w:lang w:val="sv-SE"/>
        </w:rPr>
        <w:t>;</w:t>
      </w:r>
      <w:r w:rsidRPr="00562D02">
        <w:rPr>
          <w:lang w:val="sv-SE"/>
        </w:rPr>
        <w:t xml:space="preserve"> Yin</w:t>
      </w:r>
      <w:r w:rsidR="001B026A">
        <w:rPr>
          <w:lang w:val="sv-SE"/>
        </w:rPr>
        <w:t>,</w:t>
      </w:r>
      <w:r w:rsidRPr="00562D02">
        <w:rPr>
          <w:lang w:val="sv-SE"/>
        </w:rPr>
        <w:t xml:space="preserve"> J</w:t>
      </w:r>
      <w:r w:rsidR="001B026A">
        <w:rPr>
          <w:lang w:val="sv-SE"/>
        </w:rPr>
        <w:t>.</w:t>
      </w:r>
      <w:r w:rsidR="00D3634B">
        <w:rPr>
          <w:lang w:val="sv-SE"/>
        </w:rPr>
        <w:t>;</w:t>
      </w:r>
      <w:r w:rsidRPr="00562D02">
        <w:rPr>
          <w:lang w:val="sv-SE"/>
        </w:rPr>
        <w:t xml:space="preserve"> Li</w:t>
      </w:r>
      <w:r w:rsidR="001B026A">
        <w:rPr>
          <w:lang w:val="sv-SE"/>
        </w:rPr>
        <w:t>,</w:t>
      </w:r>
      <w:r w:rsidRPr="00562D02">
        <w:rPr>
          <w:lang w:val="sv-SE"/>
        </w:rPr>
        <w:t xml:space="preserve"> R</w:t>
      </w:r>
      <w:r w:rsidR="001B026A">
        <w:rPr>
          <w:lang w:val="sv-SE"/>
        </w:rPr>
        <w:t>.</w:t>
      </w:r>
      <w:r w:rsidR="00D3634B">
        <w:rPr>
          <w:lang w:val="sv-SE"/>
        </w:rPr>
        <w:t xml:space="preserve">; </w:t>
      </w:r>
      <w:r w:rsidRPr="00562D02">
        <w:rPr>
          <w:lang w:val="sv-SE"/>
        </w:rPr>
        <w:t>Zhao</w:t>
      </w:r>
      <w:r w:rsidR="001B026A">
        <w:rPr>
          <w:lang w:val="sv-SE"/>
        </w:rPr>
        <w:t>,</w:t>
      </w:r>
      <w:r w:rsidRPr="00562D02">
        <w:rPr>
          <w:lang w:val="sv-SE"/>
        </w:rPr>
        <w:t xml:space="preserve"> M</w:t>
      </w:r>
      <w:r w:rsidR="001B026A">
        <w:rPr>
          <w:lang w:val="sv-SE"/>
        </w:rPr>
        <w:t>.</w:t>
      </w:r>
      <w:r w:rsidRPr="00562D02">
        <w:rPr>
          <w:lang w:val="sv-SE"/>
        </w:rPr>
        <w:t xml:space="preserve">, et al. </w:t>
      </w:r>
      <w:r w:rsidRPr="00731B3D">
        <w:t>Pan-cancer characterization of metabolism-related biomarkers identifies potential therapeutic targets.</w:t>
      </w:r>
      <w:r>
        <w:t xml:space="preserve"> </w:t>
      </w:r>
      <w:r w:rsidRPr="00562D02">
        <w:rPr>
          <w:i/>
          <w:iCs/>
        </w:rPr>
        <w:t>J</w:t>
      </w:r>
      <w:r w:rsidR="001B026A" w:rsidRPr="00562D02">
        <w:rPr>
          <w:i/>
          <w:iCs/>
        </w:rPr>
        <w:t>.</w:t>
      </w:r>
      <w:r w:rsidRPr="00562D02">
        <w:rPr>
          <w:i/>
          <w:iCs/>
        </w:rPr>
        <w:t xml:space="preserve"> Transl</w:t>
      </w:r>
      <w:r w:rsidR="001B026A" w:rsidRPr="00562D02">
        <w:rPr>
          <w:i/>
          <w:iCs/>
        </w:rPr>
        <w:t>.</w:t>
      </w:r>
      <w:r w:rsidRPr="00562D02">
        <w:rPr>
          <w:i/>
          <w:iCs/>
        </w:rPr>
        <w:t xml:space="preserve"> Med</w:t>
      </w:r>
      <w:r w:rsidRPr="00731B3D">
        <w:t>. 2021</w:t>
      </w:r>
      <w:r w:rsidR="001B026A">
        <w:t xml:space="preserve">, </w:t>
      </w:r>
      <w:r w:rsidRPr="00731B3D">
        <w:t>19</w:t>
      </w:r>
      <w:r w:rsidR="001B026A">
        <w:t xml:space="preserve">, </w:t>
      </w:r>
      <w:r w:rsidRPr="00731B3D">
        <w:t>219.</w:t>
      </w:r>
    </w:p>
    <w:p w14:paraId="564C67A4" w14:textId="5FA84C65" w:rsidR="00583224" w:rsidRPr="00566519" w:rsidRDefault="00583224" w:rsidP="00583224">
      <w:pPr>
        <w:numPr>
          <w:ilvl w:val="0"/>
          <w:numId w:val="17"/>
        </w:numPr>
        <w:spacing w:after="240" w:line="480" w:lineRule="auto"/>
      </w:pPr>
      <w:r w:rsidRPr="00A87FE1">
        <w:t>Liu</w:t>
      </w:r>
      <w:r w:rsidR="00AD11B0">
        <w:t>,</w:t>
      </w:r>
      <w:r w:rsidRPr="00A87FE1">
        <w:t xml:space="preserve"> S</w:t>
      </w:r>
      <w:r w:rsidR="00AD11B0">
        <w:t>.</w:t>
      </w:r>
      <w:r w:rsidR="00D3634B">
        <w:t>;</w:t>
      </w:r>
      <w:r w:rsidRPr="00A87FE1">
        <w:t xml:space="preserve"> Yuan</w:t>
      </w:r>
      <w:r w:rsidR="00AD11B0">
        <w:t>,</w:t>
      </w:r>
      <w:r w:rsidRPr="00A87FE1">
        <w:t xml:space="preserve"> Y</w:t>
      </w:r>
      <w:r w:rsidR="00AD11B0">
        <w:t>.</w:t>
      </w:r>
      <w:r w:rsidR="00D3634B">
        <w:t>;</w:t>
      </w:r>
      <w:r w:rsidRPr="00A87FE1">
        <w:t xml:space="preserve"> He</w:t>
      </w:r>
      <w:r w:rsidR="00AD11B0">
        <w:t>,</w:t>
      </w:r>
      <w:r w:rsidRPr="00A87FE1">
        <w:t xml:space="preserve"> J</w:t>
      </w:r>
      <w:r w:rsidR="00AD11B0">
        <w:t>.</w:t>
      </w:r>
      <w:r w:rsidR="00D3634B">
        <w:t>;</w:t>
      </w:r>
      <w:r w:rsidRPr="00A87FE1">
        <w:t xml:space="preserve"> Zhou</w:t>
      </w:r>
      <w:r w:rsidR="00AD11B0">
        <w:t>,</w:t>
      </w:r>
      <w:r w:rsidRPr="00A87FE1">
        <w:t xml:space="preserve"> Y</w:t>
      </w:r>
      <w:r w:rsidR="00AD11B0">
        <w:t>.</w:t>
      </w:r>
      <w:r w:rsidR="00D3634B">
        <w:t>;</w:t>
      </w:r>
      <w:r w:rsidRPr="00A87FE1">
        <w:t xml:space="preserve"> Wang</w:t>
      </w:r>
      <w:r w:rsidR="00AD11B0">
        <w:t>,</w:t>
      </w:r>
      <w:r w:rsidRPr="00A87FE1">
        <w:t xml:space="preserve"> Y</w:t>
      </w:r>
      <w:r w:rsidR="00AD11B0">
        <w:t>.</w:t>
      </w:r>
      <w:r w:rsidR="00D3634B">
        <w:t>;</w:t>
      </w:r>
      <w:r w:rsidRPr="00A87FE1">
        <w:t xml:space="preserve"> Ye</w:t>
      </w:r>
      <w:r w:rsidR="00AD11B0">
        <w:t>,</w:t>
      </w:r>
      <w:r w:rsidRPr="00A87FE1">
        <w:t xml:space="preserve"> X</w:t>
      </w:r>
      <w:r w:rsidR="00AD11B0">
        <w:t>.</w:t>
      </w:r>
      <w:r w:rsidRPr="00A87FE1">
        <w:t>,</w:t>
      </w:r>
      <w:r>
        <w:t xml:space="preserve"> et al</w:t>
      </w:r>
      <w:r w:rsidRPr="00A87FE1">
        <w:t>. Integrated multi-omics analysis reveals a glycolytic signature that predicts pan-cancer immune checkpoint inhibitor response and LDHA as a combinatorial target in fumarate hydratase-deficient renal cell carcinoma.</w:t>
      </w:r>
      <w:r w:rsidRPr="00A87FE1">
        <w:rPr>
          <w:rFonts w:ascii="-webkit-standard" w:hAnsi="-webkit-standard"/>
          <w:color w:val="000000"/>
          <w:sz w:val="27"/>
          <w:szCs w:val="27"/>
        </w:rPr>
        <w:t xml:space="preserve"> </w:t>
      </w:r>
      <w:r w:rsidRPr="00A87FE1">
        <w:t>Front</w:t>
      </w:r>
      <w:r w:rsidR="00AD11B0">
        <w:t>.</w:t>
      </w:r>
      <w:r w:rsidRPr="00A87FE1">
        <w:t xml:space="preserve"> Immunol. 2025</w:t>
      </w:r>
      <w:r w:rsidR="00AD11B0">
        <w:t xml:space="preserve">, </w:t>
      </w:r>
      <w:r w:rsidRPr="00A87FE1">
        <w:t>16</w:t>
      </w:r>
      <w:r w:rsidR="00AD11B0">
        <w:t xml:space="preserve">, </w:t>
      </w:r>
      <w:r w:rsidRPr="00A87FE1">
        <w:t>1666121.</w:t>
      </w:r>
    </w:p>
    <w:p w14:paraId="4C30EB4C" w14:textId="71A095E7" w:rsidR="00583224" w:rsidRPr="00566519" w:rsidRDefault="00583224" w:rsidP="00583224">
      <w:pPr>
        <w:numPr>
          <w:ilvl w:val="0"/>
          <w:numId w:val="17"/>
        </w:numPr>
        <w:spacing w:after="240" w:line="480" w:lineRule="auto"/>
      </w:pPr>
      <w:r w:rsidRPr="00566519">
        <w:t>Zhou</w:t>
      </w:r>
      <w:r w:rsidR="00AD11B0">
        <w:t>,</w:t>
      </w:r>
      <w:r w:rsidRPr="00566519">
        <w:t xml:space="preserve"> Y</w:t>
      </w:r>
      <w:r w:rsidR="00AD11B0">
        <w:t>.</w:t>
      </w:r>
      <w:r w:rsidR="003869EE">
        <w:t>;</w:t>
      </w:r>
      <w:r w:rsidRPr="00566519">
        <w:t xml:space="preserve"> Lih</w:t>
      </w:r>
      <w:r w:rsidR="00AD11B0">
        <w:t>,</w:t>
      </w:r>
      <w:r w:rsidRPr="00566519">
        <w:t xml:space="preserve"> T</w:t>
      </w:r>
      <w:r w:rsidR="00AD11B0">
        <w:t>.</w:t>
      </w:r>
      <w:r w:rsidR="00180CC0">
        <w:t xml:space="preserve"> </w:t>
      </w:r>
      <w:r w:rsidRPr="00566519">
        <w:t>M</w:t>
      </w:r>
      <w:r w:rsidR="00AD11B0">
        <w:t>.</w:t>
      </w:r>
      <w:r w:rsidR="003869EE">
        <w:t>;</w:t>
      </w:r>
      <w:r w:rsidRPr="00566519">
        <w:t xml:space="preserve"> Pan</w:t>
      </w:r>
      <w:r w:rsidR="00AD11B0">
        <w:t>,</w:t>
      </w:r>
      <w:r w:rsidRPr="00566519">
        <w:t xml:space="preserve"> J</w:t>
      </w:r>
      <w:r w:rsidR="00AD11B0">
        <w:t>.</w:t>
      </w:r>
      <w:r w:rsidR="003869EE">
        <w:t>;</w:t>
      </w:r>
      <w:r w:rsidRPr="00566519">
        <w:t xml:space="preserve"> </w:t>
      </w:r>
      <w:proofErr w:type="spellStart"/>
      <w:r w:rsidRPr="00566519">
        <w:t>Höti</w:t>
      </w:r>
      <w:proofErr w:type="spellEnd"/>
      <w:r w:rsidR="00AD11B0">
        <w:t>,</w:t>
      </w:r>
      <w:r w:rsidRPr="00566519">
        <w:t xml:space="preserve"> N</w:t>
      </w:r>
      <w:r w:rsidR="00AD11B0">
        <w:t>.</w:t>
      </w:r>
      <w:r w:rsidR="003869EE">
        <w:t>;</w:t>
      </w:r>
      <w:r w:rsidRPr="00566519">
        <w:t xml:space="preserve"> Dong</w:t>
      </w:r>
      <w:r w:rsidR="00AD11B0">
        <w:t>,</w:t>
      </w:r>
      <w:r w:rsidRPr="00566519">
        <w:t xml:space="preserve"> M</w:t>
      </w:r>
      <w:r w:rsidR="00AD11B0">
        <w:t>.</w:t>
      </w:r>
      <w:r w:rsidR="003869EE">
        <w:t>;</w:t>
      </w:r>
      <w:r w:rsidRPr="00566519">
        <w:t xml:space="preserve"> Cao</w:t>
      </w:r>
      <w:r w:rsidR="00AD11B0">
        <w:t>,</w:t>
      </w:r>
      <w:r w:rsidRPr="00566519">
        <w:t xml:space="preserve"> L</w:t>
      </w:r>
      <w:r w:rsidR="00AD11B0">
        <w:t>.</w:t>
      </w:r>
      <w:r w:rsidRPr="00566519">
        <w:t xml:space="preserve">, et al. Proteomic signatures of 16 major types of human cancer reveal universal and cancer-type-specific proteins for the identification of potential therapeutic targets. </w:t>
      </w:r>
      <w:r w:rsidRPr="00562D02">
        <w:rPr>
          <w:i/>
          <w:iCs/>
        </w:rPr>
        <w:t>J</w:t>
      </w:r>
      <w:r w:rsidR="00AD11B0" w:rsidRPr="00562D02">
        <w:rPr>
          <w:i/>
          <w:iCs/>
        </w:rPr>
        <w:t>.</w:t>
      </w:r>
      <w:r w:rsidRPr="00562D02">
        <w:rPr>
          <w:i/>
          <w:iCs/>
        </w:rPr>
        <w:t xml:space="preserve"> </w:t>
      </w:r>
      <w:proofErr w:type="spellStart"/>
      <w:r w:rsidRPr="00562D02">
        <w:rPr>
          <w:i/>
          <w:iCs/>
        </w:rPr>
        <w:t>Hematol</w:t>
      </w:r>
      <w:proofErr w:type="spellEnd"/>
      <w:r w:rsidR="00AD11B0" w:rsidRPr="00562D02">
        <w:rPr>
          <w:i/>
          <w:iCs/>
        </w:rPr>
        <w:t>.</w:t>
      </w:r>
      <w:r w:rsidRPr="00562D02">
        <w:rPr>
          <w:i/>
          <w:iCs/>
        </w:rPr>
        <w:t xml:space="preserve"> Oncol</w:t>
      </w:r>
      <w:r w:rsidRPr="00566519">
        <w:t>. 2020</w:t>
      </w:r>
      <w:r w:rsidR="00AD11B0">
        <w:t xml:space="preserve">, </w:t>
      </w:r>
      <w:r w:rsidRPr="00566519">
        <w:t>13</w:t>
      </w:r>
      <w:r w:rsidR="00AD11B0">
        <w:t xml:space="preserve">, </w:t>
      </w:r>
      <w:r w:rsidRPr="00566519">
        <w:t>170.</w:t>
      </w:r>
    </w:p>
    <w:p w14:paraId="0BBFB1F5" w14:textId="39D0EC25" w:rsidR="00583224" w:rsidRPr="00566519" w:rsidRDefault="00583224" w:rsidP="00583224">
      <w:pPr>
        <w:numPr>
          <w:ilvl w:val="0"/>
          <w:numId w:val="17"/>
        </w:numPr>
        <w:spacing w:after="240" w:line="480" w:lineRule="auto"/>
      </w:pPr>
      <w:r w:rsidRPr="00566519">
        <w:t>Hu</w:t>
      </w:r>
      <w:r w:rsidR="00AD11B0">
        <w:t>,</w:t>
      </w:r>
      <w:r w:rsidRPr="00566519">
        <w:t xml:space="preserve"> G</w:t>
      </w:r>
      <w:r w:rsidR="00AD11B0">
        <w:t>.</w:t>
      </w:r>
      <w:r w:rsidR="005936F0">
        <w:t xml:space="preserve"> </w:t>
      </w:r>
      <w:r w:rsidRPr="00566519">
        <w:t>S</w:t>
      </w:r>
      <w:r w:rsidR="00AD11B0">
        <w:t>.</w:t>
      </w:r>
      <w:r w:rsidR="00D3634B">
        <w:t>;</w:t>
      </w:r>
      <w:r w:rsidRPr="00566519">
        <w:t xml:space="preserve"> Zheng</w:t>
      </w:r>
      <w:r w:rsidR="00AD11B0">
        <w:t>,</w:t>
      </w:r>
      <w:r w:rsidRPr="00566519">
        <w:t xml:space="preserve"> Z</w:t>
      </w:r>
      <w:r w:rsidR="00AD11B0">
        <w:t>.</w:t>
      </w:r>
      <w:r w:rsidR="005936F0">
        <w:t xml:space="preserve"> </w:t>
      </w:r>
      <w:r w:rsidRPr="00566519">
        <w:t>Z</w:t>
      </w:r>
      <w:r w:rsidR="00AD11B0">
        <w:t>.</w:t>
      </w:r>
      <w:r w:rsidR="00D3634B">
        <w:t>;</w:t>
      </w:r>
      <w:r w:rsidRPr="00566519">
        <w:t xml:space="preserve"> He</w:t>
      </w:r>
      <w:r w:rsidR="00AD11B0">
        <w:t>,</w:t>
      </w:r>
      <w:r w:rsidRPr="00566519">
        <w:t xml:space="preserve"> Y</w:t>
      </w:r>
      <w:r w:rsidR="00AD11B0">
        <w:t>.</w:t>
      </w:r>
      <w:r w:rsidR="005936F0">
        <w:t xml:space="preserve"> </w:t>
      </w:r>
      <w:r w:rsidRPr="00566519">
        <w:t>H</w:t>
      </w:r>
      <w:r w:rsidR="00AD11B0">
        <w:t>.</w:t>
      </w:r>
      <w:r w:rsidR="00D3634B">
        <w:t>;</w:t>
      </w:r>
      <w:r w:rsidRPr="00566519">
        <w:t xml:space="preserve"> Wang</w:t>
      </w:r>
      <w:r w:rsidR="00AD11B0">
        <w:t>,</w:t>
      </w:r>
      <w:r w:rsidRPr="00566519">
        <w:t xml:space="preserve"> D</w:t>
      </w:r>
      <w:r w:rsidR="00AD11B0">
        <w:t>.</w:t>
      </w:r>
      <w:r w:rsidR="005936F0">
        <w:t xml:space="preserve"> </w:t>
      </w:r>
      <w:r w:rsidRPr="00566519">
        <w:t>C</w:t>
      </w:r>
      <w:r w:rsidR="00AD11B0">
        <w:t>.</w:t>
      </w:r>
      <w:r w:rsidR="00D3634B">
        <w:t>;</w:t>
      </w:r>
      <w:r w:rsidRPr="00566519">
        <w:t xml:space="preserve"> Nie</w:t>
      </w:r>
      <w:r w:rsidR="00AD11B0">
        <w:t>,</w:t>
      </w:r>
      <w:r w:rsidRPr="00566519">
        <w:t xml:space="preserve"> R</w:t>
      </w:r>
      <w:r w:rsidR="00AD11B0">
        <w:t>.</w:t>
      </w:r>
      <w:r w:rsidR="005936F0">
        <w:t xml:space="preserve"> </w:t>
      </w:r>
      <w:r w:rsidRPr="00566519">
        <w:t>C</w:t>
      </w:r>
      <w:r w:rsidR="00AD11B0">
        <w:t>.</w:t>
      </w:r>
      <w:r w:rsidR="00D3634B">
        <w:t>;</w:t>
      </w:r>
      <w:r w:rsidRPr="00566519">
        <w:t xml:space="preserve"> Liu</w:t>
      </w:r>
      <w:r w:rsidR="00AD11B0">
        <w:t>,</w:t>
      </w:r>
      <w:r w:rsidRPr="00566519">
        <w:t xml:space="preserve"> W</w:t>
      </w:r>
      <w:r w:rsidR="00AD11B0">
        <w:t>.</w:t>
      </w:r>
      <w:r w:rsidRPr="00566519">
        <w:t xml:space="preserve"> Integrated Analysis of Proteome and Transcriptome Profiling Reveals Pan-Cancer-Associated Pathways and Molecular Biomarkers. </w:t>
      </w:r>
      <w:r w:rsidRPr="00562D02">
        <w:rPr>
          <w:i/>
          <w:iCs/>
        </w:rPr>
        <w:t>Mol</w:t>
      </w:r>
      <w:r w:rsidR="00AD11B0" w:rsidRPr="00562D02">
        <w:rPr>
          <w:i/>
          <w:iCs/>
        </w:rPr>
        <w:t>.</w:t>
      </w:r>
      <w:r w:rsidRPr="00562D02">
        <w:rPr>
          <w:i/>
          <w:iCs/>
        </w:rPr>
        <w:t xml:space="preserve"> Cell Proteomics</w:t>
      </w:r>
      <w:r w:rsidRPr="00566519">
        <w:t>. 2025</w:t>
      </w:r>
      <w:r w:rsidR="00AD11B0">
        <w:t xml:space="preserve">, </w:t>
      </w:r>
      <w:r w:rsidRPr="00566519">
        <w:t>27.</w:t>
      </w:r>
    </w:p>
    <w:p w14:paraId="541AB455" w14:textId="3AF1D220" w:rsidR="00583224" w:rsidRDefault="00583224" w:rsidP="00583224">
      <w:pPr>
        <w:numPr>
          <w:ilvl w:val="0"/>
          <w:numId w:val="17"/>
        </w:numPr>
        <w:spacing w:after="240" w:line="480" w:lineRule="auto"/>
      </w:pPr>
      <w:proofErr w:type="spellStart"/>
      <w:r w:rsidRPr="00566519">
        <w:t>Hänzelmann</w:t>
      </w:r>
      <w:proofErr w:type="spellEnd"/>
      <w:r w:rsidR="006209AE">
        <w:t>,</w:t>
      </w:r>
      <w:r w:rsidRPr="00566519">
        <w:t xml:space="preserve"> S</w:t>
      </w:r>
      <w:r w:rsidR="006209AE">
        <w:t>.</w:t>
      </w:r>
      <w:r w:rsidR="00D3634B">
        <w:t>;</w:t>
      </w:r>
      <w:r w:rsidRPr="00566519">
        <w:t xml:space="preserve"> Castelo</w:t>
      </w:r>
      <w:r w:rsidR="006209AE">
        <w:t>,</w:t>
      </w:r>
      <w:r w:rsidRPr="00566519">
        <w:t xml:space="preserve"> R</w:t>
      </w:r>
      <w:r w:rsidR="006209AE">
        <w:t>.</w:t>
      </w:r>
      <w:r w:rsidR="00D3634B">
        <w:t>;</w:t>
      </w:r>
      <w:r w:rsidRPr="00566519">
        <w:t xml:space="preserve"> </w:t>
      </w:r>
      <w:proofErr w:type="spellStart"/>
      <w:r w:rsidRPr="00566519">
        <w:t>Guinney</w:t>
      </w:r>
      <w:proofErr w:type="spellEnd"/>
      <w:r w:rsidR="006209AE">
        <w:t>,</w:t>
      </w:r>
      <w:r w:rsidRPr="00566519">
        <w:t xml:space="preserve"> J. GSVA: gene set variation analysis for microarray and RNA-seq data. </w:t>
      </w:r>
      <w:r w:rsidRPr="00562D02">
        <w:rPr>
          <w:i/>
          <w:iCs/>
        </w:rPr>
        <w:t xml:space="preserve">BMC </w:t>
      </w:r>
      <w:proofErr w:type="spellStart"/>
      <w:r w:rsidR="00B70452" w:rsidRPr="00562D02">
        <w:rPr>
          <w:i/>
          <w:iCs/>
        </w:rPr>
        <w:t>B</w:t>
      </w:r>
      <w:r w:rsidRPr="00562D02">
        <w:rPr>
          <w:i/>
          <w:iCs/>
        </w:rPr>
        <w:t>ioinform</w:t>
      </w:r>
      <w:proofErr w:type="spellEnd"/>
      <w:r w:rsidRPr="00566519">
        <w:t>. 2013</w:t>
      </w:r>
      <w:r w:rsidR="006209AE">
        <w:t xml:space="preserve">, </w:t>
      </w:r>
      <w:r w:rsidRPr="00566519">
        <w:t>14</w:t>
      </w:r>
      <w:r w:rsidR="006209AE">
        <w:t xml:space="preserve">, </w:t>
      </w:r>
      <w:r w:rsidRPr="00566519">
        <w:t>7.</w:t>
      </w:r>
    </w:p>
    <w:p w14:paraId="1F8500CA" w14:textId="3D10E918" w:rsidR="00583224" w:rsidRPr="00566519" w:rsidRDefault="00583224" w:rsidP="00583224">
      <w:pPr>
        <w:numPr>
          <w:ilvl w:val="0"/>
          <w:numId w:val="17"/>
        </w:numPr>
        <w:spacing w:after="240" w:line="480" w:lineRule="auto"/>
      </w:pPr>
      <w:proofErr w:type="spellStart"/>
      <w:r w:rsidRPr="00566519">
        <w:lastRenderedPageBreak/>
        <w:t>Kanehisa</w:t>
      </w:r>
      <w:proofErr w:type="spellEnd"/>
      <w:r w:rsidR="006209AE">
        <w:t>,</w:t>
      </w:r>
      <w:r w:rsidRPr="00566519">
        <w:t xml:space="preserve"> M</w:t>
      </w:r>
      <w:r w:rsidR="006209AE">
        <w:t>.</w:t>
      </w:r>
      <w:r w:rsidR="00D3634B">
        <w:t>;</w:t>
      </w:r>
      <w:r w:rsidRPr="00566519">
        <w:t xml:space="preserve"> Goto</w:t>
      </w:r>
      <w:r w:rsidR="006209AE">
        <w:t>,</w:t>
      </w:r>
      <w:r w:rsidRPr="00566519">
        <w:t xml:space="preserve"> S</w:t>
      </w:r>
      <w:r w:rsidR="006209AE">
        <w:t>.</w:t>
      </w:r>
      <w:r w:rsidR="00D3634B">
        <w:t>;</w:t>
      </w:r>
      <w:r w:rsidRPr="00566519">
        <w:t xml:space="preserve"> Sato</w:t>
      </w:r>
      <w:r w:rsidR="006209AE">
        <w:t>,</w:t>
      </w:r>
      <w:r w:rsidRPr="00566519">
        <w:t xml:space="preserve"> Y</w:t>
      </w:r>
      <w:r w:rsidR="006209AE">
        <w:t>.</w:t>
      </w:r>
      <w:r w:rsidR="00D3634B">
        <w:t>;</w:t>
      </w:r>
      <w:r w:rsidRPr="00566519">
        <w:t xml:space="preserve"> </w:t>
      </w:r>
      <w:proofErr w:type="spellStart"/>
      <w:r w:rsidRPr="00566519">
        <w:t>Furumichi</w:t>
      </w:r>
      <w:proofErr w:type="spellEnd"/>
      <w:r w:rsidR="006209AE">
        <w:t>,</w:t>
      </w:r>
      <w:r w:rsidRPr="00566519">
        <w:t xml:space="preserve"> M</w:t>
      </w:r>
      <w:r w:rsidR="006209AE">
        <w:t>.</w:t>
      </w:r>
      <w:r w:rsidR="00D3634B">
        <w:t xml:space="preserve">; </w:t>
      </w:r>
      <w:r w:rsidRPr="00566519">
        <w:t>Tanabe</w:t>
      </w:r>
      <w:r w:rsidR="006209AE">
        <w:t>,</w:t>
      </w:r>
      <w:r w:rsidRPr="00566519">
        <w:t xml:space="preserve"> M. KEGG for integration and interpretation of large-scale molecular data sets. </w:t>
      </w:r>
      <w:r w:rsidRPr="00562D02">
        <w:rPr>
          <w:i/>
          <w:iCs/>
        </w:rPr>
        <w:t>Nucleic Acids Res</w:t>
      </w:r>
      <w:r w:rsidRPr="00566519">
        <w:t>. 2012</w:t>
      </w:r>
      <w:r w:rsidR="006209AE">
        <w:t xml:space="preserve">, </w:t>
      </w:r>
      <w:r w:rsidRPr="00566519">
        <w:t>40</w:t>
      </w:r>
      <w:r w:rsidR="006209AE">
        <w:t xml:space="preserve">, </w:t>
      </w:r>
      <w:r w:rsidRPr="00566519">
        <w:t>D109-14.</w:t>
      </w:r>
    </w:p>
    <w:p w14:paraId="4C7C0C0A" w14:textId="53EBA51D" w:rsidR="00583224" w:rsidRPr="00566519" w:rsidRDefault="00583224" w:rsidP="00583224">
      <w:pPr>
        <w:numPr>
          <w:ilvl w:val="0"/>
          <w:numId w:val="17"/>
        </w:numPr>
        <w:spacing w:after="240" w:line="480" w:lineRule="auto"/>
      </w:pPr>
      <w:r w:rsidRPr="00566519">
        <w:t>Weinstein</w:t>
      </w:r>
      <w:r w:rsidR="006209AE">
        <w:t>,</w:t>
      </w:r>
      <w:r w:rsidRPr="00566519">
        <w:t xml:space="preserve"> J</w:t>
      </w:r>
      <w:r w:rsidR="006209AE">
        <w:t>.</w:t>
      </w:r>
      <w:r w:rsidR="005936F0">
        <w:t xml:space="preserve"> </w:t>
      </w:r>
      <w:r w:rsidRPr="00566519">
        <w:t>N</w:t>
      </w:r>
      <w:r w:rsidR="006209AE">
        <w:t>.</w:t>
      </w:r>
      <w:r w:rsidR="00913D94">
        <w:t>;</w:t>
      </w:r>
      <w:r w:rsidRPr="00566519">
        <w:t xml:space="preserve"> </w:t>
      </w:r>
      <w:proofErr w:type="spellStart"/>
      <w:r w:rsidRPr="00566519">
        <w:t>Collisson</w:t>
      </w:r>
      <w:proofErr w:type="spellEnd"/>
      <w:r w:rsidR="006209AE">
        <w:t>,</w:t>
      </w:r>
      <w:r w:rsidRPr="00566519">
        <w:t xml:space="preserve"> E</w:t>
      </w:r>
      <w:r w:rsidR="006209AE">
        <w:t>.</w:t>
      </w:r>
      <w:r w:rsidRPr="00566519">
        <w:t>A</w:t>
      </w:r>
      <w:r w:rsidR="006209AE">
        <w:t>.</w:t>
      </w:r>
      <w:r w:rsidR="00913D94">
        <w:t>;</w:t>
      </w:r>
      <w:r w:rsidRPr="00566519">
        <w:t xml:space="preserve"> Mills</w:t>
      </w:r>
      <w:r w:rsidR="006209AE">
        <w:t>,</w:t>
      </w:r>
      <w:r w:rsidRPr="00566519">
        <w:t xml:space="preserve"> G</w:t>
      </w:r>
      <w:r w:rsidR="006209AE">
        <w:t>.</w:t>
      </w:r>
      <w:r w:rsidR="005936F0">
        <w:t xml:space="preserve"> </w:t>
      </w:r>
      <w:r w:rsidRPr="00566519">
        <w:t>B</w:t>
      </w:r>
      <w:r w:rsidR="006209AE">
        <w:t>.</w:t>
      </w:r>
      <w:r w:rsidR="00913D94">
        <w:t>;</w:t>
      </w:r>
      <w:r w:rsidRPr="00566519">
        <w:t xml:space="preserve"> Shaw</w:t>
      </w:r>
      <w:r w:rsidR="006209AE">
        <w:t>,</w:t>
      </w:r>
      <w:r w:rsidRPr="00566519">
        <w:t xml:space="preserve"> K</w:t>
      </w:r>
      <w:r w:rsidR="006209AE">
        <w:t>.</w:t>
      </w:r>
      <w:r w:rsidR="005936F0">
        <w:t xml:space="preserve"> </w:t>
      </w:r>
      <w:r w:rsidRPr="00566519">
        <w:t>R</w:t>
      </w:r>
      <w:r w:rsidR="006209AE">
        <w:t>.</w:t>
      </w:r>
      <w:r w:rsidR="005936F0">
        <w:t xml:space="preserve"> </w:t>
      </w:r>
      <w:r w:rsidRPr="00566519">
        <w:t>M</w:t>
      </w:r>
      <w:r w:rsidR="006209AE">
        <w:t>.</w:t>
      </w:r>
      <w:r w:rsidR="00913D94">
        <w:t>;</w:t>
      </w:r>
      <w:r w:rsidRPr="00566519">
        <w:t xml:space="preserve"> </w:t>
      </w:r>
      <w:proofErr w:type="spellStart"/>
      <w:r w:rsidRPr="00566519">
        <w:t>Ozenberger</w:t>
      </w:r>
      <w:proofErr w:type="spellEnd"/>
      <w:r w:rsidR="006209AE">
        <w:t>,</w:t>
      </w:r>
      <w:r w:rsidRPr="00566519">
        <w:t xml:space="preserve"> B</w:t>
      </w:r>
      <w:r w:rsidR="006209AE">
        <w:t>.</w:t>
      </w:r>
      <w:r w:rsidR="005936F0">
        <w:t xml:space="preserve"> </w:t>
      </w:r>
      <w:r w:rsidRPr="00566519">
        <w:t>A</w:t>
      </w:r>
      <w:r w:rsidR="006209AE">
        <w:t>.</w:t>
      </w:r>
      <w:r w:rsidR="00913D94">
        <w:t>;</w:t>
      </w:r>
      <w:r w:rsidRPr="00566519">
        <w:t xml:space="preserve"> </w:t>
      </w:r>
      <w:proofErr w:type="spellStart"/>
      <w:r w:rsidRPr="00566519">
        <w:t>Ellrott</w:t>
      </w:r>
      <w:proofErr w:type="spellEnd"/>
      <w:r w:rsidR="006209AE">
        <w:t>,</w:t>
      </w:r>
      <w:r w:rsidRPr="00566519">
        <w:t xml:space="preserve"> K</w:t>
      </w:r>
      <w:r w:rsidR="006209AE">
        <w:t>.</w:t>
      </w:r>
      <w:r w:rsidRPr="00566519">
        <w:t>, et al. The Cancer Genome Atlas Pan-Cancer analysis project. </w:t>
      </w:r>
      <w:r w:rsidRPr="00562D02">
        <w:rPr>
          <w:i/>
          <w:iCs/>
        </w:rPr>
        <w:t>Nat</w:t>
      </w:r>
      <w:r w:rsidR="006209AE" w:rsidRPr="00562D02">
        <w:rPr>
          <w:i/>
          <w:iCs/>
        </w:rPr>
        <w:t>.</w:t>
      </w:r>
      <w:r w:rsidRPr="00562D02">
        <w:rPr>
          <w:i/>
          <w:iCs/>
        </w:rPr>
        <w:t xml:space="preserve"> Genet</w:t>
      </w:r>
      <w:r w:rsidRPr="00566519">
        <w:t>. 2013</w:t>
      </w:r>
      <w:r w:rsidR="006209AE">
        <w:t xml:space="preserve">, </w:t>
      </w:r>
      <w:r w:rsidRPr="00566519">
        <w:t>45</w:t>
      </w:r>
      <w:r w:rsidR="006209AE">
        <w:t xml:space="preserve">, </w:t>
      </w:r>
      <w:r w:rsidRPr="00566519">
        <w:t>1113</w:t>
      </w:r>
      <w:r>
        <w:t>-</w:t>
      </w:r>
      <w:r w:rsidRPr="00566519">
        <w:t>1120.</w:t>
      </w:r>
    </w:p>
    <w:p w14:paraId="4DE6C07C" w14:textId="679D2D57" w:rsidR="00583224" w:rsidRDefault="00583224" w:rsidP="00583224">
      <w:pPr>
        <w:numPr>
          <w:ilvl w:val="0"/>
          <w:numId w:val="17"/>
        </w:numPr>
        <w:spacing w:after="240" w:line="480" w:lineRule="auto"/>
      </w:pPr>
      <w:r w:rsidRPr="00566519">
        <w:t>Zhou</w:t>
      </w:r>
      <w:r w:rsidR="006209AE">
        <w:t>,</w:t>
      </w:r>
      <w:r w:rsidRPr="00566519">
        <w:t xml:space="preserve"> W</w:t>
      </w:r>
      <w:r w:rsidR="006209AE">
        <w:t>.</w:t>
      </w:r>
      <w:r w:rsidR="00913D94">
        <w:t>;</w:t>
      </w:r>
      <w:r w:rsidRPr="00566519">
        <w:t xml:space="preserve"> Yang</w:t>
      </w:r>
      <w:r w:rsidR="006209AE">
        <w:t>,</w:t>
      </w:r>
      <w:r w:rsidRPr="00566519">
        <w:t xml:space="preserve"> Q</w:t>
      </w:r>
      <w:r w:rsidR="006209AE">
        <w:t>.</w:t>
      </w:r>
      <w:r w:rsidR="00913D94">
        <w:t>;</w:t>
      </w:r>
      <w:r w:rsidRPr="00566519">
        <w:t xml:space="preserve"> Guo</w:t>
      </w:r>
      <w:r w:rsidR="006209AE">
        <w:t>,</w:t>
      </w:r>
      <w:r w:rsidRPr="00566519">
        <w:t xml:space="preserve"> J</w:t>
      </w:r>
      <w:r w:rsidR="006209AE">
        <w:t>.</w:t>
      </w:r>
      <w:r w:rsidR="00913D94">
        <w:t>;</w:t>
      </w:r>
      <w:r w:rsidRPr="00566519">
        <w:t xml:space="preserve"> Li</w:t>
      </w:r>
      <w:r w:rsidR="006209AE">
        <w:t>,</w:t>
      </w:r>
      <w:r w:rsidRPr="00566519">
        <w:t xml:space="preserve"> S</w:t>
      </w:r>
      <w:r w:rsidR="006209AE">
        <w:t>.</w:t>
      </w:r>
      <w:r w:rsidR="00913D94">
        <w:t>;</w:t>
      </w:r>
      <w:r w:rsidRPr="00566519">
        <w:t xml:space="preserve"> Su</w:t>
      </w:r>
      <w:r w:rsidR="006209AE">
        <w:t>,</w:t>
      </w:r>
      <w:r w:rsidRPr="00566519">
        <w:t xml:space="preserve"> M</w:t>
      </w:r>
      <w:r w:rsidR="006209AE">
        <w:t>.</w:t>
      </w:r>
      <w:r w:rsidR="00913D94">
        <w:t>;</w:t>
      </w:r>
      <w:r w:rsidRPr="00566519">
        <w:t xml:space="preserve"> Leng</w:t>
      </w:r>
      <w:r w:rsidR="006209AE">
        <w:t>,</w:t>
      </w:r>
      <w:r w:rsidRPr="00566519">
        <w:t xml:space="preserve"> F</w:t>
      </w:r>
      <w:r w:rsidR="006209AE">
        <w:t>.</w:t>
      </w:r>
      <w:r w:rsidRPr="00566519">
        <w:t>,</w:t>
      </w:r>
      <w:r w:rsidR="00433504">
        <w:t xml:space="preserve"> et al</w:t>
      </w:r>
      <w:r w:rsidRPr="00566519">
        <w:t xml:space="preserve">. </w:t>
      </w:r>
      <w:proofErr w:type="spellStart"/>
      <w:r w:rsidRPr="00566519">
        <w:t>SMTdb</w:t>
      </w:r>
      <w:proofErr w:type="spellEnd"/>
      <w:r w:rsidRPr="00566519">
        <w:t xml:space="preserve">: A Comprehensive Spatial Meta-Transcriptome Resource in Cancer. </w:t>
      </w:r>
      <w:r w:rsidRPr="00562D02">
        <w:rPr>
          <w:i/>
          <w:iCs/>
        </w:rPr>
        <w:t>Mol</w:t>
      </w:r>
      <w:r w:rsidR="006209AE" w:rsidRPr="00562D02">
        <w:rPr>
          <w:i/>
          <w:iCs/>
        </w:rPr>
        <w:t>.</w:t>
      </w:r>
      <w:r w:rsidRPr="00562D02">
        <w:rPr>
          <w:i/>
          <w:iCs/>
        </w:rPr>
        <w:t xml:space="preserve"> Biol</w:t>
      </w:r>
      <w:r w:rsidR="006209AE" w:rsidRPr="00562D02">
        <w:rPr>
          <w:i/>
          <w:iCs/>
        </w:rPr>
        <w:t>.</w:t>
      </w:r>
      <w:r w:rsidRPr="00562D02">
        <w:rPr>
          <w:i/>
          <w:iCs/>
        </w:rPr>
        <w:t xml:space="preserve"> Evol</w:t>
      </w:r>
      <w:r w:rsidRPr="00566519">
        <w:t>. 2025</w:t>
      </w:r>
      <w:r w:rsidR="006209AE">
        <w:t xml:space="preserve">, </w:t>
      </w:r>
      <w:r w:rsidRPr="00566519">
        <w:t>42</w:t>
      </w:r>
      <w:r w:rsidR="006209AE">
        <w:t xml:space="preserve">, </w:t>
      </w:r>
      <w:r w:rsidRPr="00566519">
        <w:t>msaf263.</w:t>
      </w:r>
    </w:p>
    <w:p w14:paraId="2873419F" w14:textId="1735E746" w:rsidR="00583224" w:rsidRDefault="00583224" w:rsidP="00583224">
      <w:pPr>
        <w:numPr>
          <w:ilvl w:val="0"/>
          <w:numId w:val="17"/>
        </w:numPr>
        <w:spacing w:after="240" w:line="480" w:lineRule="auto"/>
      </w:pPr>
      <w:r w:rsidRPr="00C125CF">
        <w:t>Kyo</w:t>
      </w:r>
      <w:r w:rsidR="006209AE">
        <w:t>,</w:t>
      </w:r>
      <w:r w:rsidRPr="00C125CF">
        <w:t xml:space="preserve"> S</w:t>
      </w:r>
      <w:r w:rsidR="006209AE">
        <w:t>.</w:t>
      </w:r>
      <w:r w:rsidR="00913D94">
        <w:t>;</w:t>
      </w:r>
      <w:r w:rsidRPr="00C125CF">
        <w:t xml:space="preserve"> Nakayama</w:t>
      </w:r>
      <w:r w:rsidR="006209AE">
        <w:t>,</w:t>
      </w:r>
      <w:r w:rsidRPr="00C125CF">
        <w:t xml:space="preserve"> K. Endometrial cancer as a metabolic disease with dysregulated PI3K signaling: Shedding light on novel therapeutic strategies.</w:t>
      </w:r>
      <w:r w:rsidRPr="00C125CF">
        <w:rPr>
          <w:rFonts w:ascii="-webkit-standard" w:hAnsi="-webkit-standard"/>
          <w:color w:val="000000"/>
          <w:sz w:val="27"/>
          <w:szCs w:val="27"/>
        </w:rPr>
        <w:t xml:space="preserve"> </w:t>
      </w:r>
      <w:r w:rsidRPr="00562D02">
        <w:rPr>
          <w:i/>
          <w:iCs/>
        </w:rPr>
        <w:t>Int</w:t>
      </w:r>
      <w:r w:rsidR="006209AE" w:rsidRPr="00562D02">
        <w:rPr>
          <w:i/>
          <w:iCs/>
        </w:rPr>
        <w:t xml:space="preserve">. </w:t>
      </w:r>
      <w:r w:rsidRPr="00562D02">
        <w:rPr>
          <w:i/>
          <w:iCs/>
        </w:rPr>
        <w:t>J</w:t>
      </w:r>
      <w:r w:rsidR="006209AE" w:rsidRPr="00562D02">
        <w:rPr>
          <w:i/>
          <w:iCs/>
        </w:rPr>
        <w:t>.</w:t>
      </w:r>
      <w:r w:rsidRPr="00562D02">
        <w:rPr>
          <w:i/>
          <w:iCs/>
        </w:rPr>
        <w:t xml:space="preserve"> Mol</w:t>
      </w:r>
      <w:r w:rsidR="006209AE" w:rsidRPr="00562D02">
        <w:rPr>
          <w:i/>
          <w:iCs/>
        </w:rPr>
        <w:t>.</w:t>
      </w:r>
      <w:r w:rsidRPr="00562D02">
        <w:rPr>
          <w:i/>
          <w:iCs/>
        </w:rPr>
        <w:t xml:space="preserve"> Sci</w:t>
      </w:r>
      <w:r w:rsidRPr="00C125CF">
        <w:t>. 2020</w:t>
      </w:r>
      <w:r w:rsidR="006209AE">
        <w:t xml:space="preserve">, </w:t>
      </w:r>
      <w:r w:rsidRPr="00C125CF">
        <w:t>21</w:t>
      </w:r>
      <w:r w:rsidR="006209AE">
        <w:t xml:space="preserve">, </w:t>
      </w:r>
      <w:r w:rsidRPr="00C125CF">
        <w:t>6073.</w:t>
      </w:r>
    </w:p>
    <w:p w14:paraId="68A92BCE" w14:textId="402C7150" w:rsidR="00583224" w:rsidRDefault="00583224" w:rsidP="00583224">
      <w:pPr>
        <w:numPr>
          <w:ilvl w:val="0"/>
          <w:numId w:val="17"/>
        </w:numPr>
        <w:spacing w:after="240" w:line="480" w:lineRule="auto"/>
      </w:pPr>
      <w:r w:rsidRPr="0050527A">
        <w:t>Ferrarini</w:t>
      </w:r>
      <w:r w:rsidR="006209AE">
        <w:t>,</w:t>
      </w:r>
      <w:r w:rsidRPr="0050527A">
        <w:t xml:space="preserve"> A</w:t>
      </w:r>
      <w:r w:rsidR="006209AE">
        <w:t>.</w:t>
      </w:r>
      <w:r w:rsidR="00913D94">
        <w:t>;</w:t>
      </w:r>
      <w:r w:rsidRPr="0050527A">
        <w:t xml:space="preserve"> Di </w:t>
      </w:r>
      <w:proofErr w:type="spellStart"/>
      <w:r w:rsidRPr="0050527A">
        <w:t>Poto</w:t>
      </w:r>
      <w:proofErr w:type="spellEnd"/>
      <w:r w:rsidR="006209AE">
        <w:t>,</w:t>
      </w:r>
      <w:r w:rsidRPr="0050527A">
        <w:t xml:space="preserve"> C</w:t>
      </w:r>
      <w:r w:rsidR="006209AE">
        <w:t>.</w:t>
      </w:r>
      <w:r w:rsidR="00913D94">
        <w:t>;</w:t>
      </w:r>
      <w:r w:rsidRPr="0050527A">
        <w:t xml:space="preserve"> He</w:t>
      </w:r>
      <w:r w:rsidR="006209AE">
        <w:t>,</w:t>
      </w:r>
      <w:r w:rsidRPr="0050527A">
        <w:t xml:space="preserve"> S</w:t>
      </w:r>
      <w:r w:rsidR="006209AE">
        <w:t>.</w:t>
      </w:r>
      <w:r w:rsidR="00913D94">
        <w:t>;</w:t>
      </w:r>
      <w:r w:rsidRPr="0050527A">
        <w:t xml:space="preserve"> Tu</w:t>
      </w:r>
      <w:r w:rsidR="006209AE">
        <w:t>,</w:t>
      </w:r>
      <w:r w:rsidRPr="0050527A">
        <w:t xml:space="preserve"> C</w:t>
      </w:r>
      <w:r w:rsidR="006209AE">
        <w:t>.</w:t>
      </w:r>
      <w:r w:rsidR="00913D94">
        <w:t>;</w:t>
      </w:r>
      <w:r w:rsidRPr="0050527A">
        <w:t xml:space="preserve"> Varghese</w:t>
      </w:r>
      <w:r w:rsidR="006209AE">
        <w:t>,</w:t>
      </w:r>
      <w:r w:rsidRPr="0050527A">
        <w:t xml:space="preserve"> R</w:t>
      </w:r>
      <w:r w:rsidR="006209AE">
        <w:t>.</w:t>
      </w:r>
      <w:r w:rsidR="00913D94">
        <w:t xml:space="preserve"> </w:t>
      </w:r>
      <w:r w:rsidRPr="0050527A">
        <w:t>S</w:t>
      </w:r>
      <w:r w:rsidR="006209AE">
        <w:t>.</w:t>
      </w:r>
      <w:r w:rsidR="00913D94">
        <w:t>;</w:t>
      </w:r>
      <w:r w:rsidRPr="0050527A">
        <w:t xml:space="preserve"> Kara</w:t>
      </w:r>
      <w:r w:rsidR="006209AE">
        <w:t>,</w:t>
      </w:r>
      <w:r w:rsidRPr="0050527A">
        <w:t xml:space="preserve"> B</w:t>
      </w:r>
      <w:r w:rsidR="005936F0">
        <w:t>.</w:t>
      </w:r>
      <w:r w:rsidRPr="0050527A">
        <w:t xml:space="preserve"> A</w:t>
      </w:r>
      <w:r w:rsidR="005936F0">
        <w:t>.</w:t>
      </w:r>
      <w:r w:rsidRPr="0050527A">
        <w:t>,</w:t>
      </w:r>
      <w:r w:rsidR="00422E47">
        <w:t xml:space="preserve"> et al</w:t>
      </w:r>
      <w:r w:rsidRPr="0050527A">
        <w:t>. Metabolomic analysis of liver tissues for characterization of hepatocellular carcinoma.</w:t>
      </w:r>
      <w:r w:rsidRPr="0050527A">
        <w:rPr>
          <w:i/>
          <w:iCs/>
          <w:color w:val="000000"/>
        </w:rPr>
        <w:t xml:space="preserve"> </w:t>
      </w:r>
      <w:r w:rsidRPr="00562D02">
        <w:rPr>
          <w:i/>
          <w:iCs/>
        </w:rPr>
        <w:t>J</w:t>
      </w:r>
      <w:r w:rsidR="005936F0" w:rsidRPr="00562D02">
        <w:rPr>
          <w:i/>
          <w:iCs/>
        </w:rPr>
        <w:t>.</w:t>
      </w:r>
      <w:r w:rsidRPr="00562D02">
        <w:rPr>
          <w:i/>
          <w:iCs/>
        </w:rPr>
        <w:t xml:space="preserve"> Proteome Res</w:t>
      </w:r>
      <w:r w:rsidRPr="0050527A">
        <w:t>. 2019</w:t>
      </w:r>
      <w:r w:rsidR="005936F0">
        <w:t xml:space="preserve">, </w:t>
      </w:r>
      <w:r w:rsidRPr="0050527A">
        <w:t>18</w:t>
      </w:r>
      <w:r w:rsidR="005936F0">
        <w:t xml:space="preserve">, </w:t>
      </w:r>
      <w:r w:rsidRPr="0050527A">
        <w:t>3067-76.</w:t>
      </w:r>
    </w:p>
    <w:p w14:paraId="3D025CC5" w14:textId="3219166C" w:rsidR="00583224" w:rsidRDefault="00583224" w:rsidP="00583224">
      <w:pPr>
        <w:pStyle w:val="ListParagraph"/>
        <w:numPr>
          <w:ilvl w:val="0"/>
          <w:numId w:val="17"/>
        </w:numPr>
        <w:spacing w:after="240" w:line="480" w:lineRule="auto"/>
        <w:rPr>
          <w:color w:val="000000" w:themeColor="text1"/>
        </w:rPr>
      </w:pPr>
      <w:proofErr w:type="spellStart"/>
      <w:r w:rsidRPr="00561749">
        <w:rPr>
          <w:color w:val="000000" w:themeColor="text1"/>
        </w:rPr>
        <w:t>Mizote</w:t>
      </w:r>
      <w:proofErr w:type="spellEnd"/>
      <w:r w:rsidR="00C53B32">
        <w:rPr>
          <w:color w:val="000000" w:themeColor="text1"/>
        </w:rPr>
        <w:t>,</w:t>
      </w:r>
      <w:r w:rsidRPr="00561749">
        <w:rPr>
          <w:color w:val="000000" w:themeColor="text1"/>
        </w:rPr>
        <w:t xml:space="preserve"> Y</w:t>
      </w:r>
      <w:r w:rsidR="00C53B32">
        <w:rPr>
          <w:color w:val="000000" w:themeColor="text1"/>
        </w:rPr>
        <w:t>.</w:t>
      </w:r>
      <w:r w:rsidR="00913D94">
        <w:rPr>
          <w:color w:val="000000" w:themeColor="text1"/>
        </w:rPr>
        <w:t>;</w:t>
      </w:r>
      <w:r w:rsidRPr="00561749">
        <w:rPr>
          <w:color w:val="000000" w:themeColor="text1"/>
        </w:rPr>
        <w:t xml:space="preserve"> Suzuki</w:t>
      </w:r>
      <w:r w:rsidR="00C53B32">
        <w:rPr>
          <w:color w:val="000000" w:themeColor="text1"/>
        </w:rPr>
        <w:t>,</w:t>
      </w:r>
      <w:r w:rsidRPr="00561749">
        <w:rPr>
          <w:color w:val="000000" w:themeColor="text1"/>
        </w:rPr>
        <w:t xml:space="preserve"> T</w:t>
      </w:r>
      <w:r w:rsidR="00C53B32">
        <w:rPr>
          <w:color w:val="000000" w:themeColor="text1"/>
        </w:rPr>
        <w:t>.</w:t>
      </w:r>
      <w:r w:rsidR="00913D94">
        <w:rPr>
          <w:color w:val="000000" w:themeColor="text1"/>
        </w:rPr>
        <w:t>;</w:t>
      </w:r>
      <w:r w:rsidRPr="00561749">
        <w:rPr>
          <w:color w:val="000000" w:themeColor="text1"/>
        </w:rPr>
        <w:t xml:space="preserve"> Hirayama</w:t>
      </w:r>
      <w:r w:rsidR="00C53B32">
        <w:rPr>
          <w:color w:val="000000" w:themeColor="text1"/>
        </w:rPr>
        <w:t>,</w:t>
      </w:r>
      <w:r w:rsidRPr="00561749">
        <w:rPr>
          <w:color w:val="000000" w:themeColor="text1"/>
        </w:rPr>
        <w:t xml:space="preserve"> A</w:t>
      </w:r>
      <w:r w:rsidR="00C53B32">
        <w:rPr>
          <w:color w:val="000000" w:themeColor="text1"/>
        </w:rPr>
        <w:t>.</w:t>
      </w:r>
      <w:r w:rsidR="00913D94">
        <w:rPr>
          <w:color w:val="000000" w:themeColor="text1"/>
        </w:rPr>
        <w:t>;</w:t>
      </w:r>
      <w:r w:rsidRPr="00561749">
        <w:rPr>
          <w:color w:val="000000" w:themeColor="text1"/>
        </w:rPr>
        <w:t xml:space="preserve"> Nishida</w:t>
      </w:r>
      <w:r w:rsidR="00C53B32">
        <w:rPr>
          <w:color w:val="000000" w:themeColor="text1"/>
        </w:rPr>
        <w:t>,</w:t>
      </w:r>
      <w:r w:rsidRPr="00561749">
        <w:rPr>
          <w:color w:val="000000" w:themeColor="text1"/>
        </w:rPr>
        <w:t xml:space="preserve"> M</w:t>
      </w:r>
      <w:r w:rsidR="00C53B32">
        <w:rPr>
          <w:color w:val="000000" w:themeColor="text1"/>
        </w:rPr>
        <w:t>.</w:t>
      </w:r>
      <w:r w:rsidR="00913D94">
        <w:rPr>
          <w:color w:val="000000" w:themeColor="text1"/>
        </w:rPr>
        <w:t xml:space="preserve">; </w:t>
      </w:r>
      <w:r w:rsidRPr="00561749">
        <w:rPr>
          <w:color w:val="000000" w:themeColor="text1"/>
        </w:rPr>
        <w:t>Hiratsuka</w:t>
      </w:r>
      <w:r w:rsidR="00C53B32">
        <w:rPr>
          <w:color w:val="000000" w:themeColor="text1"/>
        </w:rPr>
        <w:t>,</w:t>
      </w:r>
      <w:r w:rsidRPr="00561749">
        <w:rPr>
          <w:color w:val="000000" w:themeColor="text1"/>
        </w:rPr>
        <w:t xml:space="preserve"> T</w:t>
      </w:r>
      <w:r w:rsidR="00C53B32">
        <w:rPr>
          <w:color w:val="000000" w:themeColor="text1"/>
        </w:rPr>
        <w:t>.</w:t>
      </w:r>
      <w:r w:rsidR="00913D94">
        <w:rPr>
          <w:color w:val="000000" w:themeColor="text1"/>
        </w:rPr>
        <w:t>;</w:t>
      </w:r>
      <w:r w:rsidRPr="00561749">
        <w:rPr>
          <w:color w:val="000000" w:themeColor="text1"/>
        </w:rPr>
        <w:t xml:space="preserve"> Imagawa</w:t>
      </w:r>
      <w:r w:rsidR="00C53B32">
        <w:rPr>
          <w:color w:val="000000" w:themeColor="text1"/>
        </w:rPr>
        <w:t>,</w:t>
      </w:r>
      <w:r w:rsidRPr="00561749">
        <w:rPr>
          <w:color w:val="000000" w:themeColor="text1"/>
        </w:rPr>
        <w:t xml:space="preserve"> Y</w:t>
      </w:r>
      <w:r w:rsidR="00C53B32">
        <w:rPr>
          <w:color w:val="000000" w:themeColor="text1"/>
        </w:rPr>
        <w:t>.</w:t>
      </w:r>
      <w:r w:rsidRPr="00561749">
        <w:rPr>
          <w:color w:val="000000" w:themeColor="text1"/>
        </w:rPr>
        <w:t>,</w:t>
      </w:r>
      <w:r>
        <w:rPr>
          <w:color w:val="000000" w:themeColor="text1"/>
        </w:rPr>
        <w:t xml:space="preserve"> et al</w:t>
      </w:r>
      <w:r w:rsidRPr="00561749">
        <w:rPr>
          <w:color w:val="000000" w:themeColor="text1"/>
        </w:rPr>
        <w:t>. Metabolic clogging of mannose triggers dNTP loss and genomic instability in human cancer cells. </w:t>
      </w:r>
      <w:r w:rsidRPr="00562D02">
        <w:rPr>
          <w:i/>
          <w:iCs/>
          <w:color w:val="000000" w:themeColor="text1"/>
        </w:rPr>
        <w:t>Glycobiology</w:t>
      </w:r>
      <w:r w:rsidRPr="00561749">
        <w:rPr>
          <w:color w:val="000000" w:themeColor="text1"/>
        </w:rPr>
        <w:t>. 2023</w:t>
      </w:r>
      <w:r w:rsidR="00C53B32">
        <w:rPr>
          <w:color w:val="000000" w:themeColor="text1"/>
        </w:rPr>
        <w:t xml:space="preserve">, </w:t>
      </w:r>
      <w:r w:rsidRPr="00561749">
        <w:rPr>
          <w:color w:val="000000" w:themeColor="text1"/>
        </w:rPr>
        <w:t>33</w:t>
      </w:r>
      <w:r w:rsidR="00C53B32">
        <w:rPr>
          <w:color w:val="000000" w:themeColor="text1"/>
        </w:rPr>
        <w:t xml:space="preserve">, </w:t>
      </w:r>
      <w:r w:rsidRPr="00561749">
        <w:rPr>
          <w:color w:val="000000" w:themeColor="text1"/>
        </w:rPr>
        <w:t>971–972.</w:t>
      </w:r>
    </w:p>
    <w:p w14:paraId="1EADD0BA" w14:textId="012244FC" w:rsidR="00583224" w:rsidRPr="00991127" w:rsidRDefault="00583224" w:rsidP="00583224">
      <w:pPr>
        <w:numPr>
          <w:ilvl w:val="0"/>
          <w:numId w:val="17"/>
        </w:numPr>
        <w:spacing w:after="240" w:line="480" w:lineRule="auto"/>
        <w:rPr>
          <w:color w:val="000000" w:themeColor="text1"/>
        </w:rPr>
      </w:pPr>
      <w:r w:rsidRPr="00562D02">
        <w:rPr>
          <w:lang w:val="sv-SE"/>
        </w:rPr>
        <w:t>Ding</w:t>
      </w:r>
      <w:r w:rsidR="00F52C2F" w:rsidRPr="00562D02">
        <w:rPr>
          <w:lang w:val="sv-SE"/>
        </w:rPr>
        <w:t>,</w:t>
      </w:r>
      <w:r w:rsidRPr="00562D02">
        <w:rPr>
          <w:lang w:val="sv-SE"/>
        </w:rPr>
        <w:t xml:space="preserve"> J</w:t>
      </w:r>
      <w:r w:rsidR="00F52C2F" w:rsidRPr="00562D02">
        <w:rPr>
          <w:lang w:val="sv-SE"/>
        </w:rPr>
        <w:t xml:space="preserve">. </w:t>
      </w:r>
      <w:r w:rsidRPr="00562D02">
        <w:rPr>
          <w:lang w:val="sv-SE"/>
        </w:rPr>
        <w:t>H</w:t>
      </w:r>
      <w:r w:rsidR="00F52C2F" w:rsidRPr="00562D02">
        <w:rPr>
          <w:lang w:val="sv-SE"/>
        </w:rPr>
        <w:t>.</w:t>
      </w:r>
      <w:r w:rsidR="00913D94">
        <w:rPr>
          <w:lang w:val="sv-SE"/>
        </w:rPr>
        <w:t>;</w:t>
      </w:r>
      <w:r w:rsidRPr="00562D02">
        <w:rPr>
          <w:lang w:val="sv-SE"/>
        </w:rPr>
        <w:t xml:space="preserve"> </w:t>
      </w:r>
      <w:proofErr w:type="spellStart"/>
      <w:r w:rsidRPr="00562D02">
        <w:rPr>
          <w:lang w:val="sv-SE"/>
        </w:rPr>
        <w:t>Xiao</w:t>
      </w:r>
      <w:proofErr w:type="spellEnd"/>
      <w:r w:rsidR="00F52C2F" w:rsidRPr="00562D02">
        <w:rPr>
          <w:lang w:val="sv-SE"/>
        </w:rPr>
        <w:t>,</w:t>
      </w:r>
      <w:r w:rsidRPr="00562D02">
        <w:rPr>
          <w:lang w:val="sv-SE"/>
        </w:rPr>
        <w:t xml:space="preserve"> Y</w:t>
      </w:r>
      <w:r w:rsidR="00F52C2F" w:rsidRPr="00562D02">
        <w:rPr>
          <w:lang w:val="sv-SE"/>
        </w:rPr>
        <w:t>.</w:t>
      </w:r>
      <w:r w:rsidR="00913D94">
        <w:rPr>
          <w:lang w:val="sv-SE"/>
        </w:rPr>
        <w:t>;</w:t>
      </w:r>
      <w:r w:rsidRPr="00562D02">
        <w:rPr>
          <w:lang w:val="sv-SE"/>
        </w:rPr>
        <w:t xml:space="preserve"> Yang</w:t>
      </w:r>
      <w:r w:rsidR="00F52C2F" w:rsidRPr="00562D02">
        <w:rPr>
          <w:lang w:val="sv-SE"/>
        </w:rPr>
        <w:t>,</w:t>
      </w:r>
      <w:r w:rsidRPr="00562D02">
        <w:rPr>
          <w:lang w:val="sv-SE"/>
        </w:rPr>
        <w:t xml:space="preserve"> F</w:t>
      </w:r>
      <w:r w:rsidR="00F52C2F" w:rsidRPr="00562D02">
        <w:rPr>
          <w:lang w:val="sv-SE"/>
        </w:rPr>
        <w:t>.</w:t>
      </w:r>
      <w:r w:rsidR="00913D94">
        <w:rPr>
          <w:lang w:val="sv-SE"/>
        </w:rPr>
        <w:t>;</w:t>
      </w:r>
      <w:r w:rsidRPr="00562D02">
        <w:rPr>
          <w:lang w:val="sv-SE"/>
        </w:rPr>
        <w:t xml:space="preserve"> Song</w:t>
      </w:r>
      <w:r w:rsidR="00F52C2F" w:rsidRPr="00562D02">
        <w:rPr>
          <w:lang w:val="sv-SE"/>
        </w:rPr>
        <w:t>,</w:t>
      </w:r>
      <w:r w:rsidRPr="00562D02">
        <w:rPr>
          <w:lang w:val="sv-SE"/>
        </w:rPr>
        <w:t xml:space="preserve"> X</w:t>
      </w:r>
      <w:r w:rsidR="00F52C2F" w:rsidRPr="00562D02">
        <w:rPr>
          <w:lang w:val="sv-SE"/>
        </w:rPr>
        <w:t xml:space="preserve">. </w:t>
      </w:r>
      <w:r w:rsidRPr="00562D02">
        <w:rPr>
          <w:lang w:val="sv-SE"/>
        </w:rPr>
        <w:t>Q</w:t>
      </w:r>
      <w:r w:rsidR="00F52C2F" w:rsidRPr="00562D02">
        <w:rPr>
          <w:lang w:val="sv-SE"/>
        </w:rPr>
        <w:t>.</w:t>
      </w:r>
      <w:r w:rsidR="00913D94">
        <w:rPr>
          <w:lang w:val="sv-SE"/>
        </w:rPr>
        <w:t>;</w:t>
      </w:r>
      <w:r w:rsidRPr="00562D02">
        <w:rPr>
          <w:lang w:val="sv-SE"/>
        </w:rPr>
        <w:t xml:space="preserve"> Xu</w:t>
      </w:r>
      <w:r w:rsidR="00F52C2F" w:rsidRPr="00562D02">
        <w:rPr>
          <w:lang w:val="sv-SE"/>
        </w:rPr>
        <w:t>,</w:t>
      </w:r>
      <w:r w:rsidRPr="00562D02">
        <w:rPr>
          <w:lang w:val="sv-SE"/>
        </w:rPr>
        <w:t xml:space="preserve"> Y</w:t>
      </w:r>
      <w:r w:rsidR="00F52C2F" w:rsidRPr="00562D02">
        <w:rPr>
          <w:lang w:val="sv-SE"/>
        </w:rPr>
        <w:t>.</w:t>
      </w:r>
      <w:r w:rsidR="00913D94">
        <w:rPr>
          <w:lang w:val="sv-SE"/>
        </w:rPr>
        <w:t xml:space="preserve">; </w:t>
      </w:r>
      <w:r w:rsidRPr="00562D02">
        <w:rPr>
          <w:lang w:val="sv-SE"/>
        </w:rPr>
        <w:t>Ding</w:t>
      </w:r>
      <w:r w:rsidR="00F52C2F" w:rsidRPr="00562D02">
        <w:rPr>
          <w:lang w:val="sv-SE"/>
        </w:rPr>
        <w:t>,</w:t>
      </w:r>
      <w:r w:rsidRPr="00562D02">
        <w:rPr>
          <w:lang w:val="sv-SE"/>
        </w:rPr>
        <w:t xml:space="preserve"> X</w:t>
      </w:r>
      <w:r w:rsidR="00F52C2F" w:rsidRPr="00562D02">
        <w:rPr>
          <w:lang w:val="sv-SE"/>
        </w:rPr>
        <w:t>.</w:t>
      </w:r>
      <w:r w:rsidR="00422E47">
        <w:rPr>
          <w:lang w:val="sv-SE"/>
        </w:rPr>
        <w:t xml:space="preserve"> </w:t>
      </w:r>
      <w:r w:rsidRPr="00562D02">
        <w:rPr>
          <w:lang w:val="sv-SE"/>
        </w:rPr>
        <w:t>H</w:t>
      </w:r>
      <w:r w:rsidR="00F52C2F" w:rsidRPr="00562D02">
        <w:rPr>
          <w:lang w:val="sv-SE"/>
        </w:rPr>
        <w:t>.</w:t>
      </w:r>
      <w:r w:rsidRPr="00562D02">
        <w:rPr>
          <w:lang w:val="sv-SE"/>
        </w:rPr>
        <w:t xml:space="preserve">, et al. </w:t>
      </w:r>
      <w:r w:rsidRPr="00566519">
        <w:t xml:space="preserve">Guanosine diphosphate–mannose suppresses homologous recombination repair and potentiates antitumor immunity in triple-negative breast cancer. </w:t>
      </w:r>
      <w:r w:rsidRPr="00562D02">
        <w:rPr>
          <w:i/>
          <w:iCs/>
        </w:rPr>
        <w:t>Sci</w:t>
      </w:r>
      <w:r w:rsidR="00F52C2F" w:rsidRPr="00562D02">
        <w:rPr>
          <w:i/>
          <w:iCs/>
        </w:rPr>
        <w:t>.</w:t>
      </w:r>
      <w:r w:rsidRPr="00562D02">
        <w:rPr>
          <w:i/>
          <w:iCs/>
        </w:rPr>
        <w:t xml:space="preserve"> Transl</w:t>
      </w:r>
      <w:r w:rsidR="00F52C2F" w:rsidRPr="00562D02">
        <w:rPr>
          <w:i/>
          <w:iCs/>
        </w:rPr>
        <w:t>.</w:t>
      </w:r>
      <w:r w:rsidRPr="00562D02">
        <w:rPr>
          <w:i/>
          <w:iCs/>
        </w:rPr>
        <w:t xml:space="preserve"> Med</w:t>
      </w:r>
      <w:r w:rsidRPr="00566519">
        <w:t>. 2024</w:t>
      </w:r>
      <w:r w:rsidR="00F52C2F">
        <w:t xml:space="preserve">, </w:t>
      </w:r>
      <w:r w:rsidRPr="00566519">
        <w:t>16</w:t>
      </w:r>
      <w:r w:rsidR="00F52C2F">
        <w:t xml:space="preserve">, </w:t>
      </w:r>
      <w:r w:rsidRPr="00566519">
        <w:t>eadg7740.</w:t>
      </w:r>
    </w:p>
    <w:p w14:paraId="0D2D3D46" w14:textId="04FECB16" w:rsidR="00583224" w:rsidRPr="00566519" w:rsidRDefault="00583224" w:rsidP="00583224">
      <w:pPr>
        <w:numPr>
          <w:ilvl w:val="0"/>
          <w:numId w:val="17"/>
        </w:numPr>
        <w:spacing w:after="240" w:line="480" w:lineRule="auto"/>
      </w:pPr>
      <w:r w:rsidRPr="00566519">
        <w:lastRenderedPageBreak/>
        <w:t>Pinho</w:t>
      </w:r>
      <w:r w:rsidR="00335397">
        <w:t>,</w:t>
      </w:r>
      <w:r w:rsidRPr="00566519">
        <w:t xml:space="preserve"> S</w:t>
      </w:r>
      <w:r w:rsidR="00335397">
        <w:t xml:space="preserve">. </w:t>
      </w:r>
      <w:r w:rsidRPr="00566519">
        <w:t>S</w:t>
      </w:r>
      <w:r w:rsidR="00335397">
        <w:t>.</w:t>
      </w:r>
      <w:r w:rsidR="00913D94">
        <w:t>;</w:t>
      </w:r>
      <w:r w:rsidRPr="00566519">
        <w:t xml:space="preserve"> Reis</w:t>
      </w:r>
      <w:r w:rsidR="00335397">
        <w:t>,</w:t>
      </w:r>
      <w:r w:rsidRPr="00566519">
        <w:t xml:space="preserve"> C</w:t>
      </w:r>
      <w:r w:rsidR="00335397">
        <w:t xml:space="preserve">. </w:t>
      </w:r>
      <w:r w:rsidRPr="00566519">
        <w:t xml:space="preserve">A. Glycosylation in cancer: mechanisms and clinical implications. </w:t>
      </w:r>
      <w:r w:rsidRPr="00562D02">
        <w:rPr>
          <w:i/>
          <w:iCs/>
        </w:rPr>
        <w:t>Nat</w:t>
      </w:r>
      <w:r w:rsidR="00335397" w:rsidRPr="00562D02">
        <w:rPr>
          <w:i/>
          <w:iCs/>
        </w:rPr>
        <w:t>.</w:t>
      </w:r>
      <w:r w:rsidRPr="00562D02">
        <w:rPr>
          <w:i/>
          <w:iCs/>
        </w:rPr>
        <w:t> Rev</w:t>
      </w:r>
      <w:r w:rsidR="00335397" w:rsidRPr="00562D02">
        <w:rPr>
          <w:i/>
          <w:iCs/>
        </w:rPr>
        <w:t>.</w:t>
      </w:r>
      <w:r w:rsidRPr="00562D02">
        <w:rPr>
          <w:i/>
          <w:iCs/>
        </w:rPr>
        <w:t> Cancer</w:t>
      </w:r>
      <w:r w:rsidRPr="00566519">
        <w:t>. 2015</w:t>
      </w:r>
      <w:r w:rsidR="00335397">
        <w:t xml:space="preserve">, </w:t>
      </w:r>
      <w:r w:rsidRPr="00566519">
        <w:t>15</w:t>
      </w:r>
      <w:r w:rsidR="00335397">
        <w:t xml:space="preserve">, </w:t>
      </w:r>
      <w:r w:rsidRPr="00566519">
        <w:t>540-55.</w:t>
      </w:r>
    </w:p>
    <w:p w14:paraId="1B9467C5" w14:textId="497906BC" w:rsidR="00583224" w:rsidRPr="00566519" w:rsidRDefault="00583224" w:rsidP="00583224">
      <w:pPr>
        <w:numPr>
          <w:ilvl w:val="0"/>
          <w:numId w:val="17"/>
        </w:numPr>
        <w:spacing w:after="240" w:line="480" w:lineRule="auto"/>
      </w:pPr>
      <w:r w:rsidRPr="00566519">
        <w:t>Rodriguez</w:t>
      </w:r>
      <w:r w:rsidR="00335397">
        <w:t>,</w:t>
      </w:r>
      <w:r w:rsidRPr="00566519">
        <w:t xml:space="preserve"> E. Tumor glycosylation: a main player in the modulation of immune responses. </w:t>
      </w:r>
      <w:r w:rsidRPr="00562D02">
        <w:rPr>
          <w:i/>
          <w:iCs/>
        </w:rPr>
        <w:t>Eur. J. Immunol</w:t>
      </w:r>
      <w:r w:rsidRPr="00566519">
        <w:t>. 2025</w:t>
      </w:r>
      <w:r w:rsidR="00335397">
        <w:t xml:space="preserve">, </w:t>
      </w:r>
      <w:r w:rsidRPr="00566519">
        <w:t>55</w:t>
      </w:r>
      <w:r w:rsidR="00335397">
        <w:t xml:space="preserve">, </w:t>
      </w:r>
      <w:r w:rsidRPr="00566519">
        <w:t>e202751318.</w:t>
      </w:r>
    </w:p>
    <w:p w14:paraId="275DB308" w14:textId="1F231C53" w:rsidR="00583224" w:rsidRPr="00566519" w:rsidRDefault="00583224" w:rsidP="00583224">
      <w:pPr>
        <w:numPr>
          <w:ilvl w:val="0"/>
          <w:numId w:val="17"/>
        </w:numPr>
        <w:spacing w:after="240" w:line="480" w:lineRule="auto"/>
      </w:pPr>
      <w:proofErr w:type="gramStart"/>
      <w:r w:rsidRPr="00566519">
        <w:t xml:space="preserve">Zhu </w:t>
      </w:r>
      <w:r w:rsidR="00335397">
        <w:t>,</w:t>
      </w:r>
      <w:proofErr w:type="gramEnd"/>
      <w:r w:rsidRPr="00566519">
        <w:t>W</w:t>
      </w:r>
      <w:r w:rsidR="00335397">
        <w:t>.</w:t>
      </w:r>
      <w:r w:rsidR="00913D94">
        <w:t>;</w:t>
      </w:r>
      <w:r w:rsidRPr="00566519">
        <w:t xml:space="preserve"> Zhou</w:t>
      </w:r>
      <w:r w:rsidR="00335397">
        <w:t>,</w:t>
      </w:r>
      <w:r w:rsidRPr="00566519">
        <w:t xml:space="preserve"> Y</w:t>
      </w:r>
      <w:r w:rsidR="00335397">
        <w:t>.</w:t>
      </w:r>
      <w:r w:rsidR="00913D94">
        <w:t xml:space="preserve">; </w:t>
      </w:r>
      <w:r w:rsidRPr="00566519">
        <w:t>Guo</w:t>
      </w:r>
      <w:r w:rsidR="00335397">
        <w:t>,</w:t>
      </w:r>
      <w:r w:rsidRPr="00566519">
        <w:t xml:space="preserve"> L</w:t>
      </w:r>
      <w:r w:rsidR="00335397">
        <w:t>.</w:t>
      </w:r>
      <w:r w:rsidR="00913D94">
        <w:t>;</w:t>
      </w:r>
      <w:r w:rsidRPr="00566519">
        <w:t xml:space="preserve"> Feng</w:t>
      </w:r>
      <w:r w:rsidR="00335397">
        <w:t>,</w:t>
      </w:r>
      <w:r w:rsidRPr="00566519">
        <w:t xml:space="preserve"> S. Biological function of sialic acid and sialylation in human health and disease. </w:t>
      </w:r>
      <w:r w:rsidRPr="00562D02">
        <w:rPr>
          <w:i/>
          <w:iCs/>
        </w:rPr>
        <w:t xml:space="preserve">Cell Death </w:t>
      </w:r>
      <w:proofErr w:type="spellStart"/>
      <w:r w:rsidRPr="00562D02">
        <w:rPr>
          <w:i/>
          <w:iCs/>
        </w:rPr>
        <w:t>Discov</w:t>
      </w:r>
      <w:proofErr w:type="spellEnd"/>
      <w:r w:rsidRPr="00566519">
        <w:t>. 20</w:t>
      </w:r>
      <w:r>
        <w:t>24</w:t>
      </w:r>
      <w:r w:rsidR="00335397">
        <w:t xml:space="preserve">, </w:t>
      </w:r>
      <w:r w:rsidRPr="00566519">
        <w:t>10</w:t>
      </w:r>
      <w:r w:rsidR="00335397">
        <w:t xml:space="preserve">, </w:t>
      </w:r>
      <w:r w:rsidRPr="00566519">
        <w:t>415.</w:t>
      </w:r>
    </w:p>
    <w:p w14:paraId="50A9F1CD" w14:textId="5F45CB9B" w:rsidR="00583224" w:rsidRPr="00566519" w:rsidRDefault="00583224" w:rsidP="00583224">
      <w:pPr>
        <w:numPr>
          <w:ilvl w:val="0"/>
          <w:numId w:val="17"/>
        </w:numPr>
        <w:spacing w:after="240" w:line="480" w:lineRule="auto"/>
      </w:pPr>
      <w:r w:rsidRPr="00566519">
        <w:t>Bellis</w:t>
      </w:r>
      <w:r w:rsidR="00335397">
        <w:t>,</w:t>
      </w:r>
      <w:r w:rsidRPr="00566519">
        <w:t xml:space="preserve"> S</w:t>
      </w:r>
      <w:r w:rsidR="00335397">
        <w:t xml:space="preserve">. </w:t>
      </w:r>
      <w:r w:rsidRPr="00566519">
        <w:t>L</w:t>
      </w:r>
      <w:r w:rsidR="00335397">
        <w:t>.</w:t>
      </w:r>
      <w:r w:rsidR="004D2C73">
        <w:t>;</w:t>
      </w:r>
      <w:r w:rsidRPr="00566519">
        <w:t xml:space="preserve"> Reis</w:t>
      </w:r>
      <w:r w:rsidR="00335397">
        <w:t>,</w:t>
      </w:r>
      <w:r w:rsidRPr="00566519">
        <w:t xml:space="preserve"> C</w:t>
      </w:r>
      <w:r w:rsidR="00335397">
        <w:t>.</w:t>
      </w:r>
      <w:r w:rsidR="00564446">
        <w:t xml:space="preserve"> </w:t>
      </w:r>
      <w:r w:rsidRPr="00566519">
        <w:t>A</w:t>
      </w:r>
      <w:r w:rsidR="00335397">
        <w:t>.</w:t>
      </w:r>
      <w:r w:rsidR="004D2C73">
        <w:t>;</w:t>
      </w:r>
      <w:r w:rsidRPr="00566519">
        <w:t xml:space="preserve"> Varki</w:t>
      </w:r>
      <w:r w:rsidR="00335397">
        <w:t>,</w:t>
      </w:r>
      <w:r w:rsidRPr="00566519">
        <w:t xml:space="preserve"> A</w:t>
      </w:r>
      <w:r w:rsidR="00335397">
        <w:t>.</w:t>
      </w:r>
      <w:r w:rsidR="004D2C73">
        <w:t>;</w:t>
      </w:r>
      <w:r w:rsidRPr="00566519">
        <w:t xml:space="preserve"> Kannagi</w:t>
      </w:r>
      <w:r w:rsidR="00335397">
        <w:t>,</w:t>
      </w:r>
      <w:r w:rsidRPr="00566519">
        <w:t xml:space="preserve"> R</w:t>
      </w:r>
      <w:r w:rsidR="00335397">
        <w:t>.</w:t>
      </w:r>
      <w:r w:rsidR="004D2C73">
        <w:t>;</w:t>
      </w:r>
      <w:r w:rsidRPr="00566519">
        <w:t xml:space="preserve"> Stanley</w:t>
      </w:r>
      <w:r w:rsidR="00335397">
        <w:t>,</w:t>
      </w:r>
      <w:r w:rsidRPr="00566519">
        <w:t xml:space="preserve"> P. Glycosylation Changes in Cancer. In: Varki</w:t>
      </w:r>
      <w:r w:rsidR="004D2C73">
        <w:t>,</w:t>
      </w:r>
      <w:r w:rsidRPr="00566519">
        <w:t xml:space="preserve"> A</w:t>
      </w:r>
      <w:r w:rsidR="004D2C73">
        <w:t>.;</w:t>
      </w:r>
      <w:r w:rsidRPr="00566519">
        <w:t xml:space="preserve"> Cummings</w:t>
      </w:r>
      <w:r w:rsidR="004D2C73">
        <w:t>,</w:t>
      </w:r>
      <w:r w:rsidRPr="00566519">
        <w:t xml:space="preserve"> R</w:t>
      </w:r>
      <w:r w:rsidR="004D2C73">
        <w:t xml:space="preserve">. </w:t>
      </w:r>
      <w:r w:rsidRPr="00566519">
        <w:t>D</w:t>
      </w:r>
      <w:r w:rsidR="004D2C73">
        <w:t>.;</w:t>
      </w:r>
      <w:r w:rsidRPr="00566519">
        <w:t xml:space="preserve"> Esko</w:t>
      </w:r>
      <w:r w:rsidR="004D2C73">
        <w:t>,</w:t>
      </w:r>
      <w:r w:rsidRPr="00566519">
        <w:t xml:space="preserve"> J</w:t>
      </w:r>
      <w:r w:rsidR="004D2C73">
        <w:t xml:space="preserve">. </w:t>
      </w:r>
      <w:r w:rsidRPr="00566519">
        <w:t>D</w:t>
      </w:r>
      <w:r w:rsidR="004D2C73">
        <w:t>.;</w:t>
      </w:r>
      <w:r w:rsidRPr="00566519">
        <w:t xml:space="preserve"> Stanley</w:t>
      </w:r>
      <w:r w:rsidR="004D2C73">
        <w:t>,</w:t>
      </w:r>
      <w:r w:rsidRPr="00566519">
        <w:t xml:space="preserve"> P</w:t>
      </w:r>
      <w:r w:rsidR="004D2C73">
        <w:t>.;</w:t>
      </w:r>
      <w:r w:rsidRPr="00566519">
        <w:t xml:space="preserve"> Hart</w:t>
      </w:r>
      <w:r w:rsidR="004D2C73">
        <w:t>,</w:t>
      </w:r>
      <w:r w:rsidRPr="00566519">
        <w:t xml:space="preserve"> G</w:t>
      </w:r>
      <w:r w:rsidR="004D2C73">
        <w:t xml:space="preserve">. </w:t>
      </w:r>
      <w:r w:rsidRPr="00566519">
        <w:t>W</w:t>
      </w:r>
      <w:r w:rsidR="004D2C73">
        <w:t>.;</w:t>
      </w:r>
      <w:r w:rsidRPr="00566519">
        <w:t xml:space="preserve"> Aebi</w:t>
      </w:r>
      <w:r w:rsidR="004D2C73">
        <w:t>,</w:t>
      </w:r>
      <w:r w:rsidRPr="00566519">
        <w:t xml:space="preserve"> M</w:t>
      </w:r>
      <w:r w:rsidR="004D2C73">
        <w:t>.,</w:t>
      </w:r>
      <w:r w:rsidRPr="00566519">
        <w:t xml:space="preserve"> et al., editors. Essentials of Glycobiology [Internet]. 4th ed. Cold Spring Harbor (NY): Cold Spring Harbor Laboratory Press; 2022. Chapter 47. </w:t>
      </w:r>
    </w:p>
    <w:p w14:paraId="22AE32A5" w14:textId="179795FB" w:rsidR="00583224" w:rsidRPr="00566519" w:rsidRDefault="00583224" w:rsidP="00583224">
      <w:pPr>
        <w:numPr>
          <w:ilvl w:val="0"/>
          <w:numId w:val="17"/>
        </w:numPr>
        <w:spacing w:after="240" w:line="480" w:lineRule="auto"/>
      </w:pPr>
      <w:r w:rsidRPr="00566519">
        <w:t>Wang</w:t>
      </w:r>
      <w:r w:rsidR="00335397">
        <w:t>,</w:t>
      </w:r>
      <w:r w:rsidRPr="00566519">
        <w:t xml:space="preserve"> H</w:t>
      </w:r>
      <w:r w:rsidR="00335397">
        <w:t>.</w:t>
      </w:r>
      <w:r w:rsidR="0085379F">
        <w:t>;</w:t>
      </w:r>
      <w:r w:rsidRPr="00566519">
        <w:t xml:space="preserve"> Mooney</w:t>
      </w:r>
      <w:r w:rsidR="00335397">
        <w:t>,</w:t>
      </w:r>
      <w:r w:rsidRPr="00566519">
        <w:t xml:space="preserve"> D</w:t>
      </w:r>
      <w:r w:rsidR="00335397">
        <w:t xml:space="preserve">. </w:t>
      </w:r>
      <w:r w:rsidRPr="00566519">
        <w:t xml:space="preserve">J. Metabolic glycan labelling for cancer-targeted therapy. </w:t>
      </w:r>
      <w:r w:rsidRPr="004A69B3">
        <w:rPr>
          <w:i/>
          <w:iCs/>
        </w:rPr>
        <w:t>Nat</w:t>
      </w:r>
      <w:r w:rsidR="00335397" w:rsidRPr="004A69B3">
        <w:rPr>
          <w:i/>
          <w:iCs/>
        </w:rPr>
        <w:t>.</w:t>
      </w:r>
      <w:r w:rsidRPr="004A69B3">
        <w:rPr>
          <w:i/>
          <w:iCs/>
        </w:rPr>
        <w:t xml:space="preserve"> Chem</w:t>
      </w:r>
      <w:r w:rsidRPr="00566519">
        <w:t>. 2020</w:t>
      </w:r>
      <w:r w:rsidR="00335397">
        <w:t xml:space="preserve">, </w:t>
      </w:r>
      <w:r w:rsidRPr="00566519">
        <w:t>12</w:t>
      </w:r>
      <w:r w:rsidR="00335397">
        <w:t xml:space="preserve">, </w:t>
      </w:r>
      <w:r w:rsidRPr="00566519">
        <w:t>1102-14.</w:t>
      </w:r>
    </w:p>
    <w:p w14:paraId="0FD9B05F" w14:textId="32EF7038" w:rsidR="00583224" w:rsidRPr="00566519" w:rsidRDefault="00583224" w:rsidP="00583224">
      <w:pPr>
        <w:numPr>
          <w:ilvl w:val="0"/>
          <w:numId w:val="17"/>
        </w:numPr>
        <w:spacing w:after="240" w:line="480" w:lineRule="auto"/>
      </w:pPr>
      <w:r w:rsidRPr="004A69B3">
        <w:rPr>
          <w:lang w:val="sv-SE"/>
        </w:rPr>
        <w:t xml:space="preserve">De </w:t>
      </w:r>
      <w:proofErr w:type="spellStart"/>
      <w:r w:rsidRPr="004A69B3">
        <w:rPr>
          <w:lang w:val="sv-SE"/>
        </w:rPr>
        <w:t>Leoz</w:t>
      </w:r>
      <w:proofErr w:type="spellEnd"/>
      <w:r w:rsidR="00335397" w:rsidRPr="004A69B3">
        <w:rPr>
          <w:lang w:val="sv-SE"/>
        </w:rPr>
        <w:t>,</w:t>
      </w:r>
      <w:r w:rsidRPr="004A69B3">
        <w:rPr>
          <w:lang w:val="sv-SE"/>
        </w:rPr>
        <w:t xml:space="preserve"> M</w:t>
      </w:r>
      <w:r w:rsidR="00335397" w:rsidRPr="004A69B3">
        <w:rPr>
          <w:lang w:val="sv-SE"/>
        </w:rPr>
        <w:t xml:space="preserve">. </w:t>
      </w:r>
      <w:r w:rsidRPr="004A69B3">
        <w:rPr>
          <w:lang w:val="sv-SE"/>
        </w:rPr>
        <w:t>L</w:t>
      </w:r>
      <w:r w:rsidR="00335397" w:rsidRPr="004A69B3">
        <w:rPr>
          <w:lang w:val="sv-SE"/>
        </w:rPr>
        <w:t>.</w:t>
      </w:r>
      <w:r w:rsidR="0085379F">
        <w:rPr>
          <w:lang w:val="sv-SE"/>
        </w:rPr>
        <w:t>;</w:t>
      </w:r>
      <w:r w:rsidRPr="004A69B3">
        <w:rPr>
          <w:lang w:val="sv-SE"/>
        </w:rPr>
        <w:t xml:space="preserve"> Young</w:t>
      </w:r>
      <w:r w:rsidR="00335397" w:rsidRPr="004A69B3">
        <w:rPr>
          <w:lang w:val="sv-SE"/>
        </w:rPr>
        <w:t>,</w:t>
      </w:r>
      <w:r w:rsidRPr="004A69B3">
        <w:rPr>
          <w:lang w:val="sv-SE"/>
        </w:rPr>
        <w:t xml:space="preserve"> L</w:t>
      </w:r>
      <w:r w:rsidR="00335397" w:rsidRPr="004A69B3">
        <w:rPr>
          <w:lang w:val="sv-SE"/>
        </w:rPr>
        <w:t xml:space="preserve">. </w:t>
      </w:r>
      <w:r w:rsidRPr="004A69B3">
        <w:rPr>
          <w:lang w:val="sv-SE"/>
        </w:rPr>
        <w:t>J</w:t>
      </w:r>
      <w:r w:rsidR="00335397" w:rsidRPr="004A69B3">
        <w:rPr>
          <w:lang w:val="sv-SE"/>
        </w:rPr>
        <w:t>.</w:t>
      </w:r>
      <w:r w:rsidR="0085379F">
        <w:rPr>
          <w:lang w:val="sv-SE"/>
        </w:rPr>
        <w:t>;</w:t>
      </w:r>
      <w:r w:rsidRPr="004A69B3">
        <w:rPr>
          <w:lang w:val="sv-SE"/>
        </w:rPr>
        <w:t xml:space="preserve"> An</w:t>
      </w:r>
      <w:r w:rsidR="00335397" w:rsidRPr="004A69B3">
        <w:rPr>
          <w:lang w:val="sv-SE"/>
        </w:rPr>
        <w:t>,</w:t>
      </w:r>
      <w:r w:rsidRPr="004A69B3">
        <w:rPr>
          <w:lang w:val="sv-SE"/>
        </w:rPr>
        <w:t xml:space="preserve"> H</w:t>
      </w:r>
      <w:r w:rsidR="00335397" w:rsidRPr="004A69B3">
        <w:rPr>
          <w:lang w:val="sv-SE"/>
        </w:rPr>
        <w:t xml:space="preserve">. </w:t>
      </w:r>
      <w:r w:rsidRPr="004A69B3">
        <w:rPr>
          <w:lang w:val="sv-SE"/>
        </w:rPr>
        <w:t>J</w:t>
      </w:r>
      <w:r w:rsidR="00335397" w:rsidRPr="004A69B3">
        <w:rPr>
          <w:lang w:val="sv-SE"/>
        </w:rPr>
        <w:t>.</w:t>
      </w:r>
      <w:r w:rsidR="0085379F">
        <w:rPr>
          <w:lang w:val="sv-SE"/>
        </w:rPr>
        <w:t>;</w:t>
      </w:r>
      <w:r w:rsidRPr="004A69B3">
        <w:rPr>
          <w:lang w:val="sv-SE"/>
        </w:rPr>
        <w:t xml:space="preserve"> </w:t>
      </w:r>
      <w:proofErr w:type="spellStart"/>
      <w:r w:rsidRPr="004A69B3">
        <w:rPr>
          <w:lang w:val="sv-SE"/>
        </w:rPr>
        <w:t>Kronewitter</w:t>
      </w:r>
      <w:proofErr w:type="spellEnd"/>
      <w:r w:rsidR="00335397" w:rsidRPr="004A69B3">
        <w:rPr>
          <w:lang w:val="sv-SE"/>
        </w:rPr>
        <w:t>,</w:t>
      </w:r>
      <w:r w:rsidRPr="004A69B3">
        <w:rPr>
          <w:lang w:val="sv-SE"/>
        </w:rPr>
        <w:t xml:space="preserve"> S</w:t>
      </w:r>
      <w:r w:rsidR="00564446" w:rsidRPr="004A69B3">
        <w:rPr>
          <w:lang w:val="sv-SE"/>
        </w:rPr>
        <w:t>.</w:t>
      </w:r>
      <w:r w:rsidR="00335397" w:rsidRPr="004A69B3">
        <w:rPr>
          <w:lang w:val="sv-SE"/>
        </w:rPr>
        <w:t xml:space="preserve"> </w:t>
      </w:r>
      <w:r w:rsidRPr="004A69B3">
        <w:rPr>
          <w:lang w:val="sv-SE"/>
        </w:rPr>
        <w:t>R</w:t>
      </w:r>
      <w:r w:rsidR="00335397" w:rsidRPr="004A69B3">
        <w:rPr>
          <w:lang w:val="sv-SE"/>
        </w:rPr>
        <w:t>.</w:t>
      </w:r>
      <w:r w:rsidR="0085379F">
        <w:rPr>
          <w:lang w:val="sv-SE"/>
        </w:rPr>
        <w:t>;</w:t>
      </w:r>
      <w:r w:rsidRPr="004A69B3">
        <w:rPr>
          <w:lang w:val="sv-SE"/>
        </w:rPr>
        <w:t xml:space="preserve"> Kim</w:t>
      </w:r>
      <w:r w:rsidR="00335397" w:rsidRPr="004A69B3">
        <w:rPr>
          <w:lang w:val="sv-SE"/>
        </w:rPr>
        <w:t>,</w:t>
      </w:r>
      <w:r w:rsidRPr="004A69B3">
        <w:rPr>
          <w:lang w:val="sv-SE"/>
        </w:rPr>
        <w:t xml:space="preserve"> J</w:t>
      </w:r>
      <w:r w:rsidR="00335397" w:rsidRPr="004A69B3">
        <w:rPr>
          <w:lang w:val="sv-SE"/>
        </w:rPr>
        <w:t>.</w:t>
      </w:r>
      <w:r w:rsidR="0085379F">
        <w:rPr>
          <w:lang w:val="sv-SE"/>
        </w:rPr>
        <w:t>;</w:t>
      </w:r>
      <w:r w:rsidRPr="004A69B3">
        <w:rPr>
          <w:lang w:val="sv-SE"/>
        </w:rPr>
        <w:t xml:space="preserve"> </w:t>
      </w:r>
      <w:proofErr w:type="spellStart"/>
      <w:r w:rsidRPr="004A69B3">
        <w:rPr>
          <w:lang w:val="sv-SE"/>
        </w:rPr>
        <w:t>Miyamoto</w:t>
      </w:r>
      <w:proofErr w:type="spellEnd"/>
      <w:r w:rsidR="00335397" w:rsidRPr="004A69B3">
        <w:rPr>
          <w:lang w:val="sv-SE"/>
        </w:rPr>
        <w:t>,</w:t>
      </w:r>
      <w:r w:rsidRPr="004A69B3">
        <w:rPr>
          <w:lang w:val="sv-SE"/>
        </w:rPr>
        <w:t xml:space="preserve"> S</w:t>
      </w:r>
      <w:r w:rsidR="00335397" w:rsidRPr="004A69B3">
        <w:rPr>
          <w:lang w:val="sv-SE"/>
        </w:rPr>
        <w:t>.</w:t>
      </w:r>
      <w:r w:rsidRPr="004A69B3">
        <w:rPr>
          <w:lang w:val="sv-SE"/>
        </w:rPr>
        <w:t xml:space="preserve">, et al. </w:t>
      </w:r>
      <w:r w:rsidRPr="00566519">
        <w:t xml:space="preserve">High-mannose glycans are elevated during breast cancer progression. </w:t>
      </w:r>
      <w:r w:rsidRPr="004A69B3">
        <w:rPr>
          <w:i/>
          <w:iCs/>
        </w:rPr>
        <w:t>Mol</w:t>
      </w:r>
      <w:r w:rsidR="00335397" w:rsidRPr="004A69B3">
        <w:rPr>
          <w:i/>
          <w:iCs/>
        </w:rPr>
        <w:t>.</w:t>
      </w:r>
      <w:r w:rsidRPr="004A69B3">
        <w:rPr>
          <w:i/>
          <w:iCs/>
        </w:rPr>
        <w:t xml:space="preserve"> Cell Proteomics</w:t>
      </w:r>
      <w:r w:rsidRPr="00566519">
        <w:t>. 2011</w:t>
      </w:r>
      <w:r w:rsidR="00335397">
        <w:t xml:space="preserve">, </w:t>
      </w:r>
      <w:r w:rsidRPr="00566519">
        <w:t>10</w:t>
      </w:r>
      <w:r w:rsidR="00335397">
        <w:t xml:space="preserve">, </w:t>
      </w:r>
      <w:r w:rsidRPr="00566519">
        <w:t>M110-002717.</w:t>
      </w:r>
    </w:p>
    <w:p w14:paraId="2D4FEA7B" w14:textId="7230718B" w:rsidR="00583224" w:rsidRPr="00566519" w:rsidRDefault="00583224" w:rsidP="00583224">
      <w:pPr>
        <w:numPr>
          <w:ilvl w:val="0"/>
          <w:numId w:val="17"/>
        </w:numPr>
        <w:spacing w:after="240" w:line="480" w:lineRule="auto"/>
      </w:pPr>
      <w:r w:rsidRPr="00566519">
        <w:t>Sun</w:t>
      </w:r>
      <w:r w:rsidR="00335397">
        <w:t>,</w:t>
      </w:r>
      <w:r w:rsidRPr="00566519">
        <w:t xml:space="preserve"> X</w:t>
      </w:r>
      <w:r w:rsidR="00335397">
        <w:t>.</w:t>
      </w:r>
      <w:r w:rsidR="00CE4939">
        <w:t>;</w:t>
      </w:r>
      <w:r w:rsidRPr="00566519">
        <w:t xml:space="preserve"> He</w:t>
      </w:r>
      <w:r w:rsidR="00335397">
        <w:t>,</w:t>
      </w:r>
      <w:r w:rsidRPr="00566519">
        <w:t xml:space="preserve"> Z</w:t>
      </w:r>
      <w:r w:rsidR="00335397">
        <w:t>.</w:t>
      </w:r>
      <w:r w:rsidR="00CE4939">
        <w:t>;</w:t>
      </w:r>
      <w:r w:rsidRPr="00566519">
        <w:t xml:space="preserve"> Guo</w:t>
      </w:r>
      <w:r w:rsidR="00335397">
        <w:t>,</w:t>
      </w:r>
      <w:r w:rsidRPr="00566519">
        <w:t xml:space="preserve"> L</w:t>
      </w:r>
      <w:r w:rsidR="00335397">
        <w:t>.</w:t>
      </w:r>
      <w:r w:rsidR="00CE4939">
        <w:t>;</w:t>
      </w:r>
      <w:r w:rsidRPr="00566519">
        <w:t xml:space="preserve"> Wang</w:t>
      </w:r>
      <w:r w:rsidR="00335397">
        <w:t>,</w:t>
      </w:r>
      <w:r w:rsidRPr="00566519">
        <w:t xml:space="preserve"> C</w:t>
      </w:r>
      <w:r w:rsidR="00335397">
        <w:t>.</w:t>
      </w:r>
      <w:r w:rsidR="00CE4939">
        <w:t>;</w:t>
      </w:r>
      <w:r w:rsidRPr="00566519">
        <w:t xml:space="preserve"> Lin</w:t>
      </w:r>
      <w:r w:rsidR="00335397">
        <w:t>,</w:t>
      </w:r>
      <w:r w:rsidRPr="00566519">
        <w:t xml:space="preserve"> C</w:t>
      </w:r>
      <w:r w:rsidR="00335397">
        <w:t>.</w:t>
      </w:r>
      <w:r w:rsidR="00CE4939">
        <w:t>;</w:t>
      </w:r>
      <w:r w:rsidR="004A69B3">
        <w:t xml:space="preserve"> </w:t>
      </w:r>
      <w:r w:rsidRPr="00566519">
        <w:t>Ye</w:t>
      </w:r>
      <w:r w:rsidR="00335397">
        <w:t>,</w:t>
      </w:r>
      <w:r w:rsidRPr="00566519">
        <w:t xml:space="preserve"> L. ALG3 contributes to stemness and </w:t>
      </w:r>
      <w:proofErr w:type="spellStart"/>
      <w:r w:rsidRPr="00566519">
        <w:t>radioresistance</w:t>
      </w:r>
      <w:proofErr w:type="spellEnd"/>
      <w:r w:rsidRPr="00566519">
        <w:t xml:space="preserve"> through regulating glycosylation of TGF-β receptor II in breast cancer. </w:t>
      </w:r>
      <w:r w:rsidRPr="004A69B3">
        <w:rPr>
          <w:i/>
          <w:iCs/>
        </w:rPr>
        <w:t>J</w:t>
      </w:r>
      <w:r w:rsidR="00335397" w:rsidRPr="004A69B3">
        <w:rPr>
          <w:i/>
          <w:iCs/>
        </w:rPr>
        <w:t>.</w:t>
      </w:r>
      <w:r w:rsidRPr="004A69B3">
        <w:rPr>
          <w:i/>
          <w:iCs/>
        </w:rPr>
        <w:t xml:space="preserve"> Exp</w:t>
      </w:r>
      <w:r w:rsidR="00335397" w:rsidRPr="004A69B3">
        <w:rPr>
          <w:i/>
          <w:iCs/>
        </w:rPr>
        <w:t>.</w:t>
      </w:r>
      <w:r w:rsidRPr="004A69B3">
        <w:rPr>
          <w:i/>
          <w:iCs/>
        </w:rPr>
        <w:t xml:space="preserve"> Clin</w:t>
      </w:r>
      <w:r w:rsidR="00335397" w:rsidRPr="004A69B3">
        <w:rPr>
          <w:i/>
          <w:iCs/>
        </w:rPr>
        <w:t>.</w:t>
      </w:r>
      <w:r w:rsidRPr="004A69B3">
        <w:rPr>
          <w:i/>
          <w:iCs/>
        </w:rPr>
        <w:t xml:space="preserve"> Cancer Res</w:t>
      </w:r>
      <w:r w:rsidRPr="00566519">
        <w:t>. 2021</w:t>
      </w:r>
      <w:r w:rsidR="00335397">
        <w:t xml:space="preserve">, </w:t>
      </w:r>
      <w:r w:rsidRPr="00566519">
        <w:t>40</w:t>
      </w:r>
      <w:r w:rsidR="00335397">
        <w:t xml:space="preserve">, </w:t>
      </w:r>
      <w:r w:rsidRPr="00566519">
        <w:t>149.</w:t>
      </w:r>
    </w:p>
    <w:p w14:paraId="6DE32C79" w14:textId="093637FA" w:rsidR="00583224" w:rsidRDefault="00583224" w:rsidP="00583224">
      <w:pPr>
        <w:numPr>
          <w:ilvl w:val="0"/>
          <w:numId w:val="17"/>
        </w:numPr>
        <w:spacing w:after="240" w:line="480" w:lineRule="auto"/>
      </w:pPr>
      <w:r w:rsidRPr="00566519">
        <w:rPr>
          <w:lang w:val="sv-SE"/>
        </w:rPr>
        <w:t>Liu</w:t>
      </w:r>
      <w:r w:rsidR="00BD3F99">
        <w:rPr>
          <w:lang w:val="sv-SE"/>
        </w:rPr>
        <w:t>,</w:t>
      </w:r>
      <w:r w:rsidRPr="00566519">
        <w:rPr>
          <w:lang w:val="sv-SE"/>
        </w:rPr>
        <w:t xml:space="preserve"> P</w:t>
      </w:r>
      <w:r w:rsidR="00BD3F99">
        <w:rPr>
          <w:lang w:val="sv-SE"/>
        </w:rPr>
        <w:t>.</w:t>
      </w:r>
      <w:r w:rsidR="00CE4939">
        <w:rPr>
          <w:lang w:val="sv-SE"/>
        </w:rPr>
        <w:t>;</w:t>
      </w:r>
      <w:r w:rsidRPr="00566519">
        <w:rPr>
          <w:lang w:val="sv-SE"/>
        </w:rPr>
        <w:t xml:space="preserve"> Lin</w:t>
      </w:r>
      <w:r w:rsidR="00BD3F99">
        <w:rPr>
          <w:lang w:val="sv-SE"/>
        </w:rPr>
        <w:t>,</w:t>
      </w:r>
      <w:r w:rsidRPr="00566519">
        <w:rPr>
          <w:lang w:val="sv-SE"/>
        </w:rPr>
        <w:t xml:space="preserve"> C</w:t>
      </w:r>
      <w:r w:rsidR="00BD3F99">
        <w:rPr>
          <w:lang w:val="sv-SE"/>
        </w:rPr>
        <w:t>.</w:t>
      </w:r>
      <w:r w:rsidR="00CE4939">
        <w:rPr>
          <w:lang w:val="sv-SE"/>
        </w:rPr>
        <w:t>;</w:t>
      </w:r>
      <w:r w:rsidRPr="00566519">
        <w:rPr>
          <w:lang w:val="sv-SE"/>
        </w:rPr>
        <w:t xml:space="preserve"> Liu</w:t>
      </w:r>
      <w:r w:rsidR="00BD3F99">
        <w:rPr>
          <w:lang w:val="sv-SE"/>
        </w:rPr>
        <w:t>,</w:t>
      </w:r>
      <w:r w:rsidRPr="00566519">
        <w:rPr>
          <w:lang w:val="sv-SE"/>
        </w:rPr>
        <w:t xml:space="preserve"> Z</w:t>
      </w:r>
      <w:r w:rsidR="00BD3F99">
        <w:rPr>
          <w:lang w:val="sv-SE"/>
        </w:rPr>
        <w:t>.</w:t>
      </w:r>
      <w:r w:rsidR="00CE4939">
        <w:rPr>
          <w:lang w:val="sv-SE"/>
        </w:rPr>
        <w:t>;</w:t>
      </w:r>
      <w:r w:rsidRPr="00566519">
        <w:rPr>
          <w:lang w:val="sv-SE"/>
        </w:rPr>
        <w:t xml:space="preserve"> </w:t>
      </w:r>
      <w:proofErr w:type="spellStart"/>
      <w:r w:rsidRPr="00566519">
        <w:rPr>
          <w:lang w:val="sv-SE"/>
        </w:rPr>
        <w:t>Zhu</w:t>
      </w:r>
      <w:proofErr w:type="spellEnd"/>
      <w:r w:rsidR="00BD3F99">
        <w:rPr>
          <w:lang w:val="sv-SE"/>
        </w:rPr>
        <w:t>,</w:t>
      </w:r>
      <w:r w:rsidRPr="00566519">
        <w:rPr>
          <w:lang w:val="sv-SE"/>
        </w:rPr>
        <w:t xml:space="preserve"> C</w:t>
      </w:r>
      <w:r w:rsidR="00BD3F99">
        <w:rPr>
          <w:lang w:val="sv-SE"/>
        </w:rPr>
        <w:t>.</w:t>
      </w:r>
      <w:r w:rsidR="00CE4939">
        <w:rPr>
          <w:lang w:val="sv-SE"/>
        </w:rPr>
        <w:t>;</w:t>
      </w:r>
      <w:r w:rsidRPr="00566519">
        <w:rPr>
          <w:lang w:val="sv-SE"/>
        </w:rPr>
        <w:t xml:space="preserve"> Lin</w:t>
      </w:r>
      <w:r w:rsidR="00BD3F99">
        <w:rPr>
          <w:lang w:val="sv-SE"/>
        </w:rPr>
        <w:t>,</w:t>
      </w:r>
      <w:r w:rsidRPr="00566519">
        <w:rPr>
          <w:lang w:val="sv-SE"/>
        </w:rPr>
        <w:t xml:space="preserve"> Z</w:t>
      </w:r>
      <w:r w:rsidR="00BD3F99">
        <w:rPr>
          <w:lang w:val="sv-SE"/>
        </w:rPr>
        <w:t>.</w:t>
      </w:r>
      <w:r w:rsidR="00CE4939">
        <w:rPr>
          <w:lang w:val="sv-SE"/>
        </w:rPr>
        <w:t>;</w:t>
      </w:r>
      <w:r w:rsidRPr="00566519">
        <w:rPr>
          <w:lang w:val="sv-SE"/>
        </w:rPr>
        <w:t xml:space="preserve"> Xu</w:t>
      </w:r>
      <w:r w:rsidR="00BD3F99">
        <w:rPr>
          <w:lang w:val="sv-SE"/>
        </w:rPr>
        <w:t>,</w:t>
      </w:r>
      <w:r w:rsidRPr="00566519">
        <w:rPr>
          <w:lang w:val="sv-SE"/>
        </w:rPr>
        <w:t xml:space="preserve"> D</w:t>
      </w:r>
      <w:r w:rsidR="00BD3F99">
        <w:rPr>
          <w:lang w:val="sv-SE"/>
        </w:rPr>
        <w:t>.</w:t>
      </w:r>
      <w:r w:rsidRPr="00566519">
        <w:rPr>
          <w:lang w:val="sv-SE"/>
        </w:rPr>
        <w:t xml:space="preserve">, et al. </w:t>
      </w:r>
      <w:r w:rsidRPr="00566519">
        <w:t xml:space="preserve">Inhibition of ALG3 stimulates cancer cell immunogenic ferroptosis to potentiate immunotherapy. </w:t>
      </w:r>
      <w:r w:rsidRPr="004A69B3">
        <w:rPr>
          <w:i/>
          <w:iCs/>
        </w:rPr>
        <w:t>Cell Mol</w:t>
      </w:r>
      <w:r w:rsidR="00BD3F99" w:rsidRPr="004A69B3">
        <w:rPr>
          <w:i/>
          <w:iCs/>
        </w:rPr>
        <w:t>.</w:t>
      </w:r>
      <w:r w:rsidRPr="004A69B3">
        <w:rPr>
          <w:i/>
          <w:iCs/>
        </w:rPr>
        <w:t xml:space="preserve"> Life Sci</w:t>
      </w:r>
      <w:r w:rsidRPr="00566519">
        <w:t>. 2022</w:t>
      </w:r>
      <w:r w:rsidR="00BD3F99">
        <w:t xml:space="preserve">, </w:t>
      </w:r>
      <w:r w:rsidRPr="00566519">
        <w:t>79</w:t>
      </w:r>
      <w:r w:rsidR="00BD3F99">
        <w:t xml:space="preserve">, </w:t>
      </w:r>
      <w:r w:rsidRPr="00566519">
        <w:t>352.</w:t>
      </w:r>
    </w:p>
    <w:p w14:paraId="3F2E1C36" w14:textId="6AF550BF" w:rsidR="00583224" w:rsidRDefault="00583224" w:rsidP="00583224">
      <w:pPr>
        <w:numPr>
          <w:ilvl w:val="0"/>
          <w:numId w:val="17"/>
        </w:numPr>
        <w:spacing w:after="240" w:line="480" w:lineRule="auto"/>
      </w:pPr>
      <w:r w:rsidRPr="004A69B3">
        <w:lastRenderedPageBreak/>
        <w:t>Han</w:t>
      </w:r>
      <w:r w:rsidR="00BD3F99" w:rsidRPr="004A69B3">
        <w:t>,</w:t>
      </w:r>
      <w:r w:rsidRPr="004A69B3">
        <w:t xml:space="preserve"> Z</w:t>
      </w:r>
      <w:r w:rsidR="00BD3F99" w:rsidRPr="004A69B3">
        <w:t>.</w:t>
      </w:r>
      <w:r w:rsidR="00CE4939" w:rsidRPr="004A69B3">
        <w:t>;</w:t>
      </w:r>
      <w:r w:rsidRPr="004A69B3">
        <w:t xml:space="preserve"> Wang</w:t>
      </w:r>
      <w:r w:rsidR="00BD3F99" w:rsidRPr="004A69B3">
        <w:t>,</w:t>
      </w:r>
      <w:r w:rsidRPr="004A69B3">
        <w:t xml:space="preserve"> Y</w:t>
      </w:r>
      <w:r w:rsidR="00BD3F99" w:rsidRPr="004A69B3">
        <w:t>.</w:t>
      </w:r>
      <w:r w:rsidR="00CE4939" w:rsidRPr="004A69B3">
        <w:t>;</w:t>
      </w:r>
      <w:r w:rsidRPr="004A69B3">
        <w:t xml:space="preserve"> Han</w:t>
      </w:r>
      <w:r w:rsidR="00BD3F99" w:rsidRPr="004A69B3">
        <w:t>,</w:t>
      </w:r>
      <w:r w:rsidRPr="004A69B3">
        <w:t xml:space="preserve"> L</w:t>
      </w:r>
      <w:r w:rsidR="00BD3F99" w:rsidRPr="004A69B3">
        <w:t>.</w:t>
      </w:r>
      <w:r w:rsidR="00CE4939" w:rsidRPr="004A69B3">
        <w:t>;</w:t>
      </w:r>
      <w:r w:rsidRPr="004A69B3">
        <w:t xml:space="preserve"> Yang</w:t>
      </w:r>
      <w:r w:rsidR="00BD3F99" w:rsidRPr="004A69B3">
        <w:t>,</w:t>
      </w:r>
      <w:r w:rsidRPr="004A69B3">
        <w:t xml:space="preserve"> C</w:t>
      </w:r>
      <w:r w:rsidR="00BD3F99" w:rsidRPr="004A69B3">
        <w:t>.</w:t>
      </w:r>
      <w:r w:rsidRPr="004A69B3">
        <w:t xml:space="preserve"> </w:t>
      </w:r>
      <w:r w:rsidRPr="00D26772">
        <w:t xml:space="preserve">RPN2 in cancer: An overview. </w:t>
      </w:r>
      <w:r w:rsidRPr="004A69B3">
        <w:rPr>
          <w:i/>
          <w:iCs/>
        </w:rPr>
        <w:t>Gene</w:t>
      </w:r>
      <w:r w:rsidRPr="00D26772">
        <w:t>. 2023</w:t>
      </w:r>
      <w:r w:rsidR="00BD3F99">
        <w:t xml:space="preserve">, </w:t>
      </w:r>
      <w:r w:rsidRPr="00D26772">
        <w:t>857</w:t>
      </w:r>
      <w:r w:rsidR="00BD3F99">
        <w:t xml:space="preserve">, </w:t>
      </w:r>
      <w:r w:rsidRPr="00D26772">
        <w:t>147168.</w:t>
      </w:r>
    </w:p>
    <w:p w14:paraId="66FD2000" w14:textId="1D8AD56E" w:rsidR="00583224" w:rsidRDefault="00583224" w:rsidP="00583224">
      <w:pPr>
        <w:pStyle w:val="ListParagraph"/>
        <w:numPr>
          <w:ilvl w:val="0"/>
          <w:numId w:val="17"/>
        </w:numPr>
        <w:spacing w:after="240" w:line="480" w:lineRule="auto"/>
      </w:pPr>
      <w:r w:rsidRPr="00BD3F99">
        <w:t>Mullen</w:t>
      </w:r>
      <w:r w:rsidR="00BD3F99" w:rsidRPr="00BD3F99">
        <w:t>,</w:t>
      </w:r>
      <w:r w:rsidRPr="00BD3F99">
        <w:t xml:space="preserve"> N</w:t>
      </w:r>
      <w:r w:rsidR="00BD3F99" w:rsidRPr="00BD3F99">
        <w:t xml:space="preserve">. </w:t>
      </w:r>
      <w:r w:rsidR="00370AE2">
        <w:t xml:space="preserve"> </w:t>
      </w:r>
      <w:r w:rsidRPr="00BD3F99">
        <w:t>J</w:t>
      </w:r>
      <w:r w:rsidR="00BD3F99" w:rsidRPr="004A69B3">
        <w:t>.</w:t>
      </w:r>
      <w:r w:rsidR="00CE4939">
        <w:t>;</w:t>
      </w:r>
      <w:r w:rsidRPr="00BD3F99">
        <w:t xml:space="preserve"> Singh</w:t>
      </w:r>
      <w:r w:rsidR="00BD3F99" w:rsidRPr="004A69B3">
        <w:t>,</w:t>
      </w:r>
      <w:r w:rsidRPr="00BD3F99">
        <w:t xml:space="preserve"> P</w:t>
      </w:r>
      <w:r w:rsidR="00BD3F99" w:rsidRPr="004A69B3">
        <w:t xml:space="preserve">. </w:t>
      </w:r>
      <w:r w:rsidRPr="00BD3F99">
        <w:t xml:space="preserve">K. </w:t>
      </w:r>
      <w:r w:rsidRPr="002B7077">
        <w:t xml:space="preserve">Nucleotide metabolism: a pan-cancer metabolic dependency. </w:t>
      </w:r>
      <w:r w:rsidRPr="004A69B3">
        <w:rPr>
          <w:i/>
          <w:iCs/>
        </w:rPr>
        <w:t>Nat</w:t>
      </w:r>
      <w:r w:rsidR="00BD3F99" w:rsidRPr="004A69B3">
        <w:rPr>
          <w:i/>
          <w:iCs/>
        </w:rPr>
        <w:t>.</w:t>
      </w:r>
      <w:r w:rsidRPr="004A69B3">
        <w:rPr>
          <w:i/>
          <w:iCs/>
        </w:rPr>
        <w:t> Rev</w:t>
      </w:r>
      <w:r w:rsidR="00BD3F99" w:rsidRPr="004A69B3">
        <w:rPr>
          <w:i/>
          <w:iCs/>
        </w:rPr>
        <w:t>.</w:t>
      </w:r>
      <w:r w:rsidRPr="004A69B3">
        <w:rPr>
          <w:i/>
          <w:iCs/>
        </w:rPr>
        <w:t> Cancer</w:t>
      </w:r>
      <w:r w:rsidRPr="002B7077">
        <w:t>. 2023</w:t>
      </w:r>
      <w:r w:rsidR="00BD3F99">
        <w:t xml:space="preserve">, </w:t>
      </w:r>
      <w:r w:rsidRPr="002B7077">
        <w:t>23</w:t>
      </w:r>
      <w:r w:rsidR="00BD3F99">
        <w:t xml:space="preserve">, </w:t>
      </w:r>
      <w:r w:rsidRPr="002B7077">
        <w:t>275-94.</w:t>
      </w:r>
    </w:p>
    <w:p w14:paraId="17C19EC8" w14:textId="7112F4E3" w:rsidR="00583224" w:rsidRPr="0095075D" w:rsidRDefault="00583224" w:rsidP="00583224">
      <w:pPr>
        <w:pStyle w:val="ListParagraph"/>
        <w:numPr>
          <w:ilvl w:val="0"/>
          <w:numId w:val="17"/>
        </w:numPr>
        <w:spacing w:after="240" w:line="480" w:lineRule="auto"/>
      </w:pPr>
      <w:r w:rsidRPr="002B7077">
        <w:rPr>
          <w:color w:val="000000" w:themeColor="text1"/>
        </w:rPr>
        <w:t>Shi</w:t>
      </w:r>
      <w:r w:rsidR="00BD3F99">
        <w:rPr>
          <w:color w:val="000000" w:themeColor="text1"/>
        </w:rPr>
        <w:t>,</w:t>
      </w:r>
      <w:r w:rsidRPr="002B7077">
        <w:rPr>
          <w:color w:val="000000" w:themeColor="text1"/>
        </w:rPr>
        <w:t xml:space="preserve"> D</w:t>
      </w:r>
      <w:r w:rsidR="00BD3F99">
        <w:rPr>
          <w:color w:val="000000" w:themeColor="text1"/>
        </w:rPr>
        <w:t>.</w:t>
      </w:r>
      <w:r w:rsidR="00370AE2">
        <w:rPr>
          <w:color w:val="000000" w:themeColor="text1"/>
        </w:rPr>
        <w:t xml:space="preserve"> </w:t>
      </w:r>
      <w:r w:rsidRPr="002B7077">
        <w:rPr>
          <w:color w:val="000000" w:themeColor="text1"/>
        </w:rPr>
        <w:t>D</w:t>
      </w:r>
      <w:r w:rsidR="00BD3F99">
        <w:rPr>
          <w:color w:val="000000" w:themeColor="text1"/>
        </w:rPr>
        <w:t>.</w:t>
      </w:r>
      <w:r w:rsidR="00CE4939">
        <w:rPr>
          <w:color w:val="000000" w:themeColor="text1"/>
        </w:rPr>
        <w:t>;</w:t>
      </w:r>
      <w:r w:rsidRPr="002B7077">
        <w:rPr>
          <w:color w:val="000000" w:themeColor="text1"/>
        </w:rPr>
        <w:t xml:space="preserve"> Savani</w:t>
      </w:r>
      <w:r w:rsidR="00BD3F99">
        <w:rPr>
          <w:color w:val="000000" w:themeColor="text1"/>
        </w:rPr>
        <w:t>,</w:t>
      </w:r>
      <w:r w:rsidRPr="002B7077">
        <w:rPr>
          <w:color w:val="000000" w:themeColor="text1"/>
        </w:rPr>
        <w:t xml:space="preserve"> M</w:t>
      </w:r>
      <w:r w:rsidR="00BD3F99">
        <w:rPr>
          <w:color w:val="000000" w:themeColor="text1"/>
        </w:rPr>
        <w:t>.</w:t>
      </w:r>
      <w:r w:rsidR="00370AE2">
        <w:rPr>
          <w:color w:val="000000" w:themeColor="text1"/>
        </w:rPr>
        <w:t xml:space="preserve"> </w:t>
      </w:r>
      <w:r w:rsidRPr="002B7077">
        <w:rPr>
          <w:color w:val="000000" w:themeColor="text1"/>
        </w:rPr>
        <w:t>R</w:t>
      </w:r>
      <w:r w:rsidR="00BD3F99">
        <w:rPr>
          <w:color w:val="000000" w:themeColor="text1"/>
        </w:rPr>
        <w:t>.</w:t>
      </w:r>
      <w:r w:rsidR="00CE4939">
        <w:rPr>
          <w:color w:val="000000" w:themeColor="text1"/>
        </w:rPr>
        <w:t>;</w:t>
      </w:r>
      <w:r w:rsidRPr="002B7077">
        <w:rPr>
          <w:color w:val="000000" w:themeColor="text1"/>
        </w:rPr>
        <w:t xml:space="preserve"> Abdullah</w:t>
      </w:r>
      <w:r w:rsidR="00BD3F99">
        <w:rPr>
          <w:color w:val="000000" w:themeColor="text1"/>
        </w:rPr>
        <w:t>,</w:t>
      </w:r>
      <w:r w:rsidRPr="002B7077">
        <w:rPr>
          <w:color w:val="000000" w:themeColor="text1"/>
        </w:rPr>
        <w:t xml:space="preserve"> K</w:t>
      </w:r>
      <w:r w:rsidR="00BD3F99">
        <w:rPr>
          <w:color w:val="000000" w:themeColor="text1"/>
        </w:rPr>
        <w:t>.</w:t>
      </w:r>
      <w:r w:rsidR="00370AE2">
        <w:rPr>
          <w:color w:val="000000" w:themeColor="text1"/>
        </w:rPr>
        <w:t xml:space="preserve"> </w:t>
      </w:r>
      <w:r w:rsidRPr="002B7077">
        <w:rPr>
          <w:color w:val="000000" w:themeColor="text1"/>
        </w:rPr>
        <w:t>G</w:t>
      </w:r>
      <w:r w:rsidR="00BD3F99">
        <w:rPr>
          <w:color w:val="000000" w:themeColor="text1"/>
        </w:rPr>
        <w:t>.</w:t>
      </w:r>
      <w:r w:rsidR="00CE4939">
        <w:rPr>
          <w:color w:val="000000" w:themeColor="text1"/>
        </w:rPr>
        <w:t>;</w:t>
      </w:r>
      <w:r w:rsidRPr="002B7077">
        <w:rPr>
          <w:color w:val="000000" w:themeColor="text1"/>
        </w:rPr>
        <w:t xml:space="preserve"> McBrayer</w:t>
      </w:r>
      <w:r w:rsidR="00BD3F99">
        <w:rPr>
          <w:color w:val="000000" w:themeColor="text1"/>
        </w:rPr>
        <w:t>,</w:t>
      </w:r>
      <w:r w:rsidRPr="002B7077">
        <w:rPr>
          <w:color w:val="000000" w:themeColor="text1"/>
        </w:rPr>
        <w:t xml:space="preserve"> S</w:t>
      </w:r>
      <w:r w:rsidR="00BD3F99">
        <w:rPr>
          <w:color w:val="000000" w:themeColor="text1"/>
        </w:rPr>
        <w:t>.</w:t>
      </w:r>
      <w:r w:rsidR="00370AE2">
        <w:rPr>
          <w:color w:val="000000" w:themeColor="text1"/>
        </w:rPr>
        <w:t xml:space="preserve"> </w:t>
      </w:r>
      <w:r w:rsidRPr="002B7077">
        <w:rPr>
          <w:color w:val="000000" w:themeColor="text1"/>
        </w:rPr>
        <w:t xml:space="preserve">K. Emerging roles of nucleotide metabolism in cancer. </w:t>
      </w:r>
      <w:r w:rsidRPr="004A69B3">
        <w:rPr>
          <w:i/>
          <w:iCs/>
          <w:color w:val="000000" w:themeColor="text1"/>
        </w:rPr>
        <w:t>Trends Cancer</w:t>
      </w:r>
      <w:r w:rsidRPr="002B7077">
        <w:rPr>
          <w:color w:val="000000" w:themeColor="text1"/>
        </w:rPr>
        <w:t>. 2023</w:t>
      </w:r>
      <w:r w:rsidR="00BD3F99">
        <w:rPr>
          <w:color w:val="000000" w:themeColor="text1"/>
        </w:rPr>
        <w:t xml:space="preserve">, </w:t>
      </w:r>
      <w:r w:rsidRPr="002B7077">
        <w:rPr>
          <w:color w:val="000000" w:themeColor="text1"/>
        </w:rPr>
        <w:t>9</w:t>
      </w:r>
      <w:r w:rsidR="00BD3F99">
        <w:rPr>
          <w:color w:val="000000" w:themeColor="text1"/>
        </w:rPr>
        <w:t xml:space="preserve">, </w:t>
      </w:r>
      <w:r w:rsidRPr="002B7077">
        <w:rPr>
          <w:color w:val="000000" w:themeColor="text1"/>
        </w:rPr>
        <w:t>624-35.</w:t>
      </w:r>
    </w:p>
    <w:p w14:paraId="79F51F04" w14:textId="6B478DE1" w:rsidR="00583224" w:rsidRDefault="00583224" w:rsidP="00583224">
      <w:pPr>
        <w:pStyle w:val="ListParagraph"/>
        <w:numPr>
          <w:ilvl w:val="0"/>
          <w:numId w:val="17"/>
        </w:numPr>
        <w:spacing w:after="240" w:line="480" w:lineRule="auto"/>
      </w:pPr>
      <w:r w:rsidRPr="004A69B3">
        <w:t>Vander Heiden</w:t>
      </w:r>
      <w:r w:rsidR="00BD3F99" w:rsidRPr="004A69B3">
        <w:t>,</w:t>
      </w:r>
      <w:r w:rsidRPr="004A69B3">
        <w:t xml:space="preserve"> M</w:t>
      </w:r>
      <w:r w:rsidR="00BD3F99" w:rsidRPr="004A69B3">
        <w:t>.</w:t>
      </w:r>
      <w:r w:rsidR="00370AE2">
        <w:t xml:space="preserve"> </w:t>
      </w:r>
      <w:r w:rsidRPr="004A69B3">
        <w:t>G</w:t>
      </w:r>
      <w:r w:rsidR="00BD3F99" w:rsidRPr="004A69B3">
        <w:t>.</w:t>
      </w:r>
      <w:r w:rsidR="00CE4939">
        <w:t>;</w:t>
      </w:r>
      <w:r w:rsidRPr="004A69B3">
        <w:t xml:space="preserve"> DeBerardinis</w:t>
      </w:r>
      <w:r w:rsidR="00BD3F99" w:rsidRPr="004A69B3">
        <w:t>,</w:t>
      </w:r>
      <w:r w:rsidRPr="004A69B3">
        <w:t xml:space="preserve"> R</w:t>
      </w:r>
      <w:r w:rsidR="00BD3F99" w:rsidRPr="004A69B3">
        <w:t xml:space="preserve">. </w:t>
      </w:r>
      <w:r w:rsidRPr="004A69B3">
        <w:t>J. </w:t>
      </w:r>
      <w:r w:rsidRPr="001D0DEB">
        <w:t>Understanding the intersections between metabolism and cancer biology. </w:t>
      </w:r>
      <w:r w:rsidRPr="004A69B3">
        <w:rPr>
          <w:i/>
          <w:iCs/>
        </w:rPr>
        <w:t>Cell</w:t>
      </w:r>
      <w:r w:rsidRPr="006457DD">
        <w:t>.</w:t>
      </w:r>
      <w:r w:rsidRPr="001D0DEB">
        <w:t xml:space="preserve"> 2017</w:t>
      </w:r>
      <w:r w:rsidR="00BD3F99">
        <w:t xml:space="preserve">, </w:t>
      </w:r>
      <w:r w:rsidRPr="001D0DEB">
        <w:t>168</w:t>
      </w:r>
      <w:r w:rsidR="00BD3F99">
        <w:t xml:space="preserve">, </w:t>
      </w:r>
      <w:r w:rsidRPr="001D0DEB">
        <w:t>657-669.</w:t>
      </w:r>
    </w:p>
    <w:p w14:paraId="4BB3DDC7" w14:textId="287B9233" w:rsidR="00583224" w:rsidRDefault="00583224" w:rsidP="00583224">
      <w:pPr>
        <w:pStyle w:val="ListParagraph"/>
        <w:numPr>
          <w:ilvl w:val="0"/>
          <w:numId w:val="17"/>
        </w:numPr>
        <w:spacing w:after="240" w:line="480" w:lineRule="auto"/>
      </w:pPr>
      <w:r w:rsidRPr="00FA2C04">
        <w:t>Hsu</w:t>
      </w:r>
      <w:r w:rsidR="00BD3F99">
        <w:t>,</w:t>
      </w:r>
      <w:r w:rsidRPr="00FA2C04">
        <w:t xml:space="preserve"> P</w:t>
      </w:r>
      <w:r w:rsidR="00BD3F99">
        <w:t xml:space="preserve">. </w:t>
      </w:r>
      <w:r w:rsidRPr="00FA2C04">
        <w:t>P</w:t>
      </w:r>
      <w:r w:rsidR="00CE4939">
        <w:t>;</w:t>
      </w:r>
      <w:r w:rsidRPr="00FA2C04">
        <w:t xml:space="preserve"> Sabatini</w:t>
      </w:r>
      <w:r w:rsidR="00BD3F99">
        <w:t>,</w:t>
      </w:r>
      <w:r w:rsidRPr="00FA2C04">
        <w:t xml:space="preserve"> D</w:t>
      </w:r>
      <w:r w:rsidR="00BD3F99">
        <w:t xml:space="preserve">. </w:t>
      </w:r>
      <w:r w:rsidRPr="00FA2C04">
        <w:t>M. Cancer cell metabolism: Warburg and beyond. </w:t>
      </w:r>
      <w:r w:rsidRPr="004A69B3">
        <w:rPr>
          <w:i/>
          <w:iCs/>
        </w:rPr>
        <w:t>Cell</w:t>
      </w:r>
      <w:r w:rsidRPr="00FA2C04">
        <w:t>. 2008</w:t>
      </w:r>
      <w:r w:rsidR="00BD3F99">
        <w:t xml:space="preserve">, </w:t>
      </w:r>
      <w:r w:rsidRPr="00FA2C04">
        <w:t>134</w:t>
      </w:r>
      <w:r w:rsidR="00BD3F99">
        <w:t xml:space="preserve">, </w:t>
      </w:r>
      <w:r w:rsidRPr="00FA2C04">
        <w:t>703-7</w:t>
      </w:r>
      <w:r>
        <w:t>.</w:t>
      </w:r>
    </w:p>
    <w:p w14:paraId="4E5008C3" w14:textId="18BBE8FA" w:rsidR="00583224" w:rsidRDefault="00583224" w:rsidP="00583224">
      <w:pPr>
        <w:pStyle w:val="ListParagraph"/>
        <w:numPr>
          <w:ilvl w:val="0"/>
          <w:numId w:val="17"/>
        </w:numPr>
        <w:spacing w:after="240" w:line="480" w:lineRule="auto"/>
        <w:rPr>
          <w:color w:val="000000"/>
        </w:rPr>
      </w:pPr>
      <w:r w:rsidRPr="00792F29">
        <w:rPr>
          <w:color w:val="000000"/>
        </w:rPr>
        <w:t>Mayers</w:t>
      </w:r>
      <w:r w:rsidR="00BD3F99">
        <w:rPr>
          <w:color w:val="000000"/>
        </w:rPr>
        <w:t>,</w:t>
      </w:r>
      <w:r w:rsidRPr="00792F29">
        <w:rPr>
          <w:color w:val="000000"/>
        </w:rPr>
        <w:t xml:space="preserve"> J</w:t>
      </w:r>
      <w:r w:rsidR="00BD3F99">
        <w:rPr>
          <w:color w:val="000000"/>
        </w:rPr>
        <w:t>.</w:t>
      </w:r>
      <w:r w:rsidR="00370AE2">
        <w:rPr>
          <w:color w:val="000000"/>
        </w:rPr>
        <w:t xml:space="preserve"> </w:t>
      </w:r>
      <w:r w:rsidRPr="00792F29">
        <w:rPr>
          <w:color w:val="000000"/>
        </w:rPr>
        <w:t>R</w:t>
      </w:r>
      <w:r w:rsidR="00BD3F99">
        <w:rPr>
          <w:color w:val="000000"/>
        </w:rPr>
        <w:t>.</w:t>
      </w:r>
      <w:r w:rsidR="00CE4939">
        <w:rPr>
          <w:color w:val="000000"/>
        </w:rPr>
        <w:t>;</w:t>
      </w:r>
      <w:r w:rsidRPr="00792F29">
        <w:rPr>
          <w:color w:val="000000"/>
        </w:rPr>
        <w:t xml:space="preserve"> Vander Heiden</w:t>
      </w:r>
      <w:r w:rsidR="00BD3F99">
        <w:rPr>
          <w:color w:val="000000"/>
        </w:rPr>
        <w:t>,</w:t>
      </w:r>
      <w:r w:rsidRPr="00792F29">
        <w:rPr>
          <w:color w:val="000000"/>
        </w:rPr>
        <w:t xml:space="preserve"> M</w:t>
      </w:r>
      <w:r w:rsidR="00BD3F99">
        <w:rPr>
          <w:color w:val="000000"/>
        </w:rPr>
        <w:t xml:space="preserve">. </w:t>
      </w:r>
      <w:r w:rsidRPr="00792F29">
        <w:rPr>
          <w:color w:val="000000"/>
        </w:rPr>
        <w:t>G. Nature and nurture: what determines tumor metabolic phenotypes? </w:t>
      </w:r>
      <w:r w:rsidRPr="004A69B3">
        <w:rPr>
          <w:i/>
          <w:iCs/>
          <w:color w:val="000000"/>
        </w:rPr>
        <w:t>Cancer Res</w:t>
      </w:r>
      <w:r w:rsidRPr="00792F29">
        <w:rPr>
          <w:color w:val="000000"/>
        </w:rPr>
        <w:t>. 2017</w:t>
      </w:r>
      <w:r w:rsidR="00BD3F99">
        <w:rPr>
          <w:color w:val="000000"/>
        </w:rPr>
        <w:t xml:space="preserve">, </w:t>
      </w:r>
      <w:r w:rsidRPr="00792F29">
        <w:rPr>
          <w:color w:val="000000"/>
        </w:rPr>
        <w:t>77</w:t>
      </w:r>
      <w:r w:rsidR="00BD3F99">
        <w:rPr>
          <w:color w:val="000000"/>
        </w:rPr>
        <w:t xml:space="preserve">, </w:t>
      </w:r>
      <w:r w:rsidRPr="00792F29">
        <w:rPr>
          <w:color w:val="000000"/>
        </w:rPr>
        <w:t>2265-2269.</w:t>
      </w:r>
    </w:p>
    <w:p w14:paraId="6F6D0923" w14:textId="3603F710" w:rsidR="00583224" w:rsidRDefault="00583224" w:rsidP="00583224">
      <w:pPr>
        <w:pStyle w:val="ListParagraph"/>
        <w:numPr>
          <w:ilvl w:val="0"/>
          <w:numId w:val="17"/>
        </w:numPr>
        <w:spacing w:after="240" w:line="480" w:lineRule="auto"/>
      </w:pPr>
      <w:r w:rsidRPr="00BD3F99">
        <w:t>Quail</w:t>
      </w:r>
      <w:r w:rsidR="00BD3F99" w:rsidRPr="00BD3F99">
        <w:t>,</w:t>
      </w:r>
      <w:r w:rsidRPr="00BD3F99">
        <w:t xml:space="preserve"> D</w:t>
      </w:r>
      <w:r w:rsidR="00BD3F99" w:rsidRPr="00BD3F99">
        <w:t xml:space="preserve">. </w:t>
      </w:r>
      <w:r w:rsidRPr="00BD3F99">
        <w:t>F</w:t>
      </w:r>
      <w:r w:rsidR="00BD3F99" w:rsidRPr="00BD3F99">
        <w:t>.</w:t>
      </w:r>
      <w:r w:rsidR="00CE4939">
        <w:t>;</w:t>
      </w:r>
      <w:r w:rsidRPr="00BD3F99">
        <w:t xml:space="preserve"> Joyce</w:t>
      </w:r>
      <w:r w:rsidR="00BD3F99" w:rsidRPr="004A69B3">
        <w:t>,</w:t>
      </w:r>
      <w:r w:rsidRPr="00BD3F99">
        <w:t xml:space="preserve"> J</w:t>
      </w:r>
      <w:r w:rsidR="00BD3F99" w:rsidRPr="004A69B3">
        <w:t xml:space="preserve">. </w:t>
      </w:r>
      <w:r w:rsidRPr="00BD3F99">
        <w:t xml:space="preserve">A. </w:t>
      </w:r>
      <w:r w:rsidRPr="00E64A05">
        <w:t>Microenvironmental regulation of tumor progression and metastasis. </w:t>
      </w:r>
      <w:r w:rsidRPr="004A69B3">
        <w:rPr>
          <w:i/>
          <w:iCs/>
        </w:rPr>
        <w:t>Nat</w:t>
      </w:r>
      <w:r w:rsidR="00BD3F99" w:rsidRPr="004A69B3">
        <w:rPr>
          <w:i/>
          <w:iCs/>
        </w:rPr>
        <w:t>.</w:t>
      </w:r>
      <w:r w:rsidRPr="004A69B3">
        <w:rPr>
          <w:i/>
          <w:iCs/>
        </w:rPr>
        <w:t xml:space="preserve"> Med</w:t>
      </w:r>
      <w:r w:rsidRPr="00E64A05">
        <w:t>. 2013</w:t>
      </w:r>
      <w:r w:rsidR="00BD3F99">
        <w:t xml:space="preserve">, </w:t>
      </w:r>
      <w:r w:rsidRPr="00E64A05">
        <w:t>19</w:t>
      </w:r>
      <w:r w:rsidR="00BD3F99">
        <w:t xml:space="preserve">, </w:t>
      </w:r>
      <w:r w:rsidRPr="00E64A05">
        <w:t>1423-37</w:t>
      </w:r>
    </w:p>
    <w:p w14:paraId="45047DEC" w14:textId="50EA514D" w:rsidR="00583224" w:rsidRDefault="00583224" w:rsidP="00583224">
      <w:pPr>
        <w:pStyle w:val="ListParagraph"/>
        <w:numPr>
          <w:ilvl w:val="0"/>
          <w:numId w:val="17"/>
        </w:numPr>
        <w:spacing w:after="240" w:line="480" w:lineRule="auto"/>
      </w:pPr>
      <w:r w:rsidRPr="000755BD">
        <w:rPr>
          <w:color w:val="000000"/>
        </w:rPr>
        <w:t>Gao</w:t>
      </w:r>
      <w:r w:rsidR="00BD3F99">
        <w:rPr>
          <w:color w:val="000000"/>
        </w:rPr>
        <w:t>,</w:t>
      </w:r>
      <w:r w:rsidRPr="000755BD">
        <w:rPr>
          <w:color w:val="000000"/>
        </w:rPr>
        <w:t xml:space="preserve"> J</w:t>
      </w:r>
      <w:r w:rsidR="00BD3F99">
        <w:rPr>
          <w:color w:val="000000"/>
        </w:rPr>
        <w:t>.</w:t>
      </w:r>
      <w:r w:rsidR="00CE4939">
        <w:rPr>
          <w:color w:val="000000"/>
        </w:rPr>
        <w:t>;</w:t>
      </w:r>
      <w:r w:rsidRPr="000755BD">
        <w:rPr>
          <w:color w:val="000000"/>
        </w:rPr>
        <w:t xml:space="preserve"> Aksoy</w:t>
      </w:r>
      <w:r w:rsidR="00BD3F99">
        <w:rPr>
          <w:color w:val="000000"/>
        </w:rPr>
        <w:t>,</w:t>
      </w:r>
      <w:r w:rsidRPr="000755BD">
        <w:rPr>
          <w:color w:val="000000"/>
        </w:rPr>
        <w:t xml:space="preserve"> B</w:t>
      </w:r>
      <w:r w:rsidR="00BD3F99">
        <w:rPr>
          <w:color w:val="000000"/>
        </w:rPr>
        <w:t xml:space="preserve">. </w:t>
      </w:r>
      <w:r w:rsidRPr="000755BD">
        <w:rPr>
          <w:color w:val="000000"/>
        </w:rPr>
        <w:t>A</w:t>
      </w:r>
      <w:r w:rsidR="00BD3F99">
        <w:rPr>
          <w:color w:val="000000"/>
        </w:rPr>
        <w:t>.</w:t>
      </w:r>
      <w:r w:rsidR="00CE4939">
        <w:rPr>
          <w:color w:val="000000"/>
        </w:rPr>
        <w:t>;</w:t>
      </w:r>
      <w:r w:rsidRPr="000755BD">
        <w:rPr>
          <w:color w:val="000000"/>
        </w:rPr>
        <w:t xml:space="preserve"> </w:t>
      </w:r>
      <w:proofErr w:type="spellStart"/>
      <w:r w:rsidRPr="000755BD">
        <w:rPr>
          <w:color w:val="000000"/>
        </w:rPr>
        <w:t>Dogrusoz</w:t>
      </w:r>
      <w:proofErr w:type="spellEnd"/>
      <w:r w:rsidR="00BD3F99">
        <w:rPr>
          <w:color w:val="000000"/>
        </w:rPr>
        <w:t>,</w:t>
      </w:r>
      <w:r w:rsidRPr="000755BD">
        <w:rPr>
          <w:color w:val="000000"/>
        </w:rPr>
        <w:t xml:space="preserve"> U</w:t>
      </w:r>
      <w:r w:rsidR="00BD3F99">
        <w:rPr>
          <w:color w:val="000000"/>
        </w:rPr>
        <w:t>.</w:t>
      </w:r>
      <w:r w:rsidR="00CE4939">
        <w:rPr>
          <w:color w:val="000000"/>
        </w:rPr>
        <w:t>;</w:t>
      </w:r>
      <w:r w:rsidRPr="000755BD">
        <w:rPr>
          <w:color w:val="000000"/>
        </w:rPr>
        <w:t xml:space="preserve"> Dresdner</w:t>
      </w:r>
      <w:r w:rsidR="00BD3F99">
        <w:rPr>
          <w:color w:val="000000"/>
        </w:rPr>
        <w:t>,</w:t>
      </w:r>
      <w:r w:rsidRPr="000755BD">
        <w:rPr>
          <w:color w:val="000000"/>
        </w:rPr>
        <w:t xml:space="preserve"> G</w:t>
      </w:r>
      <w:r w:rsidR="00BD3F99">
        <w:rPr>
          <w:color w:val="000000"/>
        </w:rPr>
        <w:t>.</w:t>
      </w:r>
      <w:r w:rsidR="00CE4939">
        <w:rPr>
          <w:color w:val="000000"/>
        </w:rPr>
        <w:t>;</w:t>
      </w:r>
      <w:r w:rsidRPr="000755BD">
        <w:rPr>
          <w:color w:val="000000"/>
        </w:rPr>
        <w:t xml:space="preserve"> Gross</w:t>
      </w:r>
      <w:r w:rsidR="00BD3F99">
        <w:rPr>
          <w:color w:val="000000"/>
        </w:rPr>
        <w:t>,</w:t>
      </w:r>
      <w:r w:rsidRPr="000755BD">
        <w:rPr>
          <w:color w:val="000000"/>
        </w:rPr>
        <w:t xml:space="preserve"> B</w:t>
      </w:r>
      <w:r w:rsidR="00BD3F99">
        <w:rPr>
          <w:color w:val="000000"/>
        </w:rPr>
        <w:t>.</w:t>
      </w:r>
      <w:r w:rsidR="00CE4939">
        <w:rPr>
          <w:color w:val="000000"/>
        </w:rPr>
        <w:t>;</w:t>
      </w:r>
      <w:r w:rsidRPr="000755BD">
        <w:rPr>
          <w:color w:val="000000"/>
        </w:rPr>
        <w:t xml:space="preserve"> Sumer</w:t>
      </w:r>
      <w:r w:rsidR="00BD3F99">
        <w:rPr>
          <w:color w:val="000000"/>
        </w:rPr>
        <w:t>,</w:t>
      </w:r>
      <w:r w:rsidRPr="000755BD">
        <w:rPr>
          <w:color w:val="000000"/>
        </w:rPr>
        <w:t xml:space="preserve"> S</w:t>
      </w:r>
      <w:r w:rsidR="00BD3F99">
        <w:rPr>
          <w:color w:val="000000"/>
        </w:rPr>
        <w:t xml:space="preserve">. </w:t>
      </w:r>
      <w:r w:rsidRPr="000755BD">
        <w:rPr>
          <w:color w:val="000000"/>
        </w:rPr>
        <w:t>O</w:t>
      </w:r>
      <w:r w:rsidR="00BD3F99">
        <w:rPr>
          <w:color w:val="000000"/>
        </w:rPr>
        <w:t>.</w:t>
      </w:r>
      <w:r w:rsidRPr="000755BD">
        <w:rPr>
          <w:color w:val="000000"/>
        </w:rPr>
        <w:t>,</w:t>
      </w:r>
      <w:r>
        <w:rPr>
          <w:color w:val="000000"/>
        </w:rPr>
        <w:t xml:space="preserve"> et al</w:t>
      </w:r>
      <w:r w:rsidRPr="000755BD">
        <w:rPr>
          <w:color w:val="000000"/>
        </w:rPr>
        <w:t xml:space="preserve">. Integrative analysis of complex cancer genomics and clinical profiles using the </w:t>
      </w:r>
      <w:proofErr w:type="spellStart"/>
      <w:r w:rsidRPr="000755BD">
        <w:rPr>
          <w:color w:val="000000"/>
        </w:rPr>
        <w:t>cBioPortal</w:t>
      </w:r>
      <w:proofErr w:type="spellEnd"/>
      <w:r w:rsidRPr="000755BD">
        <w:rPr>
          <w:color w:val="000000"/>
        </w:rPr>
        <w:t xml:space="preserve">. </w:t>
      </w:r>
      <w:r w:rsidRPr="004A69B3">
        <w:rPr>
          <w:i/>
          <w:iCs/>
          <w:color w:val="000000"/>
        </w:rPr>
        <w:t>Sci</w:t>
      </w:r>
      <w:r w:rsidR="00BD3F99" w:rsidRPr="004A69B3">
        <w:rPr>
          <w:i/>
          <w:iCs/>
          <w:color w:val="000000"/>
        </w:rPr>
        <w:t>.</w:t>
      </w:r>
      <w:r w:rsidRPr="004A69B3">
        <w:rPr>
          <w:i/>
          <w:iCs/>
          <w:color w:val="000000"/>
        </w:rPr>
        <w:t xml:space="preserve"> </w:t>
      </w:r>
      <w:r w:rsidR="00C43F3B" w:rsidRPr="004A69B3">
        <w:rPr>
          <w:i/>
          <w:iCs/>
          <w:color w:val="000000"/>
        </w:rPr>
        <w:t>S</w:t>
      </w:r>
      <w:r w:rsidRPr="004A69B3">
        <w:rPr>
          <w:i/>
          <w:iCs/>
          <w:color w:val="000000"/>
        </w:rPr>
        <w:t>igna</w:t>
      </w:r>
      <w:r w:rsidR="00C43F3B" w:rsidRPr="004A69B3">
        <w:rPr>
          <w:i/>
          <w:iCs/>
          <w:color w:val="000000"/>
        </w:rPr>
        <w:t>l</w:t>
      </w:r>
      <w:r w:rsidRPr="000755BD">
        <w:rPr>
          <w:color w:val="000000"/>
        </w:rPr>
        <w:t>. 2013</w:t>
      </w:r>
      <w:r w:rsidR="00BD3F99">
        <w:rPr>
          <w:color w:val="000000"/>
        </w:rPr>
        <w:t xml:space="preserve">, </w:t>
      </w:r>
      <w:r w:rsidRPr="000755BD">
        <w:rPr>
          <w:color w:val="000000"/>
        </w:rPr>
        <w:t>6</w:t>
      </w:r>
      <w:r w:rsidR="00BD3F99">
        <w:rPr>
          <w:color w:val="000000"/>
        </w:rPr>
        <w:t xml:space="preserve">, </w:t>
      </w:r>
      <w:r w:rsidRPr="000755BD">
        <w:rPr>
          <w:color w:val="000000"/>
        </w:rPr>
        <w:t>pl1</w:t>
      </w:r>
      <w:r>
        <w:rPr>
          <w:color w:val="000000"/>
        </w:rPr>
        <w:t>.</w:t>
      </w:r>
    </w:p>
    <w:p w14:paraId="585FAA76" w14:textId="031F40BC" w:rsidR="00583224" w:rsidRPr="002B7077" w:rsidRDefault="00583224" w:rsidP="00583224">
      <w:pPr>
        <w:pStyle w:val="ListParagraph"/>
        <w:numPr>
          <w:ilvl w:val="0"/>
          <w:numId w:val="17"/>
        </w:numPr>
        <w:spacing w:after="240" w:line="480" w:lineRule="auto"/>
      </w:pPr>
      <w:r w:rsidRPr="002B7077">
        <w:t>Ritchie</w:t>
      </w:r>
      <w:r w:rsidR="0004569B">
        <w:t>,</w:t>
      </w:r>
      <w:r w:rsidRPr="002B7077">
        <w:t xml:space="preserve"> M</w:t>
      </w:r>
      <w:r w:rsidR="0004569B">
        <w:t xml:space="preserve">. </w:t>
      </w:r>
      <w:r w:rsidRPr="002B7077">
        <w:t>E</w:t>
      </w:r>
      <w:r w:rsidR="0004569B">
        <w:t>.</w:t>
      </w:r>
      <w:r w:rsidR="00CE4939">
        <w:t>;</w:t>
      </w:r>
      <w:r w:rsidRPr="002B7077">
        <w:t xml:space="preserve"> </w:t>
      </w:r>
      <w:proofErr w:type="spellStart"/>
      <w:r w:rsidRPr="002B7077">
        <w:t>Phipson</w:t>
      </w:r>
      <w:proofErr w:type="spellEnd"/>
      <w:r w:rsidR="0004569B">
        <w:t>,</w:t>
      </w:r>
      <w:r w:rsidRPr="002B7077">
        <w:t xml:space="preserve"> B</w:t>
      </w:r>
      <w:r w:rsidR="0004569B">
        <w:t>.</w:t>
      </w:r>
      <w:r w:rsidR="00CE4939">
        <w:t>;</w:t>
      </w:r>
      <w:r w:rsidRPr="002B7077">
        <w:t xml:space="preserve"> Wu</w:t>
      </w:r>
      <w:r w:rsidR="0004569B">
        <w:t>,</w:t>
      </w:r>
      <w:r w:rsidRPr="002B7077">
        <w:t xml:space="preserve"> D</w:t>
      </w:r>
      <w:r w:rsidR="0004569B">
        <w:t xml:space="preserve">. </w:t>
      </w:r>
      <w:r w:rsidRPr="002B7077">
        <w:t>I</w:t>
      </w:r>
      <w:r w:rsidR="0004569B">
        <w:t>.</w:t>
      </w:r>
      <w:r w:rsidR="00CE4939">
        <w:t>;</w:t>
      </w:r>
      <w:r w:rsidRPr="002B7077">
        <w:t xml:space="preserve"> Hu</w:t>
      </w:r>
      <w:r w:rsidR="0004569B">
        <w:t>,</w:t>
      </w:r>
      <w:r w:rsidRPr="002B7077">
        <w:t xml:space="preserve"> Y</w:t>
      </w:r>
      <w:r w:rsidR="0004569B">
        <w:t>.</w:t>
      </w:r>
      <w:r w:rsidR="00CE4939">
        <w:t>;</w:t>
      </w:r>
      <w:r w:rsidRPr="002B7077">
        <w:t xml:space="preserve"> Law</w:t>
      </w:r>
      <w:r w:rsidR="0004569B">
        <w:t>,</w:t>
      </w:r>
      <w:r w:rsidRPr="002B7077">
        <w:t xml:space="preserve"> C</w:t>
      </w:r>
      <w:r w:rsidR="0004569B">
        <w:t xml:space="preserve">. </w:t>
      </w:r>
      <w:r w:rsidRPr="002B7077">
        <w:t>W</w:t>
      </w:r>
      <w:r w:rsidR="0004569B">
        <w:t>.</w:t>
      </w:r>
      <w:r w:rsidR="00CE4939">
        <w:t>;</w:t>
      </w:r>
      <w:r w:rsidRPr="002B7077">
        <w:t xml:space="preserve"> Shi</w:t>
      </w:r>
      <w:r w:rsidR="0004569B">
        <w:t>,</w:t>
      </w:r>
      <w:r w:rsidRPr="002B7077">
        <w:t xml:space="preserve"> W</w:t>
      </w:r>
      <w:r w:rsidR="0004569B">
        <w:t>.</w:t>
      </w:r>
      <w:r w:rsidRPr="002B7077">
        <w:t>,</w:t>
      </w:r>
      <w:r w:rsidR="00A355B9">
        <w:t xml:space="preserve"> et al</w:t>
      </w:r>
      <w:r w:rsidRPr="002B7077">
        <w:t xml:space="preserve">. </w:t>
      </w:r>
      <w:proofErr w:type="spellStart"/>
      <w:r w:rsidR="0004569B">
        <w:t>L</w:t>
      </w:r>
      <w:r w:rsidRPr="002B7077">
        <w:t>imma</w:t>
      </w:r>
      <w:proofErr w:type="spellEnd"/>
      <w:r w:rsidRPr="002B7077">
        <w:t xml:space="preserve"> powers differential expression analyses for RNA-sequencing and microarray studies. </w:t>
      </w:r>
      <w:r w:rsidRPr="004A69B3">
        <w:rPr>
          <w:i/>
          <w:iCs/>
        </w:rPr>
        <w:t>Nucleic Acids Res</w:t>
      </w:r>
      <w:r w:rsidRPr="002B7077">
        <w:t>. 2015</w:t>
      </w:r>
      <w:r w:rsidR="0004569B">
        <w:t xml:space="preserve">, </w:t>
      </w:r>
      <w:r w:rsidRPr="002B7077">
        <w:t>43</w:t>
      </w:r>
      <w:r w:rsidR="0004569B">
        <w:t xml:space="preserve">, </w:t>
      </w:r>
      <w:r w:rsidRPr="002B7077">
        <w:t>e47.</w:t>
      </w:r>
    </w:p>
    <w:p w14:paraId="691B6800" w14:textId="2FEE2FE9" w:rsidR="00583224" w:rsidRDefault="00583224" w:rsidP="00583224">
      <w:pPr>
        <w:numPr>
          <w:ilvl w:val="0"/>
          <w:numId w:val="17"/>
        </w:numPr>
        <w:spacing w:after="240" w:line="480" w:lineRule="auto"/>
      </w:pPr>
      <w:r w:rsidRPr="008F56E1">
        <w:t>Robinson</w:t>
      </w:r>
      <w:r w:rsidR="00A4356F">
        <w:t>,</w:t>
      </w:r>
      <w:r w:rsidRPr="008F56E1">
        <w:t xml:space="preserve"> M</w:t>
      </w:r>
      <w:r w:rsidR="00A4356F">
        <w:t xml:space="preserve">. </w:t>
      </w:r>
      <w:r w:rsidRPr="008F56E1">
        <w:t>D</w:t>
      </w:r>
      <w:r w:rsidR="00A4356F">
        <w:t>.</w:t>
      </w:r>
      <w:r w:rsidR="00CE4939">
        <w:t>;</w:t>
      </w:r>
      <w:r w:rsidRPr="008F56E1">
        <w:t xml:space="preserve"> McCarthy</w:t>
      </w:r>
      <w:r w:rsidR="00A4356F">
        <w:t>,</w:t>
      </w:r>
      <w:r w:rsidRPr="008F56E1">
        <w:t xml:space="preserve"> D</w:t>
      </w:r>
      <w:r w:rsidR="00A4356F">
        <w:t xml:space="preserve">. </w:t>
      </w:r>
      <w:r w:rsidRPr="008F56E1">
        <w:t>J</w:t>
      </w:r>
      <w:r w:rsidR="00A4356F">
        <w:t>.</w:t>
      </w:r>
      <w:r w:rsidR="00CE4939">
        <w:t>;</w:t>
      </w:r>
      <w:r w:rsidRPr="008F56E1">
        <w:t xml:space="preserve"> Smyth</w:t>
      </w:r>
      <w:r w:rsidR="00A4356F">
        <w:t>,</w:t>
      </w:r>
      <w:r w:rsidRPr="008F56E1">
        <w:t xml:space="preserve"> G</w:t>
      </w:r>
      <w:r w:rsidR="00A4356F">
        <w:t xml:space="preserve">. </w:t>
      </w:r>
      <w:r w:rsidRPr="008F56E1">
        <w:t>K</w:t>
      </w:r>
      <w:r w:rsidR="00A4356F">
        <w:t>.</w:t>
      </w:r>
      <w:r w:rsidRPr="008F56E1">
        <w:t xml:space="preserve"> </w:t>
      </w:r>
      <w:proofErr w:type="spellStart"/>
      <w:r w:rsidRPr="008F56E1">
        <w:t>edgeR</w:t>
      </w:r>
      <w:proofErr w:type="spellEnd"/>
      <w:r w:rsidRPr="008F56E1">
        <w:t xml:space="preserve">: a Bioconductor package for differential expression analysis of digital gene expression data. </w:t>
      </w:r>
      <w:r w:rsidR="00C375EF" w:rsidRPr="004A69B3">
        <w:rPr>
          <w:i/>
          <w:iCs/>
        </w:rPr>
        <w:t>B</w:t>
      </w:r>
      <w:r w:rsidRPr="004A69B3">
        <w:rPr>
          <w:i/>
          <w:iCs/>
        </w:rPr>
        <w:t>ioinformatics</w:t>
      </w:r>
      <w:r w:rsidRPr="008F56E1">
        <w:t>. 2010</w:t>
      </w:r>
      <w:r w:rsidR="00A4356F">
        <w:t xml:space="preserve">, </w:t>
      </w:r>
      <w:r w:rsidRPr="008F56E1">
        <w:t>26</w:t>
      </w:r>
      <w:r w:rsidR="00A4356F">
        <w:t xml:space="preserve">, </w:t>
      </w:r>
      <w:r w:rsidRPr="008F56E1">
        <w:t>139-40.</w:t>
      </w:r>
    </w:p>
    <w:p w14:paraId="5B71C0DC" w14:textId="06CB2062" w:rsidR="00583224" w:rsidRDefault="00583224" w:rsidP="00583224">
      <w:pPr>
        <w:pStyle w:val="ListParagraph"/>
        <w:numPr>
          <w:ilvl w:val="0"/>
          <w:numId w:val="17"/>
        </w:numPr>
        <w:spacing w:after="240" w:line="480" w:lineRule="auto"/>
      </w:pPr>
      <w:r w:rsidRPr="002B7077">
        <w:lastRenderedPageBreak/>
        <w:t>Richelle</w:t>
      </w:r>
      <w:r w:rsidR="00A4356F">
        <w:t>,</w:t>
      </w:r>
      <w:r w:rsidRPr="002B7077">
        <w:t xml:space="preserve"> A</w:t>
      </w:r>
      <w:r w:rsidR="00A4356F">
        <w:t>.</w:t>
      </w:r>
      <w:r w:rsidR="00CE4939">
        <w:t>;</w:t>
      </w:r>
      <w:r w:rsidRPr="002B7077">
        <w:t xml:space="preserve"> Kellman</w:t>
      </w:r>
      <w:r w:rsidR="00A4356F">
        <w:t>,</w:t>
      </w:r>
      <w:r w:rsidRPr="002B7077">
        <w:t xml:space="preserve"> B</w:t>
      </w:r>
      <w:r w:rsidR="00A4356F">
        <w:t xml:space="preserve">. </w:t>
      </w:r>
      <w:r w:rsidRPr="002B7077">
        <w:t>P</w:t>
      </w:r>
      <w:r w:rsidR="00A4356F">
        <w:t>.</w:t>
      </w:r>
      <w:r w:rsidR="00CE4939">
        <w:t>;</w:t>
      </w:r>
      <w:r w:rsidRPr="002B7077">
        <w:t xml:space="preserve"> Wenzel</w:t>
      </w:r>
      <w:r w:rsidR="00A4356F">
        <w:t>,</w:t>
      </w:r>
      <w:r w:rsidRPr="002B7077">
        <w:t xml:space="preserve"> A</w:t>
      </w:r>
      <w:r w:rsidR="00A4356F">
        <w:t xml:space="preserve">. </w:t>
      </w:r>
      <w:r w:rsidRPr="002B7077">
        <w:t>T</w:t>
      </w:r>
      <w:r w:rsidR="00A4356F">
        <w:t>.</w:t>
      </w:r>
      <w:r w:rsidR="00CE4939">
        <w:t>;</w:t>
      </w:r>
      <w:r w:rsidRPr="002B7077">
        <w:t xml:space="preserve"> Chiang</w:t>
      </w:r>
      <w:r w:rsidR="00A4356F">
        <w:t>,</w:t>
      </w:r>
      <w:r w:rsidRPr="002B7077">
        <w:t xml:space="preserve"> A</w:t>
      </w:r>
      <w:r w:rsidR="00A4356F">
        <w:t xml:space="preserve">. </w:t>
      </w:r>
      <w:r w:rsidRPr="002B7077">
        <w:t>W</w:t>
      </w:r>
      <w:r w:rsidR="00A4356F">
        <w:t>.</w:t>
      </w:r>
      <w:r w:rsidR="00CE4939">
        <w:t>;</w:t>
      </w:r>
      <w:r w:rsidRPr="002B7077">
        <w:t xml:space="preserve"> Reagan</w:t>
      </w:r>
      <w:r w:rsidR="00A4356F">
        <w:t>,</w:t>
      </w:r>
      <w:r w:rsidRPr="002B7077">
        <w:t xml:space="preserve"> T</w:t>
      </w:r>
      <w:r w:rsidR="00A4356F">
        <w:t>.</w:t>
      </w:r>
      <w:r w:rsidR="00CE4939">
        <w:t>;</w:t>
      </w:r>
      <w:r w:rsidRPr="002B7077">
        <w:t xml:space="preserve"> Gutierrez</w:t>
      </w:r>
      <w:r w:rsidR="00A4356F">
        <w:t>,</w:t>
      </w:r>
      <w:r w:rsidRPr="002B7077">
        <w:t xml:space="preserve"> J</w:t>
      </w:r>
      <w:r w:rsidR="00A4356F">
        <w:t xml:space="preserve">. </w:t>
      </w:r>
      <w:r w:rsidRPr="002B7077">
        <w:t>M</w:t>
      </w:r>
      <w:r w:rsidR="00A4356F">
        <w:t>.</w:t>
      </w:r>
      <w:r w:rsidRPr="002B7077">
        <w:t>,</w:t>
      </w:r>
      <w:r w:rsidR="00901747">
        <w:t xml:space="preserve"> et al</w:t>
      </w:r>
      <w:r w:rsidRPr="002B7077">
        <w:t xml:space="preserve">. Model-based assessment of mammalian cell metabolic functionalities using omics data. </w:t>
      </w:r>
      <w:r w:rsidRPr="004A69B3">
        <w:rPr>
          <w:i/>
          <w:iCs/>
        </w:rPr>
        <w:t>Cell Rep</w:t>
      </w:r>
      <w:r w:rsidR="00901747" w:rsidRPr="004A69B3">
        <w:rPr>
          <w:i/>
          <w:iCs/>
        </w:rPr>
        <w:t>.</w:t>
      </w:r>
      <w:r w:rsidRPr="004A69B3">
        <w:rPr>
          <w:i/>
          <w:iCs/>
        </w:rPr>
        <w:t xml:space="preserve"> Methods</w:t>
      </w:r>
      <w:r w:rsidRPr="002B7077">
        <w:t>. 2021</w:t>
      </w:r>
      <w:r w:rsidR="00901747">
        <w:t xml:space="preserve">, </w:t>
      </w:r>
      <w:r w:rsidRPr="002B7077">
        <w:t>1</w:t>
      </w:r>
      <w:r>
        <w:t>.</w:t>
      </w:r>
    </w:p>
    <w:p w14:paraId="3600913D" w14:textId="05121307" w:rsidR="00583224" w:rsidRPr="00566519" w:rsidRDefault="00583224" w:rsidP="00583224">
      <w:pPr>
        <w:pStyle w:val="ListParagraph"/>
        <w:numPr>
          <w:ilvl w:val="0"/>
          <w:numId w:val="17"/>
        </w:numPr>
        <w:spacing w:after="240" w:line="480" w:lineRule="auto"/>
      </w:pPr>
      <w:proofErr w:type="spellStart"/>
      <w:r w:rsidRPr="008F56E1">
        <w:t>Kanehisa</w:t>
      </w:r>
      <w:proofErr w:type="spellEnd"/>
      <w:r w:rsidR="00901747">
        <w:t>,</w:t>
      </w:r>
      <w:r w:rsidRPr="008F56E1">
        <w:t xml:space="preserve"> M</w:t>
      </w:r>
      <w:r w:rsidR="00901747">
        <w:t>.</w:t>
      </w:r>
      <w:r w:rsidR="00CE4939">
        <w:t>;</w:t>
      </w:r>
      <w:r w:rsidRPr="008F56E1">
        <w:t xml:space="preserve"> Goto</w:t>
      </w:r>
      <w:r w:rsidR="00901747">
        <w:t>,</w:t>
      </w:r>
      <w:r w:rsidRPr="008F56E1">
        <w:t xml:space="preserve"> S. KEGG: </w:t>
      </w:r>
      <w:proofErr w:type="spellStart"/>
      <w:r w:rsidRPr="008F56E1">
        <w:t>kyoto</w:t>
      </w:r>
      <w:proofErr w:type="spellEnd"/>
      <w:r w:rsidRPr="008F56E1">
        <w:t xml:space="preserve"> encyclopedia of genes and genomes. </w:t>
      </w:r>
      <w:r w:rsidRPr="004A69B3">
        <w:rPr>
          <w:i/>
          <w:iCs/>
        </w:rPr>
        <w:t>Nucleic Acids Res</w:t>
      </w:r>
      <w:r w:rsidRPr="008F56E1">
        <w:t>. 2000</w:t>
      </w:r>
      <w:r w:rsidR="00901747">
        <w:t xml:space="preserve">, </w:t>
      </w:r>
      <w:r w:rsidRPr="008F56E1">
        <w:t>28</w:t>
      </w:r>
      <w:r w:rsidR="00901747">
        <w:t xml:space="preserve">, </w:t>
      </w:r>
      <w:r w:rsidRPr="008F56E1">
        <w:t>27-30.</w:t>
      </w:r>
    </w:p>
    <w:p w14:paraId="4ED0986B" w14:textId="621FB74F" w:rsidR="00583224" w:rsidRPr="00566519" w:rsidRDefault="00583224" w:rsidP="00583224">
      <w:pPr>
        <w:numPr>
          <w:ilvl w:val="0"/>
          <w:numId w:val="17"/>
        </w:numPr>
        <w:spacing w:after="240" w:line="480" w:lineRule="auto"/>
      </w:pPr>
      <w:r w:rsidRPr="00901747">
        <w:t>Welch</w:t>
      </w:r>
      <w:r w:rsidR="00901747" w:rsidRPr="00901747">
        <w:t>,</w:t>
      </w:r>
      <w:r w:rsidRPr="00901747">
        <w:t xml:space="preserve"> J</w:t>
      </w:r>
      <w:r w:rsidR="00901747" w:rsidRPr="00901747">
        <w:t xml:space="preserve">. </w:t>
      </w:r>
      <w:r w:rsidRPr="00901747">
        <w:t>D</w:t>
      </w:r>
      <w:r w:rsidR="00901747" w:rsidRPr="00901747">
        <w:t>.</w:t>
      </w:r>
      <w:r w:rsidR="00CE4939">
        <w:t>;</w:t>
      </w:r>
      <w:r w:rsidRPr="00901747">
        <w:t xml:space="preserve"> </w:t>
      </w:r>
      <w:proofErr w:type="spellStart"/>
      <w:r w:rsidRPr="00901747">
        <w:t>Kozareva</w:t>
      </w:r>
      <w:proofErr w:type="spellEnd"/>
      <w:r w:rsidR="00901747" w:rsidRPr="00901747">
        <w:t>,</w:t>
      </w:r>
      <w:r w:rsidRPr="00901747">
        <w:t xml:space="preserve"> V</w:t>
      </w:r>
      <w:r w:rsidR="00901747" w:rsidRPr="00901747">
        <w:t>.</w:t>
      </w:r>
      <w:r w:rsidR="00CE4939">
        <w:t>;</w:t>
      </w:r>
      <w:r w:rsidRPr="00901747">
        <w:t xml:space="preserve"> Ferreira</w:t>
      </w:r>
      <w:r w:rsidR="00901747" w:rsidRPr="00901747">
        <w:t>,</w:t>
      </w:r>
      <w:r w:rsidRPr="00901747">
        <w:t xml:space="preserve"> A</w:t>
      </w:r>
      <w:r w:rsidR="00901747" w:rsidRPr="00901747">
        <w:t>.</w:t>
      </w:r>
      <w:r w:rsidR="00CE4939">
        <w:t>;</w:t>
      </w:r>
      <w:r w:rsidRPr="00901747">
        <w:t xml:space="preserve"> Vanderburg</w:t>
      </w:r>
      <w:r w:rsidR="00901747" w:rsidRPr="004A69B3">
        <w:t>,</w:t>
      </w:r>
      <w:r w:rsidRPr="00901747">
        <w:t xml:space="preserve"> C</w:t>
      </w:r>
      <w:r w:rsidR="00901747" w:rsidRPr="004A69B3">
        <w:t>.</w:t>
      </w:r>
      <w:r w:rsidR="00CE4939">
        <w:t>;</w:t>
      </w:r>
      <w:r w:rsidRPr="00901747">
        <w:t xml:space="preserve"> Martin</w:t>
      </w:r>
      <w:r w:rsidR="00901747" w:rsidRPr="004A69B3">
        <w:t>,</w:t>
      </w:r>
      <w:r w:rsidRPr="00901747">
        <w:t xml:space="preserve"> C</w:t>
      </w:r>
      <w:r w:rsidR="00901747" w:rsidRPr="004A69B3">
        <w:t>.</w:t>
      </w:r>
      <w:r w:rsidR="00CE4939">
        <w:t>;</w:t>
      </w:r>
      <w:r w:rsidRPr="00901747">
        <w:t xml:space="preserve"> </w:t>
      </w:r>
      <w:proofErr w:type="spellStart"/>
      <w:r w:rsidRPr="00901747">
        <w:t>Macosko</w:t>
      </w:r>
      <w:proofErr w:type="spellEnd"/>
      <w:r w:rsidR="00901747" w:rsidRPr="004A69B3">
        <w:t>,</w:t>
      </w:r>
      <w:r w:rsidRPr="00901747">
        <w:t xml:space="preserve"> E</w:t>
      </w:r>
      <w:r w:rsidR="00901747" w:rsidRPr="004A69B3">
        <w:t xml:space="preserve">. </w:t>
      </w:r>
      <w:r w:rsidRPr="00901747">
        <w:t xml:space="preserve">Z. </w:t>
      </w:r>
      <w:r w:rsidRPr="001A352A">
        <w:t>Single-cell multi-</w:t>
      </w:r>
      <w:proofErr w:type="spellStart"/>
      <w:r w:rsidRPr="001A352A">
        <w:t>omic</w:t>
      </w:r>
      <w:proofErr w:type="spellEnd"/>
      <w:r w:rsidRPr="001A352A">
        <w:t xml:space="preserve"> integration compares and contrasts features of brain cell identity. </w:t>
      </w:r>
      <w:r w:rsidRPr="004A69B3">
        <w:rPr>
          <w:i/>
          <w:iCs/>
        </w:rPr>
        <w:t>Cell</w:t>
      </w:r>
      <w:r w:rsidRPr="001A352A">
        <w:t>. 2019</w:t>
      </w:r>
      <w:r w:rsidR="00901747">
        <w:t xml:space="preserve">, </w:t>
      </w:r>
      <w:r w:rsidRPr="001A352A">
        <w:t>177</w:t>
      </w:r>
      <w:r w:rsidR="00901747">
        <w:t xml:space="preserve">, </w:t>
      </w:r>
      <w:r w:rsidRPr="001A352A">
        <w:t>1873-87.</w:t>
      </w:r>
    </w:p>
    <w:p w14:paraId="1E520ACC" w14:textId="05C9A67F" w:rsidR="00EF45D0" w:rsidRDefault="00EF45D0" w:rsidP="009579D5">
      <w:pPr>
        <w:spacing w:after="240" w:line="480" w:lineRule="auto"/>
        <w:rPr>
          <w:b/>
          <w:bCs/>
          <w:sz w:val="28"/>
          <w:szCs w:val="28"/>
        </w:rPr>
      </w:pPr>
      <w:r w:rsidRPr="009579D5">
        <w:rPr>
          <w:b/>
          <w:bCs/>
          <w:sz w:val="28"/>
          <w:szCs w:val="28"/>
        </w:rPr>
        <w:t>Additional files</w:t>
      </w:r>
    </w:p>
    <w:p w14:paraId="1F5A7D91" w14:textId="5929DBCF" w:rsidR="00577FA3" w:rsidRPr="009579D5" w:rsidRDefault="00274BB5" w:rsidP="00577FA3">
      <w:pPr>
        <w:pStyle w:val="NormalWeb"/>
        <w:spacing w:line="480" w:lineRule="auto"/>
        <w:rPr>
          <w:color w:val="000000"/>
        </w:rPr>
      </w:pPr>
      <w:r w:rsidRPr="002A249B">
        <w:rPr>
          <w:b/>
          <w:bCs/>
        </w:rPr>
        <w:t xml:space="preserve">Fig.S1.pdf: </w:t>
      </w:r>
      <w:r w:rsidR="00577FA3" w:rsidRPr="002A249B">
        <w:rPr>
          <w:b/>
          <w:bCs/>
        </w:rPr>
        <w:t>Fig. S1. Summary of metabolic activity and gene-level characteristics across pan-cancer datasets.</w:t>
      </w:r>
      <w:r w:rsidR="00577FA3" w:rsidRPr="001F210D">
        <w:rPr>
          <w:b/>
          <w:bCs/>
        </w:rPr>
        <w:br/>
      </w:r>
      <w:r w:rsidR="00577FA3" w:rsidRPr="009579D5">
        <w:t>(A</w:t>
      </w:r>
      <w:r w:rsidR="00B023BD">
        <w:t>-</w:t>
      </w:r>
      <w:r w:rsidR="00577FA3" w:rsidRPr="009579D5">
        <w:t>D</w:t>
      </w:r>
      <w:r w:rsidR="00B83E17">
        <w:t>, K-L</w:t>
      </w:r>
      <w:r w:rsidR="00577FA3" w:rsidRPr="009579D5">
        <w:t>) Boxplots showing mean metabolic activity per task for each cancer type, with one panel per dataset.</w:t>
      </w:r>
      <w:r w:rsidR="00577FA3">
        <w:t xml:space="preserve"> </w:t>
      </w:r>
      <w:r w:rsidR="00577FA3" w:rsidRPr="009579D5">
        <w:t>(E</w:t>
      </w:r>
      <w:r w:rsidR="00B023BD">
        <w:t>-</w:t>
      </w:r>
      <w:r w:rsidR="00577FA3" w:rsidRPr="009579D5">
        <w:t>H</w:t>
      </w:r>
      <w:r w:rsidR="00B83E17">
        <w:t>, M-N</w:t>
      </w:r>
      <w:r w:rsidR="00577FA3" w:rsidRPr="009579D5">
        <w:t>) Boxplots showing mean metabolic activity per</w:t>
      </w:r>
      <w:r w:rsidR="00577FA3">
        <w:t xml:space="preserve"> task</w:t>
      </w:r>
      <w:r w:rsidR="00577FA3" w:rsidRPr="009579D5">
        <w:t xml:space="preserve"> </w:t>
      </w:r>
      <w:r w:rsidR="00577FA3">
        <w:t xml:space="preserve">for each </w:t>
      </w:r>
      <w:r w:rsidR="00577FA3" w:rsidRPr="009579D5">
        <w:t>metabolic class, with one panel per dataset.</w:t>
      </w:r>
      <w:r w:rsidR="00577FA3">
        <w:t xml:space="preserve"> </w:t>
      </w:r>
      <w:r w:rsidR="00577FA3" w:rsidRPr="009579D5">
        <w:t>(I</w:t>
      </w:r>
      <w:r w:rsidR="00B023BD">
        <w:t>-</w:t>
      </w:r>
      <w:r w:rsidR="00577FA3" w:rsidRPr="009579D5">
        <w:t xml:space="preserve">J) Violin plots of mean protein expression </w:t>
      </w:r>
      <w:r w:rsidR="00577FA3">
        <w:t xml:space="preserve">for each </w:t>
      </w:r>
      <w:r w:rsidR="00577FA3" w:rsidRPr="009579D5">
        <w:t>metabolic class for the two proteomics datasets.</w:t>
      </w:r>
      <w:r w:rsidR="00577FA3">
        <w:t xml:space="preserve"> </w:t>
      </w:r>
      <w:r w:rsidR="00577FA3" w:rsidRPr="009579D5">
        <w:t>(</w:t>
      </w:r>
      <w:r w:rsidR="00AF7DA6">
        <w:t>O</w:t>
      </w:r>
      <w:r w:rsidR="00B023BD">
        <w:t>-</w:t>
      </w:r>
      <w:r w:rsidR="00AF7DA6">
        <w:t>S</w:t>
      </w:r>
      <w:r w:rsidR="00577FA3" w:rsidRPr="009579D5">
        <w:t>) Boxplots of task</w:t>
      </w:r>
      <w:r w:rsidR="00537212">
        <w:t>/pathway</w:t>
      </w:r>
      <w:r w:rsidR="00577FA3" w:rsidRPr="009579D5">
        <w:t xml:space="preserve"> size (number of genes per task) across metabolic classes for different datasets.</w:t>
      </w:r>
      <w:r w:rsidR="00EA0A6B">
        <w:t xml:space="preserve"> (T-U) </w:t>
      </w:r>
      <w:r w:rsidR="009F0233" w:rsidRPr="000B56F8">
        <w:t>Violin plots showing the distribution of</w:t>
      </w:r>
      <w:r w:rsidR="009F0233">
        <w:t xml:space="preserve"> moderated</w:t>
      </w:r>
      <w:r w:rsidR="009F0233" w:rsidRPr="000B56F8">
        <w:t> </w:t>
      </w:r>
      <w:r w:rsidR="009F0233" w:rsidRPr="000B56F8">
        <w:rPr>
          <w:i/>
          <w:iCs/>
        </w:rPr>
        <w:t>t</w:t>
      </w:r>
      <w:r w:rsidR="009F0233" w:rsidRPr="000B56F8">
        <w:t> statistics from pathway-level differential analyses for each metabolic class</w:t>
      </w:r>
      <w:r w:rsidR="009F0233">
        <w:t xml:space="preserve"> in Hu2025_KEGG and Zhou2020_KEGG</w:t>
      </w:r>
      <w:r w:rsidR="00EA0A6B">
        <w:t>.</w:t>
      </w:r>
      <w:r w:rsidR="00577FA3">
        <w:t xml:space="preserve"> </w:t>
      </w:r>
      <w:r w:rsidR="00EA0A6B">
        <w:t xml:space="preserve">(V-W) </w:t>
      </w:r>
      <w:r w:rsidR="00577FA3" w:rsidRPr="009579D5">
        <w:t xml:space="preserve">Circular </w:t>
      </w:r>
      <w:proofErr w:type="spellStart"/>
      <w:r w:rsidR="00577FA3" w:rsidRPr="009579D5">
        <w:t>barplot</w:t>
      </w:r>
      <w:r w:rsidR="003A2AC7">
        <w:t>s</w:t>
      </w:r>
      <w:proofErr w:type="spellEnd"/>
      <w:r w:rsidR="00577FA3" w:rsidRPr="009579D5">
        <w:t xml:space="preserve"> showing the number of metabolic genes </w:t>
      </w:r>
      <w:r w:rsidR="00577FA3">
        <w:t>for</w:t>
      </w:r>
      <w:r w:rsidR="00577FA3" w:rsidRPr="009579D5">
        <w:t xml:space="preserve"> each cancer type </w:t>
      </w:r>
      <w:r w:rsidR="00577FA3">
        <w:t>within each</w:t>
      </w:r>
      <w:r w:rsidR="00577FA3" w:rsidRPr="009579D5">
        <w:t xml:space="preserve"> dataset</w:t>
      </w:r>
      <w:r w:rsidR="00086CA5">
        <w:t>.</w:t>
      </w:r>
    </w:p>
    <w:p w14:paraId="61BE9D15" w14:textId="2549887F" w:rsidR="00577FA3" w:rsidRPr="00CE2C9E" w:rsidRDefault="00274BB5" w:rsidP="00577FA3">
      <w:pPr>
        <w:spacing w:after="240" w:line="480" w:lineRule="auto"/>
        <w:rPr>
          <w:b/>
          <w:bCs/>
        </w:rPr>
      </w:pPr>
      <w:r w:rsidRPr="002A249B">
        <w:rPr>
          <w:b/>
          <w:bCs/>
        </w:rPr>
        <w:t xml:space="preserve">Fig.S2.pdf: </w:t>
      </w:r>
      <w:r w:rsidR="00577FA3" w:rsidRPr="002A249B">
        <w:rPr>
          <w:b/>
          <w:bCs/>
        </w:rPr>
        <w:t>Fig. S2. Pan-cancer metabolic dysregulation across independent pan-cancer datasets from two distinct omics modalities.</w:t>
      </w:r>
    </w:p>
    <w:p w14:paraId="689D2670" w14:textId="4EF17CAC" w:rsidR="00577FA3" w:rsidRDefault="00577FA3" w:rsidP="00CC35E6">
      <w:pPr>
        <w:spacing w:after="240" w:line="480" w:lineRule="auto"/>
      </w:pPr>
      <w:r w:rsidRPr="00CE2C9E">
        <w:lastRenderedPageBreak/>
        <w:t>Dot plot</w:t>
      </w:r>
      <w:r w:rsidR="00AB5FB7">
        <w:t>s</w:t>
      </w:r>
      <w:r w:rsidRPr="00CE2C9E">
        <w:t xml:space="preserve"> of</w:t>
      </w:r>
      <w:r w:rsidR="00AB5FB7">
        <w:t xml:space="preserve"> significant</w:t>
      </w:r>
      <w:r w:rsidRPr="00CE2C9E">
        <w:t xml:space="preserve"> task-level dysregulation</w:t>
      </w:r>
      <w:r w:rsidR="009D7F42">
        <w:t xml:space="preserve"> </w:t>
      </w:r>
      <w:r w:rsidRPr="000B56F8">
        <w:t xml:space="preserve">across cancer types in </w:t>
      </w:r>
      <w:r w:rsidR="00AB5FB7">
        <w:t xml:space="preserve">the </w:t>
      </w:r>
      <w:r>
        <w:t>Zhou2020</w:t>
      </w:r>
      <w:r w:rsidR="00AB5FB7">
        <w:t xml:space="preserve"> (A</w:t>
      </w:r>
      <w:r w:rsidR="00CC35E6">
        <w:t xml:space="preserve">, </w:t>
      </w:r>
      <w:r w:rsidR="00CC35E6" w:rsidRPr="00CE2C9E">
        <w:t>adj. P &lt; 0.</w:t>
      </w:r>
      <w:r w:rsidR="00CC35E6">
        <w:t>1</w:t>
      </w:r>
      <w:r w:rsidR="00AB5FB7">
        <w:t xml:space="preserve">) and </w:t>
      </w:r>
      <w:proofErr w:type="spellStart"/>
      <w:r w:rsidR="00AB5FB7">
        <w:t>SMTdb</w:t>
      </w:r>
      <w:proofErr w:type="spellEnd"/>
      <w:r w:rsidR="00AB5FB7">
        <w:t xml:space="preserve"> (B</w:t>
      </w:r>
      <w:r w:rsidR="00CC35E6">
        <w:t xml:space="preserve">, </w:t>
      </w:r>
      <w:proofErr w:type="spellStart"/>
      <w:r w:rsidR="00CC35E6">
        <w:t>P.value</w:t>
      </w:r>
      <w:proofErr w:type="spellEnd"/>
      <w:r w:rsidR="00CC35E6" w:rsidRPr="00CE2C9E">
        <w:t xml:space="preserve"> &lt; 0.</w:t>
      </w:r>
      <w:r w:rsidR="00CC35E6">
        <w:t>1</w:t>
      </w:r>
      <w:r w:rsidR="00AB5FB7">
        <w:t>) data.</w:t>
      </w:r>
      <w:r w:rsidR="00CC35E6" w:rsidRPr="000B56F8" w:rsidDel="00CC35E6">
        <w:t xml:space="preserve"> </w:t>
      </w:r>
      <w:r w:rsidR="00CC35E6">
        <w:t>C</w:t>
      </w:r>
      <w:r w:rsidRPr="009579D5">
        <w:t>olor</w:t>
      </w:r>
      <w:r w:rsidRPr="000B56F8">
        <w:t> represents moderated </w:t>
      </w:r>
      <w:r w:rsidRPr="000B56F8">
        <w:rPr>
          <w:i/>
          <w:iCs/>
        </w:rPr>
        <w:t>t</w:t>
      </w:r>
      <w:r w:rsidRPr="000B56F8">
        <w:t> statistics, and </w:t>
      </w:r>
      <w:r w:rsidRPr="009579D5">
        <w:t xml:space="preserve">dot </w:t>
      </w:r>
      <w:r w:rsidRPr="00CE2C9E">
        <w:t xml:space="preserve">size reflects </w:t>
      </w:r>
      <w:r w:rsidR="007214A2">
        <w:t>(</w:t>
      </w:r>
      <w:r w:rsidRPr="00CE2C9E">
        <w:t>adjusted</w:t>
      </w:r>
      <w:r w:rsidR="007214A2">
        <w:t>)</w:t>
      </w:r>
      <w:r w:rsidRPr="00CE2C9E">
        <w:t> </w:t>
      </w:r>
      <w:r w:rsidRPr="00CE2C9E">
        <w:rPr>
          <w:i/>
          <w:iCs/>
        </w:rPr>
        <w:t>p</w:t>
      </w:r>
      <w:r w:rsidRPr="00CE2C9E">
        <w:t> values</w:t>
      </w:r>
      <w:r w:rsidR="009D7F42">
        <w:t>.</w:t>
      </w:r>
    </w:p>
    <w:p w14:paraId="1015AC2E" w14:textId="4CB4D117" w:rsidR="005C51C1" w:rsidRPr="00787F52" w:rsidRDefault="005C51C1" w:rsidP="00577FA3">
      <w:pPr>
        <w:spacing w:after="240" w:line="480" w:lineRule="auto"/>
        <w:rPr>
          <w:b/>
          <w:bCs/>
        </w:rPr>
      </w:pPr>
      <w:r w:rsidRPr="002A249B">
        <w:rPr>
          <w:b/>
          <w:bCs/>
        </w:rPr>
        <w:t>Fig.S</w:t>
      </w:r>
      <w:r>
        <w:rPr>
          <w:b/>
          <w:bCs/>
        </w:rPr>
        <w:t>3</w:t>
      </w:r>
      <w:r w:rsidRPr="002A249B">
        <w:rPr>
          <w:b/>
          <w:bCs/>
        </w:rPr>
        <w:t>.pdf: Fig. S</w:t>
      </w:r>
      <w:r w:rsidR="003073A0">
        <w:rPr>
          <w:b/>
          <w:bCs/>
        </w:rPr>
        <w:t>3</w:t>
      </w:r>
      <w:r w:rsidRPr="002A249B">
        <w:rPr>
          <w:b/>
          <w:bCs/>
        </w:rPr>
        <w:t xml:space="preserve">. Pan-cancer metabolic dysregulation across independent pan-cancer datasets from two </w:t>
      </w:r>
      <w:r w:rsidR="00F53287">
        <w:rPr>
          <w:b/>
          <w:bCs/>
        </w:rPr>
        <w:t>KEGG-based proteomics data</w:t>
      </w:r>
      <w:r w:rsidRPr="002A249B">
        <w:rPr>
          <w:b/>
          <w:bCs/>
        </w:rPr>
        <w:t>.</w:t>
      </w:r>
      <w:r w:rsidR="008E0C08">
        <w:rPr>
          <w:b/>
          <w:bCs/>
        </w:rPr>
        <w:t xml:space="preserve"> </w:t>
      </w:r>
      <w:r w:rsidRPr="00CE2C9E">
        <w:t>Dot plot</w:t>
      </w:r>
      <w:r w:rsidR="00CE52BE">
        <w:t>s</w:t>
      </w:r>
      <w:r w:rsidRPr="00CE2C9E">
        <w:t xml:space="preserve"> of</w:t>
      </w:r>
      <w:r w:rsidR="00CE52BE">
        <w:t xml:space="preserve"> significant</w:t>
      </w:r>
      <w:r w:rsidRPr="00CE2C9E">
        <w:t xml:space="preserve"> </w:t>
      </w:r>
      <w:r w:rsidR="00CE52BE">
        <w:t>pathway</w:t>
      </w:r>
      <w:r w:rsidRPr="00CE2C9E">
        <w:t>-level dysregulation</w:t>
      </w:r>
      <w:r w:rsidRPr="000B56F8">
        <w:t xml:space="preserve"> across cancer types in </w:t>
      </w:r>
      <w:r w:rsidR="00CE52BE">
        <w:t xml:space="preserve">the </w:t>
      </w:r>
      <w:r w:rsidR="00A85349">
        <w:t>Hu2025_KEGG</w:t>
      </w:r>
      <w:r w:rsidR="00CE52BE">
        <w:t xml:space="preserve"> </w:t>
      </w:r>
      <w:r w:rsidR="00CE52BE" w:rsidRPr="00CE2C9E">
        <w:t>(</w:t>
      </w:r>
      <w:r w:rsidR="00CE52BE">
        <w:t xml:space="preserve">A, </w:t>
      </w:r>
      <w:r w:rsidR="00CE52BE" w:rsidRPr="00CE2C9E">
        <w:t>adj. P &lt; 0.</w:t>
      </w:r>
      <w:r w:rsidR="00CE52BE">
        <w:t>1</w:t>
      </w:r>
      <w:r w:rsidR="00CE52BE" w:rsidRPr="00CE2C9E">
        <w:t>)</w:t>
      </w:r>
      <w:r w:rsidR="00CE52BE">
        <w:t xml:space="preserve"> and </w:t>
      </w:r>
      <w:proofErr w:type="spellStart"/>
      <w:r w:rsidR="00CE52BE">
        <w:t>Zhou_KEGG</w:t>
      </w:r>
      <w:proofErr w:type="spellEnd"/>
      <w:r w:rsidR="00CE52BE">
        <w:t xml:space="preserve"> (B, P.</w:t>
      </w:r>
      <w:r w:rsidR="00CE52BE" w:rsidRPr="000E3DB3">
        <w:t xml:space="preserve"> </w:t>
      </w:r>
      <w:r w:rsidR="00CE52BE" w:rsidRPr="00CE2C9E">
        <w:t>adj. P &lt; 0</w:t>
      </w:r>
      <w:r w:rsidR="00CE52BE">
        <w:t>.05)</w:t>
      </w:r>
      <w:r w:rsidRPr="000B56F8">
        <w:t xml:space="preserve"> data. </w:t>
      </w:r>
      <w:r w:rsidR="00CE52BE">
        <w:t>C</w:t>
      </w:r>
      <w:r w:rsidRPr="009579D5">
        <w:t>olor</w:t>
      </w:r>
      <w:r w:rsidRPr="000B56F8">
        <w:t> represents moderated </w:t>
      </w:r>
      <w:r w:rsidRPr="000B56F8">
        <w:rPr>
          <w:i/>
          <w:iCs/>
        </w:rPr>
        <w:t>t</w:t>
      </w:r>
      <w:r w:rsidRPr="000B56F8">
        <w:t> statistics, and </w:t>
      </w:r>
      <w:r w:rsidRPr="009579D5">
        <w:t xml:space="preserve">dot </w:t>
      </w:r>
      <w:r w:rsidRPr="00CE2C9E">
        <w:t xml:space="preserve">size reflects </w:t>
      </w:r>
      <w:r>
        <w:t>(</w:t>
      </w:r>
      <w:r w:rsidRPr="00CE2C9E">
        <w:t>adjusted</w:t>
      </w:r>
      <w:r>
        <w:t>)</w:t>
      </w:r>
      <w:r w:rsidRPr="00CE2C9E">
        <w:t> </w:t>
      </w:r>
      <w:r w:rsidRPr="00CE2C9E">
        <w:rPr>
          <w:i/>
          <w:iCs/>
        </w:rPr>
        <w:t>p</w:t>
      </w:r>
      <w:r w:rsidRPr="00CE2C9E">
        <w:t> values</w:t>
      </w:r>
      <w:r>
        <w:t>.</w:t>
      </w:r>
    </w:p>
    <w:p w14:paraId="1FE68020" w14:textId="18C755AF" w:rsidR="00577FA3" w:rsidRPr="00CE2C9E" w:rsidRDefault="00274BB5" w:rsidP="00577FA3">
      <w:pPr>
        <w:spacing w:after="240" w:line="480" w:lineRule="auto"/>
        <w:rPr>
          <w:color w:val="EE0000"/>
        </w:rPr>
      </w:pPr>
      <w:r w:rsidRPr="002A249B">
        <w:rPr>
          <w:rStyle w:val="Strong"/>
          <w:rFonts w:eastAsiaTheme="majorEastAsia"/>
          <w:color w:val="000000"/>
        </w:rPr>
        <w:t>Fig.S</w:t>
      </w:r>
      <w:r w:rsidR="003073A0">
        <w:rPr>
          <w:rStyle w:val="Strong"/>
          <w:rFonts w:eastAsiaTheme="majorEastAsia"/>
          <w:color w:val="000000"/>
        </w:rPr>
        <w:t>4</w:t>
      </w:r>
      <w:r w:rsidRPr="002A249B">
        <w:rPr>
          <w:rStyle w:val="Strong"/>
          <w:rFonts w:eastAsiaTheme="majorEastAsia"/>
          <w:color w:val="000000"/>
        </w:rPr>
        <w:t xml:space="preserve">.pdf: </w:t>
      </w:r>
      <w:r w:rsidR="00577FA3" w:rsidRPr="002A249B">
        <w:rPr>
          <w:rStyle w:val="Strong"/>
          <w:rFonts w:eastAsiaTheme="majorEastAsia"/>
          <w:color w:val="000000"/>
        </w:rPr>
        <w:t>Fi</w:t>
      </w:r>
      <w:r w:rsidRPr="002A249B">
        <w:rPr>
          <w:rStyle w:val="Strong"/>
          <w:rFonts w:eastAsiaTheme="majorEastAsia"/>
          <w:color w:val="000000"/>
        </w:rPr>
        <w:t>g.</w:t>
      </w:r>
      <w:r w:rsidR="00577FA3" w:rsidRPr="002A249B">
        <w:rPr>
          <w:rStyle w:val="Strong"/>
          <w:rFonts w:eastAsiaTheme="majorEastAsia"/>
          <w:color w:val="000000"/>
        </w:rPr>
        <w:t xml:space="preserve"> S</w:t>
      </w:r>
      <w:r w:rsidR="003073A0">
        <w:rPr>
          <w:rStyle w:val="Strong"/>
          <w:rFonts w:eastAsiaTheme="majorEastAsia"/>
          <w:color w:val="000000"/>
        </w:rPr>
        <w:t>4</w:t>
      </w:r>
      <w:r w:rsidR="00577FA3" w:rsidRPr="002A249B">
        <w:rPr>
          <w:rStyle w:val="Strong"/>
          <w:rFonts w:eastAsiaTheme="majorEastAsia"/>
          <w:color w:val="000000"/>
        </w:rPr>
        <w:t>. Gene co-expression networks for different metabolic classes.</w:t>
      </w:r>
      <w:r w:rsidR="00577FA3" w:rsidRPr="00CE2C9E">
        <w:rPr>
          <w:color w:val="000000"/>
        </w:rPr>
        <w:br/>
        <w:t xml:space="preserve">Networks </w:t>
      </w:r>
      <w:r w:rsidR="006837AD">
        <w:rPr>
          <w:color w:val="000000"/>
        </w:rPr>
        <w:t xml:space="preserve">nodes </w:t>
      </w:r>
      <w:r w:rsidR="00577FA3" w:rsidRPr="000755BD">
        <w:rPr>
          <w:color w:val="000000"/>
        </w:rPr>
        <w:t xml:space="preserve">represent genes, sized by normalized connectivity, with the top </w:t>
      </w:r>
      <w:r w:rsidR="00E752D0">
        <w:rPr>
          <w:color w:val="000000"/>
        </w:rPr>
        <w:t>1</w:t>
      </w:r>
      <w:r w:rsidR="00577FA3" w:rsidRPr="000755BD">
        <w:rPr>
          <w:color w:val="000000"/>
        </w:rPr>
        <w:t>% most connected genes (≥3 per class) highlighted as hubs (red).</w:t>
      </w:r>
      <w:r w:rsidR="00577FA3" w:rsidRPr="000755BD">
        <w:rPr>
          <w:rStyle w:val="apple-converted-space"/>
          <w:rFonts w:eastAsiaTheme="majorEastAsia"/>
          <w:color w:val="000000"/>
        </w:rPr>
        <w:t> </w:t>
      </w:r>
      <w:r w:rsidR="00577FA3" w:rsidRPr="009579D5">
        <w:rPr>
          <w:rStyle w:val="Strong"/>
          <w:rFonts w:eastAsiaTheme="majorEastAsia"/>
          <w:b w:val="0"/>
          <w:bCs w:val="0"/>
          <w:color w:val="000000"/>
        </w:rPr>
        <w:t>Edges</w:t>
      </w:r>
      <w:r w:rsidR="00577FA3" w:rsidRPr="000755BD">
        <w:rPr>
          <w:rStyle w:val="apple-converted-space"/>
          <w:rFonts w:eastAsiaTheme="majorEastAsia"/>
          <w:color w:val="000000"/>
        </w:rPr>
        <w:t> </w:t>
      </w:r>
      <w:r w:rsidR="00577FA3" w:rsidRPr="000755BD">
        <w:rPr>
          <w:color w:val="000000"/>
        </w:rPr>
        <w:t>show absolute correlation &gt; 0.6, width scaled by correlation strength; gre</w:t>
      </w:r>
      <w:r w:rsidR="005470E8">
        <w:rPr>
          <w:color w:val="000000"/>
        </w:rPr>
        <w:t>y</w:t>
      </w:r>
      <w:r w:rsidR="00577FA3" w:rsidRPr="000755BD">
        <w:rPr>
          <w:color w:val="000000"/>
        </w:rPr>
        <w:t xml:space="preserve"> edges indicate positive correlations and blue edges indicate negative correlations. Networks were visualized using a </w:t>
      </w:r>
      <w:proofErr w:type="spellStart"/>
      <w:r w:rsidR="00577FA3" w:rsidRPr="00CE2C9E">
        <w:rPr>
          <w:color w:val="000000"/>
        </w:rPr>
        <w:t>Fruchterman</w:t>
      </w:r>
      <w:proofErr w:type="spellEnd"/>
      <w:r w:rsidR="00577FA3" w:rsidRPr="00CE2C9E">
        <w:rPr>
          <w:color w:val="000000"/>
        </w:rPr>
        <w:t>–Reingold layout</w:t>
      </w:r>
      <w:r w:rsidR="00577FA3" w:rsidRPr="00CE2C9E">
        <w:rPr>
          <w:color w:val="EE0000"/>
        </w:rPr>
        <w:t xml:space="preserve">. </w:t>
      </w:r>
    </w:p>
    <w:p w14:paraId="453D2165" w14:textId="37CBD37C" w:rsidR="00370AAC" w:rsidRDefault="0053342F" w:rsidP="00370AAC">
      <w:pPr>
        <w:spacing w:after="240" w:line="480" w:lineRule="auto"/>
      </w:pPr>
      <w:r w:rsidRPr="00CE2C9E">
        <w:rPr>
          <w:b/>
          <w:bCs/>
        </w:rPr>
        <w:t xml:space="preserve">TableS1.xlsx: </w:t>
      </w:r>
      <w:r w:rsidR="00370AAC" w:rsidRPr="002A249B">
        <w:rPr>
          <w:b/>
          <w:bCs/>
        </w:rPr>
        <w:t>Table S1. Summary and sample information for pan-cancer datasets analyzed in this study.</w:t>
      </w:r>
      <w:r w:rsidR="00370AAC" w:rsidRPr="00CE2C9E">
        <w:br/>
        <w:t>The summary sheet provides an overview of all included datasets and their corresponding omics modalities, cancer</w:t>
      </w:r>
      <w:r w:rsidR="00370AAC" w:rsidRPr="009579D5">
        <w:t xml:space="preserve"> types, sample counts</w:t>
      </w:r>
      <w:r w:rsidR="00370AAC">
        <w:t xml:space="preserve"> and identified task/pathway/protein/gene numbers</w:t>
      </w:r>
      <w:r w:rsidR="00370AAC" w:rsidRPr="009579D5">
        <w:t>. Additional sheets contain detailed sample-level information for each dataset, including sample identifiers, tissue type (tumor or normal</w:t>
      </w:r>
      <w:r w:rsidR="00370AAC" w:rsidRPr="009579D5">
        <w:rPr>
          <w:rFonts w:hint="eastAsia"/>
        </w:rPr>
        <w:t>)</w:t>
      </w:r>
      <w:r w:rsidR="00370AAC" w:rsidRPr="009579D5">
        <w:t>, and associated clinical annotations.</w:t>
      </w:r>
    </w:p>
    <w:p w14:paraId="5722394A" w14:textId="351F6C0E" w:rsidR="00370AAC" w:rsidRPr="001567EA" w:rsidRDefault="0053342F" w:rsidP="00370AAC">
      <w:pPr>
        <w:spacing w:after="240" w:line="480" w:lineRule="auto"/>
      </w:pPr>
      <w:r w:rsidRPr="001567EA">
        <w:rPr>
          <w:b/>
          <w:bCs/>
        </w:rPr>
        <w:t xml:space="preserve">TableS2.xlsx: </w:t>
      </w:r>
      <w:r w:rsidR="00370AAC" w:rsidRPr="001567EA">
        <w:rPr>
          <w:b/>
          <w:bCs/>
        </w:rPr>
        <w:t>Table S2. Metabolic activities inferred from proteomics, bulk transcriptomics, and spatial transcriptomics across pan-cancer datasets</w:t>
      </w:r>
      <w:r w:rsidR="00370AAC" w:rsidRPr="001567EA">
        <w:t>.</w:t>
      </w:r>
    </w:p>
    <w:p w14:paraId="147FFABE" w14:textId="6BA798E0" w:rsidR="00495C10" w:rsidRPr="004205EE" w:rsidRDefault="0053342F" w:rsidP="00F17247">
      <w:pPr>
        <w:spacing w:after="240" w:line="480" w:lineRule="auto"/>
      </w:pPr>
      <w:r w:rsidRPr="001567EA">
        <w:rPr>
          <w:b/>
          <w:bCs/>
        </w:rPr>
        <w:lastRenderedPageBreak/>
        <w:t xml:space="preserve">TableS3.xlsx: </w:t>
      </w:r>
      <w:r w:rsidR="00370AAC" w:rsidRPr="001567EA">
        <w:rPr>
          <w:b/>
          <w:bCs/>
        </w:rPr>
        <w:t>Table S3. Pan</w:t>
      </w:r>
      <w:r w:rsidR="00370AAC" w:rsidRPr="002A249B">
        <w:rPr>
          <w:b/>
          <w:bCs/>
        </w:rPr>
        <w:t>-cancer metabolic dysregulation results.</w:t>
      </w:r>
      <w:r w:rsidR="00370AAC" w:rsidRPr="002A249B">
        <w:br/>
      </w:r>
      <w:r w:rsidR="00370AAC" w:rsidRPr="00CE2C9E">
        <w:t xml:space="preserve">This Excel file contains multiple sheets </w:t>
      </w:r>
      <w:r w:rsidR="00BA761F">
        <w:t>showing</w:t>
      </w:r>
      <w:r w:rsidR="00BA761F" w:rsidRPr="00CE2C9E">
        <w:t xml:space="preserve"> </w:t>
      </w:r>
      <w:r w:rsidR="00370AAC" w:rsidRPr="00CE2C9E">
        <w:t>differential analyses across cancer types and datasets. Task/Pathway-level sheets</w:t>
      </w:r>
      <w:r w:rsidR="00A67F4C">
        <w:t xml:space="preserve"> (MA_*)</w:t>
      </w:r>
      <w:r w:rsidR="00370AAC" w:rsidRPr="00CE2C9E">
        <w:rPr>
          <w:b/>
          <w:bCs/>
        </w:rPr>
        <w:t>:</w:t>
      </w:r>
      <w:r w:rsidR="00370AAC" w:rsidRPr="00CE2C9E">
        <w:t> Results for metabolic tasks or pathways for each dataset and cancer</w:t>
      </w:r>
      <w:r w:rsidR="00370AAC" w:rsidRPr="009579D5">
        <w:t xml:space="preserve"> type.</w:t>
      </w:r>
      <w:r w:rsidR="00370AAC">
        <w:t xml:space="preserve"> </w:t>
      </w:r>
      <w:r w:rsidR="00370AAC" w:rsidRPr="009579D5">
        <w:t>Protein-level sheets</w:t>
      </w:r>
      <w:r w:rsidR="00A67F4C">
        <w:t xml:space="preserve"> (Protein_*)</w:t>
      </w:r>
      <w:r w:rsidR="00370AAC" w:rsidRPr="009579D5">
        <w:t>:</w:t>
      </w:r>
      <w:r w:rsidR="00C976F9">
        <w:t xml:space="preserve"> P</w:t>
      </w:r>
      <w:r w:rsidR="00370AAC" w:rsidRPr="009579D5">
        <w:t xml:space="preserve">rotein-level differential analysis </w:t>
      </w:r>
      <w:r w:rsidR="00370AAC" w:rsidRPr="004205EE">
        <w:t xml:space="preserve">within metabolic classes for each </w:t>
      </w:r>
      <w:r w:rsidR="005A0206">
        <w:t>dataset</w:t>
      </w:r>
      <w:r w:rsidR="00191F6B">
        <w:t>.</w:t>
      </w:r>
      <w:r w:rsidR="00370AAC" w:rsidRPr="004205EE">
        <w:t xml:space="preserve"> Sheet names indicate the level (task/pathway or protein), dataset, and cancer type/class for easy reference.</w:t>
      </w:r>
    </w:p>
    <w:sectPr w:rsidR="00495C10" w:rsidRPr="004205EE" w:rsidSect="001F2BB0">
      <w:footerReference w:type="even" r:id="rId15"/>
      <w:footerReference w:type="default" r:id="rId16"/>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FF02A" w14:textId="77777777" w:rsidR="00D26808" w:rsidRDefault="00D26808" w:rsidP="001F2BB0">
      <w:r>
        <w:separator/>
      </w:r>
    </w:p>
  </w:endnote>
  <w:endnote w:type="continuationSeparator" w:id="0">
    <w:p w14:paraId="463976FC" w14:textId="77777777" w:rsidR="00D26808" w:rsidRDefault="00D26808" w:rsidP="001F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0497283"/>
      <w:docPartObj>
        <w:docPartGallery w:val="Page Numbers (Bottom of Page)"/>
        <w:docPartUnique/>
      </w:docPartObj>
    </w:sdtPr>
    <w:sdtContent>
      <w:p w14:paraId="72021351" w14:textId="643815A7" w:rsidR="001F2BB0" w:rsidRDefault="001F2BB0" w:rsidP="00FC2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D705B0" w14:textId="77777777" w:rsidR="001F2BB0" w:rsidRDefault="001F2BB0" w:rsidP="001F2B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6407628"/>
      <w:docPartObj>
        <w:docPartGallery w:val="Page Numbers (Bottom of Page)"/>
        <w:docPartUnique/>
      </w:docPartObj>
    </w:sdtPr>
    <w:sdtContent>
      <w:p w14:paraId="23C9B717" w14:textId="58C69A31" w:rsidR="001F2BB0" w:rsidRDefault="001F2BB0" w:rsidP="00FC2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BF87CD" w14:textId="77777777" w:rsidR="001F2BB0" w:rsidRDefault="001F2BB0" w:rsidP="001F2B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F80E" w14:textId="77777777" w:rsidR="00D26808" w:rsidRDefault="00D26808" w:rsidP="001F2BB0">
      <w:r>
        <w:separator/>
      </w:r>
    </w:p>
  </w:footnote>
  <w:footnote w:type="continuationSeparator" w:id="0">
    <w:p w14:paraId="766A3E3C" w14:textId="77777777" w:rsidR="00D26808" w:rsidRDefault="00D26808" w:rsidP="001F2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A54"/>
    <w:multiLevelType w:val="multilevel"/>
    <w:tmpl w:val="05B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C29"/>
    <w:multiLevelType w:val="multilevel"/>
    <w:tmpl w:val="4FC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6CC1"/>
    <w:multiLevelType w:val="hybridMultilevel"/>
    <w:tmpl w:val="C1DC91A4"/>
    <w:lvl w:ilvl="0" w:tplc="E98C5CF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6720F"/>
    <w:multiLevelType w:val="multilevel"/>
    <w:tmpl w:val="197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67E9"/>
    <w:multiLevelType w:val="multilevel"/>
    <w:tmpl w:val="63F2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72564"/>
    <w:multiLevelType w:val="hybridMultilevel"/>
    <w:tmpl w:val="5198BC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37345C9"/>
    <w:multiLevelType w:val="hybridMultilevel"/>
    <w:tmpl w:val="C9C4189C"/>
    <w:lvl w:ilvl="0" w:tplc="139A3D22">
      <w:start w:val="1"/>
      <w:numFmt w:val="upperLetter"/>
      <w:lvlText w:val="(%1)"/>
      <w:lvlJc w:val="left"/>
      <w:pPr>
        <w:ind w:left="400" w:hanging="40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A222EF"/>
    <w:multiLevelType w:val="hybridMultilevel"/>
    <w:tmpl w:val="C3C4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E397D"/>
    <w:multiLevelType w:val="hybridMultilevel"/>
    <w:tmpl w:val="B67411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B33C13"/>
    <w:multiLevelType w:val="hybridMultilevel"/>
    <w:tmpl w:val="A9B8916C"/>
    <w:lvl w:ilvl="0" w:tplc="08090001">
      <w:start w:val="3"/>
      <w:numFmt w:val="bullet"/>
      <w:lvlText w:val=""/>
      <w:lvlJc w:val="left"/>
      <w:pPr>
        <w:ind w:left="360" w:hanging="360"/>
      </w:pPr>
      <w:rPr>
        <w:rFonts w:ascii="Symbol" w:eastAsia="Times New Roman" w:hAnsi="Symbol"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05E5FD5"/>
    <w:multiLevelType w:val="multilevel"/>
    <w:tmpl w:val="5A7C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83FAE"/>
    <w:multiLevelType w:val="multilevel"/>
    <w:tmpl w:val="6BB2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E1BBC"/>
    <w:multiLevelType w:val="multilevel"/>
    <w:tmpl w:val="4D1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A4F96"/>
    <w:multiLevelType w:val="multilevel"/>
    <w:tmpl w:val="046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D2274"/>
    <w:multiLevelType w:val="multilevel"/>
    <w:tmpl w:val="A76E986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4F9450D"/>
    <w:multiLevelType w:val="hybridMultilevel"/>
    <w:tmpl w:val="D8F49DA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840148"/>
    <w:multiLevelType w:val="multilevel"/>
    <w:tmpl w:val="89A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676A0"/>
    <w:multiLevelType w:val="multilevel"/>
    <w:tmpl w:val="479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437F6"/>
    <w:multiLevelType w:val="multilevel"/>
    <w:tmpl w:val="0FC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F4151"/>
    <w:multiLevelType w:val="multilevel"/>
    <w:tmpl w:val="FE3E35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755251F"/>
    <w:multiLevelType w:val="hybridMultilevel"/>
    <w:tmpl w:val="C00896C8"/>
    <w:lvl w:ilvl="0" w:tplc="BEA098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17343C"/>
    <w:multiLevelType w:val="hybridMultilevel"/>
    <w:tmpl w:val="D8F49DAA"/>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6A09AA"/>
    <w:multiLevelType w:val="multilevel"/>
    <w:tmpl w:val="C81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057C2"/>
    <w:multiLevelType w:val="hybridMultilevel"/>
    <w:tmpl w:val="D2023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14262"/>
    <w:multiLevelType w:val="multilevel"/>
    <w:tmpl w:val="CC4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B5448"/>
    <w:multiLevelType w:val="hybridMultilevel"/>
    <w:tmpl w:val="3B4E8B78"/>
    <w:lvl w:ilvl="0" w:tplc="E98C5CF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EF75087"/>
    <w:multiLevelType w:val="hybridMultilevel"/>
    <w:tmpl w:val="02A60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325988">
    <w:abstractNumId w:val="14"/>
  </w:num>
  <w:num w:numId="2" w16cid:durableId="342513842">
    <w:abstractNumId w:val="19"/>
  </w:num>
  <w:num w:numId="3" w16cid:durableId="592861662">
    <w:abstractNumId w:val="9"/>
  </w:num>
  <w:num w:numId="4" w16cid:durableId="1981229249">
    <w:abstractNumId w:val="24"/>
  </w:num>
  <w:num w:numId="5" w16cid:durableId="728306163">
    <w:abstractNumId w:val="13"/>
  </w:num>
  <w:num w:numId="6" w16cid:durableId="354425889">
    <w:abstractNumId w:val="18"/>
  </w:num>
  <w:num w:numId="7" w16cid:durableId="187987109">
    <w:abstractNumId w:val="22"/>
  </w:num>
  <w:num w:numId="8" w16cid:durableId="696468308">
    <w:abstractNumId w:val="0"/>
  </w:num>
  <w:num w:numId="9" w16cid:durableId="1090928165">
    <w:abstractNumId w:val="23"/>
  </w:num>
  <w:num w:numId="10" w16cid:durableId="1969430549">
    <w:abstractNumId w:val="26"/>
  </w:num>
  <w:num w:numId="11" w16cid:durableId="1284992990">
    <w:abstractNumId w:val="2"/>
  </w:num>
  <w:num w:numId="12" w16cid:durableId="218825560">
    <w:abstractNumId w:val="25"/>
  </w:num>
  <w:num w:numId="13" w16cid:durableId="211698145">
    <w:abstractNumId w:val="5"/>
  </w:num>
  <w:num w:numId="14" w16cid:durableId="217866102">
    <w:abstractNumId w:val="3"/>
  </w:num>
  <w:num w:numId="15" w16cid:durableId="604381728">
    <w:abstractNumId w:val="10"/>
  </w:num>
  <w:num w:numId="16" w16cid:durableId="1737818660">
    <w:abstractNumId w:val="4"/>
  </w:num>
  <w:num w:numId="17" w16cid:durableId="1786847746">
    <w:abstractNumId w:val="21"/>
  </w:num>
  <w:num w:numId="18" w16cid:durableId="1237940164">
    <w:abstractNumId w:val="8"/>
  </w:num>
  <w:num w:numId="19" w16cid:durableId="1224874957">
    <w:abstractNumId w:val="1"/>
  </w:num>
  <w:num w:numId="20" w16cid:durableId="722097750">
    <w:abstractNumId w:val="17"/>
  </w:num>
  <w:num w:numId="21" w16cid:durableId="252008514">
    <w:abstractNumId w:val="16"/>
  </w:num>
  <w:num w:numId="22" w16cid:durableId="950697929">
    <w:abstractNumId w:val="7"/>
  </w:num>
  <w:num w:numId="23" w16cid:durableId="192766601">
    <w:abstractNumId w:val="20"/>
  </w:num>
  <w:num w:numId="24" w16cid:durableId="1522822061">
    <w:abstractNumId w:val="6"/>
  </w:num>
  <w:num w:numId="25" w16cid:durableId="1962615346">
    <w:abstractNumId w:val="11"/>
  </w:num>
  <w:num w:numId="26" w16cid:durableId="1510212379">
    <w:abstractNumId w:val="12"/>
  </w:num>
  <w:num w:numId="27" w16cid:durableId="142607223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 Li">
    <w15:presenceInfo w15:providerId="AD" w15:userId="S::ekol-yal@lu.se::7f0790e1-41fb-4c4a-835b-22aa5bb7d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F4"/>
    <w:rsid w:val="00000167"/>
    <w:rsid w:val="0000097F"/>
    <w:rsid w:val="00001030"/>
    <w:rsid w:val="00001A7E"/>
    <w:rsid w:val="000046C7"/>
    <w:rsid w:val="00004A47"/>
    <w:rsid w:val="00005909"/>
    <w:rsid w:val="00007367"/>
    <w:rsid w:val="00007C3C"/>
    <w:rsid w:val="00007E0A"/>
    <w:rsid w:val="000103A3"/>
    <w:rsid w:val="0001077B"/>
    <w:rsid w:val="00010801"/>
    <w:rsid w:val="000109EE"/>
    <w:rsid w:val="00011717"/>
    <w:rsid w:val="00012659"/>
    <w:rsid w:val="00012CA4"/>
    <w:rsid w:val="00012E5F"/>
    <w:rsid w:val="00013990"/>
    <w:rsid w:val="00015446"/>
    <w:rsid w:val="00015C22"/>
    <w:rsid w:val="000162BB"/>
    <w:rsid w:val="00016534"/>
    <w:rsid w:val="000165D7"/>
    <w:rsid w:val="00016BD6"/>
    <w:rsid w:val="0001785C"/>
    <w:rsid w:val="00017928"/>
    <w:rsid w:val="00017D8C"/>
    <w:rsid w:val="00017F66"/>
    <w:rsid w:val="0002018C"/>
    <w:rsid w:val="0002121F"/>
    <w:rsid w:val="00021D50"/>
    <w:rsid w:val="00022196"/>
    <w:rsid w:val="000222DD"/>
    <w:rsid w:val="00022566"/>
    <w:rsid w:val="00023666"/>
    <w:rsid w:val="00023CA1"/>
    <w:rsid w:val="0002439E"/>
    <w:rsid w:val="00024A6E"/>
    <w:rsid w:val="00024C3F"/>
    <w:rsid w:val="00026D58"/>
    <w:rsid w:val="00027166"/>
    <w:rsid w:val="0002721D"/>
    <w:rsid w:val="00027C3B"/>
    <w:rsid w:val="0003004C"/>
    <w:rsid w:val="000306EC"/>
    <w:rsid w:val="000318EB"/>
    <w:rsid w:val="000322D0"/>
    <w:rsid w:val="00032987"/>
    <w:rsid w:val="00032DD5"/>
    <w:rsid w:val="0003377A"/>
    <w:rsid w:val="00034347"/>
    <w:rsid w:val="0003566B"/>
    <w:rsid w:val="00035736"/>
    <w:rsid w:val="00035F11"/>
    <w:rsid w:val="0003631E"/>
    <w:rsid w:val="00036B77"/>
    <w:rsid w:val="000371AB"/>
    <w:rsid w:val="000375F9"/>
    <w:rsid w:val="00037B50"/>
    <w:rsid w:val="00037BD4"/>
    <w:rsid w:val="0004012C"/>
    <w:rsid w:val="00040835"/>
    <w:rsid w:val="0004318D"/>
    <w:rsid w:val="00044340"/>
    <w:rsid w:val="0004526E"/>
    <w:rsid w:val="000452ED"/>
    <w:rsid w:val="0004569B"/>
    <w:rsid w:val="00045AA7"/>
    <w:rsid w:val="000466EB"/>
    <w:rsid w:val="000469FA"/>
    <w:rsid w:val="00051350"/>
    <w:rsid w:val="00051912"/>
    <w:rsid w:val="00051F0F"/>
    <w:rsid w:val="00052662"/>
    <w:rsid w:val="0005269D"/>
    <w:rsid w:val="00053DEA"/>
    <w:rsid w:val="000542AD"/>
    <w:rsid w:val="00054BF1"/>
    <w:rsid w:val="000551E1"/>
    <w:rsid w:val="000558B8"/>
    <w:rsid w:val="000567E1"/>
    <w:rsid w:val="00056F64"/>
    <w:rsid w:val="0005759E"/>
    <w:rsid w:val="000605B4"/>
    <w:rsid w:val="000629FB"/>
    <w:rsid w:val="00062CA2"/>
    <w:rsid w:val="0006333C"/>
    <w:rsid w:val="000633AA"/>
    <w:rsid w:val="000635CF"/>
    <w:rsid w:val="00063832"/>
    <w:rsid w:val="00063F05"/>
    <w:rsid w:val="000650C6"/>
    <w:rsid w:val="00065E82"/>
    <w:rsid w:val="00066270"/>
    <w:rsid w:val="000664A3"/>
    <w:rsid w:val="00066933"/>
    <w:rsid w:val="000670ED"/>
    <w:rsid w:val="00067C58"/>
    <w:rsid w:val="00067F29"/>
    <w:rsid w:val="00070D2D"/>
    <w:rsid w:val="00070DDE"/>
    <w:rsid w:val="000711B1"/>
    <w:rsid w:val="000715D9"/>
    <w:rsid w:val="000717A3"/>
    <w:rsid w:val="000718B2"/>
    <w:rsid w:val="00073669"/>
    <w:rsid w:val="00073910"/>
    <w:rsid w:val="0007499E"/>
    <w:rsid w:val="0007554F"/>
    <w:rsid w:val="00075A0D"/>
    <w:rsid w:val="00075AF0"/>
    <w:rsid w:val="00075E33"/>
    <w:rsid w:val="0007641E"/>
    <w:rsid w:val="00077A20"/>
    <w:rsid w:val="0008074B"/>
    <w:rsid w:val="00081987"/>
    <w:rsid w:val="00081D2D"/>
    <w:rsid w:val="00082A24"/>
    <w:rsid w:val="00084272"/>
    <w:rsid w:val="0008444A"/>
    <w:rsid w:val="000844A3"/>
    <w:rsid w:val="00084787"/>
    <w:rsid w:val="0008598A"/>
    <w:rsid w:val="00086095"/>
    <w:rsid w:val="00086CA5"/>
    <w:rsid w:val="0008769C"/>
    <w:rsid w:val="000878CC"/>
    <w:rsid w:val="00090DB5"/>
    <w:rsid w:val="00091099"/>
    <w:rsid w:val="00091BE8"/>
    <w:rsid w:val="00092E62"/>
    <w:rsid w:val="00094B1D"/>
    <w:rsid w:val="00095FC0"/>
    <w:rsid w:val="00097281"/>
    <w:rsid w:val="000976FE"/>
    <w:rsid w:val="000A237B"/>
    <w:rsid w:val="000A3D0C"/>
    <w:rsid w:val="000A3F9C"/>
    <w:rsid w:val="000A4B3C"/>
    <w:rsid w:val="000A598B"/>
    <w:rsid w:val="000A5F92"/>
    <w:rsid w:val="000A7CE5"/>
    <w:rsid w:val="000B032C"/>
    <w:rsid w:val="000B17CE"/>
    <w:rsid w:val="000B217B"/>
    <w:rsid w:val="000B22E6"/>
    <w:rsid w:val="000B28B7"/>
    <w:rsid w:val="000B30A9"/>
    <w:rsid w:val="000B4362"/>
    <w:rsid w:val="000B56F8"/>
    <w:rsid w:val="000B6E46"/>
    <w:rsid w:val="000B769C"/>
    <w:rsid w:val="000B783A"/>
    <w:rsid w:val="000B7C1F"/>
    <w:rsid w:val="000C014D"/>
    <w:rsid w:val="000C02B4"/>
    <w:rsid w:val="000C5178"/>
    <w:rsid w:val="000C657D"/>
    <w:rsid w:val="000C6D05"/>
    <w:rsid w:val="000C7D91"/>
    <w:rsid w:val="000D1D4A"/>
    <w:rsid w:val="000D322A"/>
    <w:rsid w:val="000D3D3D"/>
    <w:rsid w:val="000D3DF0"/>
    <w:rsid w:val="000D42B7"/>
    <w:rsid w:val="000D4849"/>
    <w:rsid w:val="000D4BE8"/>
    <w:rsid w:val="000D50A1"/>
    <w:rsid w:val="000D5C01"/>
    <w:rsid w:val="000D6538"/>
    <w:rsid w:val="000E098D"/>
    <w:rsid w:val="000E1427"/>
    <w:rsid w:val="000E15EC"/>
    <w:rsid w:val="000E1E2E"/>
    <w:rsid w:val="000E237A"/>
    <w:rsid w:val="000E2803"/>
    <w:rsid w:val="000E2A1C"/>
    <w:rsid w:val="000E3DB3"/>
    <w:rsid w:val="000E409B"/>
    <w:rsid w:val="000E48A6"/>
    <w:rsid w:val="000E5773"/>
    <w:rsid w:val="000E5AF1"/>
    <w:rsid w:val="000E5D39"/>
    <w:rsid w:val="000E5E08"/>
    <w:rsid w:val="000F0190"/>
    <w:rsid w:val="000F0ED4"/>
    <w:rsid w:val="000F147A"/>
    <w:rsid w:val="000F2F5B"/>
    <w:rsid w:val="000F386C"/>
    <w:rsid w:val="000F39E0"/>
    <w:rsid w:val="000F62BD"/>
    <w:rsid w:val="000F6F30"/>
    <w:rsid w:val="000F70D9"/>
    <w:rsid w:val="000F74C9"/>
    <w:rsid w:val="000F7517"/>
    <w:rsid w:val="000F7594"/>
    <w:rsid w:val="00100236"/>
    <w:rsid w:val="001009E8"/>
    <w:rsid w:val="00102046"/>
    <w:rsid w:val="00102AD6"/>
    <w:rsid w:val="00102FDF"/>
    <w:rsid w:val="001046F5"/>
    <w:rsid w:val="00105921"/>
    <w:rsid w:val="001062A4"/>
    <w:rsid w:val="00106DEF"/>
    <w:rsid w:val="0010777C"/>
    <w:rsid w:val="00107E23"/>
    <w:rsid w:val="001104B8"/>
    <w:rsid w:val="001115CF"/>
    <w:rsid w:val="00111BC3"/>
    <w:rsid w:val="00112C40"/>
    <w:rsid w:val="00112DE1"/>
    <w:rsid w:val="00113EB8"/>
    <w:rsid w:val="00114279"/>
    <w:rsid w:val="0011518B"/>
    <w:rsid w:val="0011524C"/>
    <w:rsid w:val="00116E34"/>
    <w:rsid w:val="00117255"/>
    <w:rsid w:val="00120AEB"/>
    <w:rsid w:val="001217E7"/>
    <w:rsid w:val="00121F1D"/>
    <w:rsid w:val="00121F99"/>
    <w:rsid w:val="0012253A"/>
    <w:rsid w:val="001227B1"/>
    <w:rsid w:val="00123267"/>
    <w:rsid w:val="00123F66"/>
    <w:rsid w:val="00124BD8"/>
    <w:rsid w:val="0012566C"/>
    <w:rsid w:val="001265D9"/>
    <w:rsid w:val="00126B59"/>
    <w:rsid w:val="0012793A"/>
    <w:rsid w:val="001305AD"/>
    <w:rsid w:val="001306B6"/>
    <w:rsid w:val="001314B4"/>
    <w:rsid w:val="00133092"/>
    <w:rsid w:val="00133C4F"/>
    <w:rsid w:val="00134297"/>
    <w:rsid w:val="00134E82"/>
    <w:rsid w:val="00135495"/>
    <w:rsid w:val="001356AA"/>
    <w:rsid w:val="00135CC6"/>
    <w:rsid w:val="001363A2"/>
    <w:rsid w:val="00136A2A"/>
    <w:rsid w:val="0013741B"/>
    <w:rsid w:val="00137713"/>
    <w:rsid w:val="00137A86"/>
    <w:rsid w:val="00141575"/>
    <w:rsid w:val="001415EF"/>
    <w:rsid w:val="00141B8B"/>
    <w:rsid w:val="00143098"/>
    <w:rsid w:val="001430DE"/>
    <w:rsid w:val="00144145"/>
    <w:rsid w:val="00144184"/>
    <w:rsid w:val="00144EF4"/>
    <w:rsid w:val="00145657"/>
    <w:rsid w:val="00145BC9"/>
    <w:rsid w:val="00146188"/>
    <w:rsid w:val="00146344"/>
    <w:rsid w:val="001463DB"/>
    <w:rsid w:val="001473E9"/>
    <w:rsid w:val="001501DD"/>
    <w:rsid w:val="00150245"/>
    <w:rsid w:val="001509CA"/>
    <w:rsid w:val="00150BFB"/>
    <w:rsid w:val="001513C6"/>
    <w:rsid w:val="001525FC"/>
    <w:rsid w:val="0015567C"/>
    <w:rsid w:val="001557F2"/>
    <w:rsid w:val="00155ACC"/>
    <w:rsid w:val="001567EA"/>
    <w:rsid w:val="001574DB"/>
    <w:rsid w:val="00160025"/>
    <w:rsid w:val="0016023B"/>
    <w:rsid w:val="00160A04"/>
    <w:rsid w:val="00160E24"/>
    <w:rsid w:val="00161648"/>
    <w:rsid w:val="001618F1"/>
    <w:rsid w:val="00161E9F"/>
    <w:rsid w:val="00163F2E"/>
    <w:rsid w:val="00164E0F"/>
    <w:rsid w:val="00165204"/>
    <w:rsid w:val="00165BC3"/>
    <w:rsid w:val="001673E5"/>
    <w:rsid w:val="001674B1"/>
    <w:rsid w:val="001708C1"/>
    <w:rsid w:val="00171124"/>
    <w:rsid w:val="001713A6"/>
    <w:rsid w:val="001721C8"/>
    <w:rsid w:val="00173344"/>
    <w:rsid w:val="00173E01"/>
    <w:rsid w:val="00174017"/>
    <w:rsid w:val="00174F8E"/>
    <w:rsid w:val="00175B46"/>
    <w:rsid w:val="00176B40"/>
    <w:rsid w:val="001776BC"/>
    <w:rsid w:val="001776FE"/>
    <w:rsid w:val="00180019"/>
    <w:rsid w:val="00180605"/>
    <w:rsid w:val="00180CA4"/>
    <w:rsid w:val="00180CC0"/>
    <w:rsid w:val="001818C8"/>
    <w:rsid w:val="00181C0D"/>
    <w:rsid w:val="00182E01"/>
    <w:rsid w:val="0018305E"/>
    <w:rsid w:val="00186224"/>
    <w:rsid w:val="00186696"/>
    <w:rsid w:val="001869E2"/>
    <w:rsid w:val="001877E9"/>
    <w:rsid w:val="00190533"/>
    <w:rsid w:val="00191F6B"/>
    <w:rsid w:val="001923B6"/>
    <w:rsid w:val="001923E0"/>
    <w:rsid w:val="001932EF"/>
    <w:rsid w:val="00195F2B"/>
    <w:rsid w:val="001966CF"/>
    <w:rsid w:val="00196955"/>
    <w:rsid w:val="00196B5A"/>
    <w:rsid w:val="00197A11"/>
    <w:rsid w:val="001A01B2"/>
    <w:rsid w:val="001A04C9"/>
    <w:rsid w:val="001A077B"/>
    <w:rsid w:val="001A0CA8"/>
    <w:rsid w:val="001A105B"/>
    <w:rsid w:val="001A14F2"/>
    <w:rsid w:val="001A16E6"/>
    <w:rsid w:val="001A1719"/>
    <w:rsid w:val="001A208C"/>
    <w:rsid w:val="001A289C"/>
    <w:rsid w:val="001A29D7"/>
    <w:rsid w:val="001A352A"/>
    <w:rsid w:val="001A3594"/>
    <w:rsid w:val="001A37B3"/>
    <w:rsid w:val="001A3C9B"/>
    <w:rsid w:val="001A3D38"/>
    <w:rsid w:val="001A3F05"/>
    <w:rsid w:val="001A4225"/>
    <w:rsid w:val="001A4D46"/>
    <w:rsid w:val="001A4F34"/>
    <w:rsid w:val="001A514F"/>
    <w:rsid w:val="001A685E"/>
    <w:rsid w:val="001A6F46"/>
    <w:rsid w:val="001B026A"/>
    <w:rsid w:val="001B2145"/>
    <w:rsid w:val="001B229A"/>
    <w:rsid w:val="001B2B48"/>
    <w:rsid w:val="001B3096"/>
    <w:rsid w:val="001B3734"/>
    <w:rsid w:val="001B3D2E"/>
    <w:rsid w:val="001B47F0"/>
    <w:rsid w:val="001B4B6D"/>
    <w:rsid w:val="001B4B8E"/>
    <w:rsid w:val="001B4F3E"/>
    <w:rsid w:val="001B5AF2"/>
    <w:rsid w:val="001B6288"/>
    <w:rsid w:val="001B65BF"/>
    <w:rsid w:val="001B7A0C"/>
    <w:rsid w:val="001C0A29"/>
    <w:rsid w:val="001C0FFD"/>
    <w:rsid w:val="001C2676"/>
    <w:rsid w:val="001C26C5"/>
    <w:rsid w:val="001C3864"/>
    <w:rsid w:val="001C3DE3"/>
    <w:rsid w:val="001C4BDC"/>
    <w:rsid w:val="001C53D3"/>
    <w:rsid w:val="001C5567"/>
    <w:rsid w:val="001C5ECF"/>
    <w:rsid w:val="001D0DEB"/>
    <w:rsid w:val="001D0F18"/>
    <w:rsid w:val="001D152D"/>
    <w:rsid w:val="001D21FC"/>
    <w:rsid w:val="001D253F"/>
    <w:rsid w:val="001D35F7"/>
    <w:rsid w:val="001D3F40"/>
    <w:rsid w:val="001D42F7"/>
    <w:rsid w:val="001D5288"/>
    <w:rsid w:val="001D5B3A"/>
    <w:rsid w:val="001D65F3"/>
    <w:rsid w:val="001D6B74"/>
    <w:rsid w:val="001D6C8C"/>
    <w:rsid w:val="001E0417"/>
    <w:rsid w:val="001E091C"/>
    <w:rsid w:val="001E109E"/>
    <w:rsid w:val="001E117E"/>
    <w:rsid w:val="001E18CC"/>
    <w:rsid w:val="001E25E7"/>
    <w:rsid w:val="001E3C3E"/>
    <w:rsid w:val="001E47A7"/>
    <w:rsid w:val="001E560A"/>
    <w:rsid w:val="001E571E"/>
    <w:rsid w:val="001E5DFD"/>
    <w:rsid w:val="001E6E0F"/>
    <w:rsid w:val="001E798C"/>
    <w:rsid w:val="001E7B1A"/>
    <w:rsid w:val="001F01FF"/>
    <w:rsid w:val="001F0DB7"/>
    <w:rsid w:val="001F210D"/>
    <w:rsid w:val="001F2115"/>
    <w:rsid w:val="001F2BB0"/>
    <w:rsid w:val="001F3B1B"/>
    <w:rsid w:val="001F4AF6"/>
    <w:rsid w:val="001F53E8"/>
    <w:rsid w:val="001F724E"/>
    <w:rsid w:val="002001DF"/>
    <w:rsid w:val="00200B5F"/>
    <w:rsid w:val="002017C8"/>
    <w:rsid w:val="002019D9"/>
    <w:rsid w:val="00201A1E"/>
    <w:rsid w:val="00202EE2"/>
    <w:rsid w:val="002030A6"/>
    <w:rsid w:val="002046D0"/>
    <w:rsid w:val="002048E6"/>
    <w:rsid w:val="002052B4"/>
    <w:rsid w:val="00206FC9"/>
    <w:rsid w:val="002073F8"/>
    <w:rsid w:val="0020774B"/>
    <w:rsid w:val="0020796A"/>
    <w:rsid w:val="0021008D"/>
    <w:rsid w:val="0021014C"/>
    <w:rsid w:val="00210D46"/>
    <w:rsid w:val="002117F7"/>
    <w:rsid w:val="0021189B"/>
    <w:rsid w:val="00211B09"/>
    <w:rsid w:val="00212362"/>
    <w:rsid w:val="002123A2"/>
    <w:rsid w:val="002126E1"/>
    <w:rsid w:val="00212F7D"/>
    <w:rsid w:val="002132BC"/>
    <w:rsid w:val="0021465B"/>
    <w:rsid w:val="00214A76"/>
    <w:rsid w:val="002155B2"/>
    <w:rsid w:val="002158F5"/>
    <w:rsid w:val="00215CBC"/>
    <w:rsid w:val="00215FDC"/>
    <w:rsid w:val="00220336"/>
    <w:rsid w:val="002207D7"/>
    <w:rsid w:val="00220D62"/>
    <w:rsid w:val="00221054"/>
    <w:rsid w:val="00221D7A"/>
    <w:rsid w:val="0022234F"/>
    <w:rsid w:val="0022312B"/>
    <w:rsid w:val="0022363F"/>
    <w:rsid w:val="00223EF1"/>
    <w:rsid w:val="00224414"/>
    <w:rsid w:val="00225558"/>
    <w:rsid w:val="0022559C"/>
    <w:rsid w:val="0022572A"/>
    <w:rsid w:val="002261DB"/>
    <w:rsid w:val="0022640D"/>
    <w:rsid w:val="00230483"/>
    <w:rsid w:val="002309C5"/>
    <w:rsid w:val="00230B7B"/>
    <w:rsid w:val="0023161B"/>
    <w:rsid w:val="00231A96"/>
    <w:rsid w:val="00232CD4"/>
    <w:rsid w:val="00233388"/>
    <w:rsid w:val="002333ED"/>
    <w:rsid w:val="00233CAE"/>
    <w:rsid w:val="002344B9"/>
    <w:rsid w:val="0023489B"/>
    <w:rsid w:val="0023586A"/>
    <w:rsid w:val="00235D03"/>
    <w:rsid w:val="00236510"/>
    <w:rsid w:val="00236732"/>
    <w:rsid w:val="00236E27"/>
    <w:rsid w:val="00236FC0"/>
    <w:rsid w:val="00237E28"/>
    <w:rsid w:val="002404B0"/>
    <w:rsid w:val="0024099B"/>
    <w:rsid w:val="00241087"/>
    <w:rsid w:val="002412DA"/>
    <w:rsid w:val="002423E7"/>
    <w:rsid w:val="00242ECF"/>
    <w:rsid w:val="0024354F"/>
    <w:rsid w:val="00244770"/>
    <w:rsid w:val="00245B50"/>
    <w:rsid w:val="00246089"/>
    <w:rsid w:val="0025006C"/>
    <w:rsid w:val="00250251"/>
    <w:rsid w:val="00250B91"/>
    <w:rsid w:val="002517F7"/>
    <w:rsid w:val="00251AC5"/>
    <w:rsid w:val="00251ACD"/>
    <w:rsid w:val="0025227F"/>
    <w:rsid w:val="00252736"/>
    <w:rsid w:val="00252CE9"/>
    <w:rsid w:val="00253590"/>
    <w:rsid w:val="00254A2C"/>
    <w:rsid w:val="00255FFB"/>
    <w:rsid w:val="00256866"/>
    <w:rsid w:val="002573AB"/>
    <w:rsid w:val="00263B3A"/>
    <w:rsid w:val="00263CFC"/>
    <w:rsid w:val="00265464"/>
    <w:rsid w:val="0026566C"/>
    <w:rsid w:val="00265942"/>
    <w:rsid w:val="00266589"/>
    <w:rsid w:val="00266919"/>
    <w:rsid w:val="0026778B"/>
    <w:rsid w:val="002706FF"/>
    <w:rsid w:val="00270D66"/>
    <w:rsid w:val="00272F8E"/>
    <w:rsid w:val="00273467"/>
    <w:rsid w:val="00274BB5"/>
    <w:rsid w:val="00274F5E"/>
    <w:rsid w:val="00276FDF"/>
    <w:rsid w:val="002775F0"/>
    <w:rsid w:val="002802D6"/>
    <w:rsid w:val="002805A2"/>
    <w:rsid w:val="00280FE3"/>
    <w:rsid w:val="0028113F"/>
    <w:rsid w:val="002818F7"/>
    <w:rsid w:val="00282E86"/>
    <w:rsid w:val="00283241"/>
    <w:rsid w:val="00283524"/>
    <w:rsid w:val="002837E4"/>
    <w:rsid w:val="00283A5A"/>
    <w:rsid w:val="00283B76"/>
    <w:rsid w:val="00283B8D"/>
    <w:rsid w:val="002856D8"/>
    <w:rsid w:val="002905D0"/>
    <w:rsid w:val="00290609"/>
    <w:rsid w:val="00291607"/>
    <w:rsid w:val="0029161F"/>
    <w:rsid w:val="002919CF"/>
    <w:rsid w:val="00293267"/>
    <w:rsid w:val="0029343C"/>
    <w:rsid w:val="0029378C"/>
    <w:rsid w:val="00293A23"/>
    <w:rsid w:val="0029604E"/>
    <w:rsid w:val="00297BDF"/>
    <w:rsid w:val="002A0F1F"/>
    <w:rsid w:val="002A157F"/>
    <w:rsid w:val="002A16AA"/>
    <w:rsid w:val="002A249B"/>
    <w:rsid w:val="002A2B53"/>
    <w:rsid w:val="002A395C"/>
    <w:rsid w:val="002A3BE9"/>
    <w:rsid w:val="002A3CA2"/>
    <w:rsid w:val="002A40FB"/>
    <w:rsid w:val="002A5C4D"/>
    <w:rsid w:val="002A5C79"/>
    <w:rsid w:val="002A6385"/>
    <w:rsid w:val="002A77AA"/>
    <w:rsid w:val="002B163A"/>
    <w:rsid w:val="002B25EE"/>
    <w:rsid w:val="002B2A65"/>
    <w:rsid w:val="002B30D6"/>
    <w:rsid w:val="002B3C5B"/>
    <w:rsid w:val="002B3E14"/>
    <w:rsid w:val="002B4205"/>
    <w:rsid w:val="002B434D"/>
    <w:rsid w:val="002B46F8"/>
    <w:rsid w:val="002B51AE"/>
    <w:rsid w:val="002B596D"/>
    <w:rsid w:val="002B5FE3"/>
    <w:rsid w:val="002B6045"/>
    <w:rsid w:val="002B6C91"/>
    <w:rsid w:val="002B7077"/>
    <w:rsid w:val="002B74F9"/>
    <w:rsid w:val="002B799A"/>
    <w:rsid w:val="002B7A1D"/>
    <w:rsid w:val="002C02CC"/>
    <w:rsid w:val="002C2DEC"/>
    <w:rsid w:val="002C4145"/>
    <w:rsid w:val="002C440A"/>
    <w:rsid w:val="002C4445"/>
    <w:rsid w:val="002C5263"/>
    <w:rsid w:val="002C6085"/>
    <w:rsid w:val="002C6FB6"/>
    <w:rsid w:val="002C77E5"/>
    <w:rsid w:val="002D0B97"/>
    <w:rsid w:val="002D1B62"/>
    <w:rsid w:val="002D32D9"/>
    <w:rsid w:val="002D3951"/>
    <w:rsid w:val="002D416B"/>
    <w:rsid w:val="002D4427"/>
    <w:rsid w:val="002D6C97"/>
    <w:rsid w:val="002D71D1"/>
    <w:rsid w:val="002D74ED"/>
    <w:rsid w:val="002D777F"/>
    <w:rsid w:val="002D7B28"/>
    <w:rsid w:val="002E0153"/>
    <w:rsid w:val="002E0FF5"/>
    <w:rsid w:val="002E1170"/>
    <w:rsid w:val="002E2995"/>
    <w:rsid w:val="002E3A68"/>
    <w:rsid w:val="002E4199"/>
    <w:rsid w:val="002E5346"/>
    <w:rsid w:val="002E5378"/>
    <w:rsid w:val="002E5E42"/>
    <w:rsid w:val="002E5F5E"/>
    <w:rsid w:val="002E637D"/>
    <w:rsid w:val="002E6CC9"/>
    <w:rsid w:val="002E7FF3"/>
    <w:rsid w:val="002F007D"/>
    <w:rsid w:val="002F16D7"/>
    <w:rsid w:val="002F1AD9"/>
    <w:rsid w:val="002F1F83"/>
    <w:rsid w:val="002F216C"/>
    <w:rsid w:val="002F29F0"/>
    <w:rsid w:val="002F2C4B"/>
    <w:rsid w:val="002F2D5B"/>
    <w:rsid w:val="002F444B"/>
    <w:rsid w:val="002F4ECA"/>
    <w:rsid w:val="002F4F7A"/>
    <w:rsid w:val="002F50ED"/>
    <w:rsid w:val="002F58B9"/>
    <w:rsid w:val="002F6AAC"/>
    <w:rsid w:val="002F6B37"/>
    <w:rsid w:val="002F75E5"/>
    <w:rsid w:val="00300576"/>
    <w:rsid w:val="0030074C"/>
    <w:rsid w:val="00300B6E"/>
    <w:rsid w:val="00300DF6"/>
    <w:rsid w:val="003010B4"/>
    <w:rsid w:val="003010EB"/>
    <w:rsid w:val="003011AF"/>
    <w:rsid w:val="003015E0"/>
    <w:rsid w:val="0030163C"/>
    <w:rsid w:val="00302BCD"/>
    <w:rsid w:val="00302C32"/>
    <w:rsid w:val="00302CF8"/>
    <w:rsid w:val="003037F3"/>
    <w:rsid w:val="00303ECF"/>
    <w:rsid w:val="003043CE"/>
    <w:rsid w:val="00304A9E"/>
    <w:rsid w:val="00305250"/>
    <w:rsid w:val="00305FE8"/>
    <w:rsid w:val="0030646E"/>
    <w:rsid w:val="003073A0"/>
    <w:rsid w:val="003074ED"/>
    <w:rsid w:val="00307AE2"/>
    <w:rsid w:val="00310812"/>
    <w:rsid w:val="00310D26"/>
    <w:rsid w:val="003114C9"/>
    <w:rsid w:val="00312C75"/>
    <w:rsid w:val="00314B74"/>
    <w:rsid w:val="003150C9"/>
    <w:rsid w:val="00315181"/>
    <w:rsid w:val="00315984"/>
    <w:rsid w:val="0031668F"/>
    <w:rsid w:val="0032005E"/>
    <w:rsid w:val="00320088"/>
    <w:rsid w:val="00320A61"/>
    <w:rsid w:val="00320F00"/>
    <w:rsid w:val="0032116F"/>
    <w:rsid w:val="00321665"/>
    <w:rsid w:val="0032198D"/>
    <w:rsid w:val="00321DF7"/>
    <w:rsid w:val="0032217D"/>
    <w:rsid w:val="00322E71"/>
    <w:rsid w:val="00322F76"/>
    <w:rsid w:val="00323030"/>
    <w:rsid w:val="00323077"/>
    <w:rsid w:val="003231CC"/>
    <w:rsid w:val="00323765"/>
    <w:rsid w:val="00323A29"/>
    <w:rsid w:val="00323E83"/>
    <w:rsid w:val="00323F42"/>
    <w:rsid w:val="0032461A"/>
    <w:rsid w:val="00324DFA"/>
    <w:rsid w:val="003251EA"/>
    <w:rsid w:val="00325A38"/>
    <w:rsid w:val="0032668E"/>
    <w:rsid w:val="003267A1"/>
    <w:rsid w:val="00326C72"/>
    <w:rsid w:val="0032739F"/>
    <w:rsid w:val="0033088F"/>
    <w:rsid w:val="003311D4"/>
    <w:rsid w:val="0033175A"/>
    <w:rsid w:val="00332BDD"/>
    <w:rsid w:val="00332F43"/>
    <w:rsid w:val="00334321"/>
    <w:rsid w:val="0033500B"/>
    <w:rsid w:val="0033529A"/>
    <w:rsid w:val="00335397"/>
    <w:rsid w:val="003353C1"/>
    <w:rsid w:val="003357BD"/>
    <w:rsid w:val="003357D2"/>
    <w:rsid w:val="0034081E"/>
    <w:rsid w:val="00340856"/>
    <w:rsid w:val="00342500"/>
    <w:rsid w:val="003428A3"/>
    <w:rsid w:val="0034457A"/>
    <w:rsid w:val="003445A0"/>
    <w:rsid w:val="003447FB"/>
    <w:rsid w:val="00344BDA"/>
    <w:rsid w:val="00345710"/>
    <w:rsid w:val="003473EA"/>
    <w:rsid w:val="00347424"/>
    <w:rsid w:val="00347571"/>
    <w:rsid w:val="00347E43"/>
    <w:rsid w:val="00350C8E"/>
    <w:rsid w:val="00350E90"/>
    <w:rsid w:val="00351B2E"/>
    <w:rsid w:val="00352E31"/>
    <w:rsid w:val="00353082"/>
    <w:rsid w:val="003533A9"/>
    <w:rsid w:val="003559B6"/>
    <w:rsid w:val="003575E5"/>
    <w:rsid w:val="00361ED3"/>
    <w:rsid w:val="00361FE6"/>
    <w:rsid w:val="00363749"/>
    <w:rsid w:val="00363D20"/>
    <w:rsid w:val="00364CA0"/>
    <w:rsid w:val="0036590C"/>
    <w:rsid w:val="00365B65"/>
    <w:rsid w:val="003660E3"/>
    <w:rsid w:val="003666F0"/>
    <w:rsid w:val="0036716B"/>
    <w:rsid w:val="00367752"/>
    <w:rsid w:val="00367883"/>
    <w:rsid w:val="00367D1D"/>
    <w:rsid w:val="00367DF7"/>
    <w:rsid w:val="00370AAC"/>
    <w:rsid w:val="00370AE2"/>
    <w:rsid w:val="00370CE9"/>
    <w:rsid w:val="0037196F"/>
    <w:rsid w:val="00371CC5"/>
    <w:rsid w:val="00372A7C"/>
    <w:rsid w:val="00372F0C"/>
    <w:rsid w:val="003731C5"/>
    <w:rsid w:val="003735E1"/>
    <w:rsid w:val="00374ACB"/>
    <w:rsid w:val="00375299"/>
    <w:rsid w:val="00376281"/>
    <w:rsid w:val="00381D09"/>
    <w:rsid w:val="00382318"/>
    <w:rsid w:val="003839A0"/>
    <w:rsid w:val="003841AB"/>
    <w:rsid w:val="00384781"/>
    <w:rsid w:val="00384AE3"/>
    <w:rsid w:val="00385375"/>
    <w:rsid w:val="00385D80"/>
    <w:rsid w:val="00386123"/>
    <w:rsid w:val="0038645D"/>
    <w:rsid w:val="003869EE"/>
    <w:rsid w:val="00386A82"/>
    <w:rsid w:val="00386B14"/>
    <w:rsid w:val="00386CC2"/>
    <w:rsid w:val="00390414"/>
    <w:rsid w:val="00391CEC"/>
    <w:rsid w:val="00392F64"/>
    <w:rsid w:val="003934A3"/>
    <w:rsid w:val="0039368F"/>
    <w:rsid w:val="00393B64"/>
    <w:rsid w:val="003959F0"/>
    <w:rsid w:val="00395EEE"/>
    <w:rsid w:val="00396563"/>
    <w:rsid w:val="00397644"/>
    <w:rsid w:val="00397CD3"/>
    <w:rsid w:val="003A0C1A"/>
    <w:rsid w:val="003A118B"/>
    <w:rsid w:val="003A1A34"/>
    <w:rsid w:val="003A2AC7"/>
    <w:rsid w:val="003A332A"/>
    <w:rsid w:val="003A396A"/>
    <w:rsid w:val="003A3C11"/>
    <w:rsid w:val="003A40F1"/>
    <w:rsid w:val="003A5D86"/>
    <w:rsid w:val="003A6659"/>
    <w:rsid w:val="003A6F00"/>
    <w:rsid w:val="003A71BB"/>
    <w:rsid w:val="003A75EC"/>
    <w:rsid w:val="003A79F9"/>
    <w:rsid w:val="003B03A9"/>
    <w:rsid w:val="003B08BC"/>
    <w:rsid w:val="003B14E1"/>
    <w:rsid w:val="003B16F0"/>
    <w:rsid w:val="003B2B61"/>
    <w:rsid w:val="003B2C05"/>
    <w:rsid w:val="003B3A12"/>
    <w:rsid w:val="003B4CEE"/>
    <w:rsid w:val="003B6CF1"/>
    <w:rsid w:val="003B6ED4"/>
    <w:rsid w:val="003C2BEF"/>
    <w:rsid w:val="003C4D71"/>
    <w:rsid w:val="003C5199"/>
    <w:rsid w:val="003C5922"/>
    <w:rsid w:val="003C72B9"/>
    <w:rsid w:val="003D0593"/>
    <w:rsid w:val="003D24C5"/>
    <w:rsid w:val="003D472F"/>
    <w:rsid w:val="003D4A38"/>
    <w:rsid w:val="003D4D74"/>
    <w:rsid w:val="003D5083"/>
    <w:rsid w:val="003D519D"/>
    <w:rsid w:val="003D55B7"/>
    <w:rsid w:val="003D578A"/>
    <w:rsid w:val="003D5A4C"/>
    <w:rsid w:val="003D6689"/>
    <w:rsid w:val="003D75F8"/>
    <w:rsid w:val="003D7E89"/>
    <w:rsid w:val="003E06AF"/>
    <w:rsid w:val="003E101D"/>
    <w:rsid w:val="003E2009"/>
    <w:rsid w:val="003E2A58"/>
    <w:rsid w:val="003E37CB"/>
    <w:rsid w:val="003E535C"/>
    <w:rsid w:val="003E7B10"/>
    <w:rsid w:val="003F0A32"/>
    <w:rsid w:val="003F1048"/>
    <w:rsid w:val="003F1291"/>
    <w:rsid w:val="003F25DE"/>
    <w:rsid w:val="003F35AB"/>
    <w:rsid w:val="003F4215"/>
    <w:rsid w:val="003F517F"/>
    <w:rsid w:val="003F5CA1"/>
    <w:rsid w:val="003F5F68"/>
    <w:rsid w:val="00400BCE"/>
    <w:rsid w:val="00400C8A"/>
    <w:rsid w:val="00401601"/>
    <w:rsid w:val="004018E0"/>
    <w:rsid w:val="0040230D"/>
    <w:rsid w:val="00403331"/>
    <w:rsid w:val="00403A1F"/>
    <w:rsid w:val="00403B57"/>
    <w:rsid w:val="00404C28"/>
    <w:rsid w:val="00405103"/>
    <w:rsid w:val="004052A9"/>
    <w:rsid w:val="004055BE"/>
    <w:rsid w:val="00405DC0"/>
    <w:rsid w:val="00406994"/>
    <w:rsid w:val="00406E16"/>
    <w:rsid w:val="00407AB1"/>
    <w:rsid w:val="00407BB0"/>
    <w:rsid w:val="00412DAD"/>
    <w:rsid w:val="0041420E"/>
    <w:rsid w:val="004149C0"/>
    <w:rsid w:val="00415923"/>
    <w:rsid w:val="004166C2"/>
    <w:rsid w:val="004173A4"/>
    <w:rsid w:val="004179C9"/>
    <w:rsid w:val="004205EE"/>
    <w:rsid w:val="0042137B"/>
    <w:rsid w:val="0042182D"/>
    <w:rsid w:val="00421BBC"/>
    <w:rsid w:val="00422E47"/>
    <w:rsid w:val="00423165"/>
    <w:rsid w:val="00423804"/>
    <w:rsid w:val="0042383E"/>
    <w:rsid w:val="00424369"/>
    <w:rsid w:val="004245A2"/>
    <w:rsid w:val="00424639"/>
    <w:rsid w:val="00424655"/>
    <w:rsid w:val="00425C0B"/>
    <w:rsid w:val="00426662"/>
    <w:rsid w:val="004266A8"/>
    <w:rsid w:val="00426725"/>
    <w:rsid w:val="00426B19"/>
    <w:rsid w:val="00426F9D"/>
    <w:rsid w:val="00427140"/>
    <w:rsid w:val="004310C1"/>
    <w:rsid w:val="00431C49"/>
    <w:rsid w:val="00432A34"/>
    <w:rsid w:val="0043348C"/>
    <w:rsid w:val="00433504"/>
    <w:rsid w:val="0043399C"/>
    <w:rsid w:val="00434B4A"/>
    <w:rsid w:val="00435E68"/>
    <w:rsid w:val="00436726"/>
    <w:rsid w:val="00440F13"/>
    <w:rsid w:val="0044229F"/>
    <w:rsid w:val="0044259A"/>
    <w:rsid w:val="00443162"/>
    <w:rsid w:val="00443235"/>
    <w:rsid w:val="00443913"/>
    <w:rsid w:val="004440B9"/>
    <w:rsid w:val="00444CA2"/>
    <w:rsid w:val="0044511F"/>
    <w:rsid w:val="004457DD"/>
    <w:rsid w:val="0044612A"/>
    <w:rsid w:val="00446AB7"/>
    <w:rsid w:val="00447F61"/>
    <w:rsid w:val="0045001B"/>
    <w:rsid w:val="004512DF"/>
    <w:rsid w:val="00451F22"/>
    <w:rsid w:val="00452032"/>
    <w:rsid w:val="004521AF"/>
    <w:rsid w:val="00452739"/>
    <w:rsid w:val="00453C46"/>
    <w:rsid w:val="0045438F"/>
    <w:rsid w:val="004544FA"/>
    <w:rsid w:val="004547A2"/>
    <w:rsid w:val="00454C89"/>
    <w:rsid w:val="00455867"/>
    <w:rsid w:val="00455A4B"/>
    <w:rsid w:val="00455BBB"/>
    <w:rsid w:val="00455C09"/>
    <w:rsid w:val="00456708"/>
    <w:rsid w:val="004600F4"/>
    <w:rsid w:val="00461AB5"/>
    <w:rsid w:val="00463C2A"/>
    <w:rsid w:val="004647E2"/>
    <w:rsid w:val="00464CDE"/>
    <w:rsid w:val="00465DBD"/>
    <w:rsid w:val="004662A3"/>
    <w:rsid w:val="00467451"/>
    <w:rsid w:val="00470098"/>
    <w:rsid w:val="00470444"/>
    <w:rsid w:val="00472204"/>
    <w:rsid w:val="00473AB4"/>
    <w:rsid w:val="00474C1D"/>
    <w:rsid w:val="00476429"/>
    <w:rsid w:val="00476B48"/>
    <w:rsid w:val="004772B6"/>
    <w:rsid w:val="00477B96"/>
    <w:rsid w:val="00480287"/>
    <w:rsid w:val="0048142D"/>
    <w:rsid w:val="00481B90"/>
    <w:rsid w:val="00483C5E"/>
    <w:rsid w:val="00484F1F"/>
    <w:rsid w:val="0048549E"/>
    <w:rsid w:val="0048564D"/>
    <w:rsid w:val="00485BB1"/>
    <w:rsid w:val="00486116"/>
    <w:rsid w:val="0048617D"/>
    <w:rsid w:val="00486569"/>
    <w:rsid w:val="004876CD"/>
    <w:rsid w:val="004878DC"/>
    <w:rsid w:val="004900C7"/>
    <w:rsid w:val="00491A63"/>
    <w:rsid w:val="004921D4"/>
    <w:rsid w:val="00492B2D"/>
    <w:rsid w:val="00492EA8"/>
    <w:rsid w:val="004958DD"/>
    <w:rsid w:val="00495C10"/>
    <w:rsid w:val="00497255"/>
    <w:rsid w:val="004A0C5E"/>
    <w:rsid w:val="004A1289"/>
    <w:rsid w:val="004A14CD"/>
    <w:rsid w:val="004A1583"/>
    <w:rsid w:val="004A176D"/>
    <w:rsid w:val="004A1790"/>
    <w:rsid w:val="004A2153"/>
    <w:rsid w:val="004A2F0D"/>
    <w:rsid w:val="004A44D5"/>
    <w:rsid w:val="004A54EA"/>
    <w:rsid w:val="004A573C"/>
    <w:rsid w:val="004A6799"/>
    <w:rsid w:val="004A6881"/>
    <w:rsid w:val="004A69B3"/>
    <w:rsid w:val="004A6D83"/>
    <w:rsid w:val="004B0D22"/>
    <w:rsid w:val="004B0D99"/>
    <w:rsid w:val="004B0EF4"/>
    <w:rsid w:val="004B102C"/>
    <w:rsid w:val="004B10D9"/>
    <w:rsid w:val="004B2460"/>
    <w:rsid w:val="004B2A5D"/>
    <w:rsid w:val="004B4604"/>
    <w:rsid w:val="004B468D"/>
    <w:rsid w:val="004B628F"/>
    <w:rsid w:val="004B69D9"/>
    <w:rsid w:val="004B6C8E"/>
    <w:rsid w:val="004B705C"/>
    <w:rsid w:val="004B7A3F"/>
    <w:rsid w:val="004B7E68"/>
    <w:rsid w:val="004C07D2"/>
    <w:rsid w:val="004C1774"/>
    <w:rsid w:val="004C1B09"/>
    <w:rsid w:val="004C210D"/>
    <w:rsid w:val="004C2535"/>
    <w:rsid w:val="004C2E02"/>
    <w:rsid w:val="004C3136"/>
    <w:rsid w:val="004C37F2"/>
    <w:rsid w:val="004C4816"/>
    <w:rsid w:val="004C4BF1"/>
    <w:rsid w:val="004C612D"/>
    <w:rsid w:val="004C6E69"/>
    <w:rsid w:val="004C7ED8"/>
    <w:rsid w:val="004D0426"/>
    <w:rsid w:val="004D2C73"/>
    <w:rsid w:val="004D4F60"/>
    <w:rsid w:val="004D5662"/>
    <w:rsid w:val="004D66C4"/>
    <w:rsid w:val="004D6BEA"/>
    <w:rsid w:val="004D7A8A"/>
    <w:rsid w:val="004D7D8C"/>
    <w:rsid w:val="004E1068"/>
    <w:rsid w:val="004E1B84"/>
    <w:rsid w:val="004E230D"/>
    <w:rsid w:val="004E2624"/>
    <w:rsid w:val="004E3220"/>
    <w:rsid w:val="004E48FF"/>
    <w:rsid w:val="004E51F0"/>
    <w:rsid w:val="004E52C8"/>
    <w:rsid w:val="004E5608"/>
    <w:rsid w:val="004E5D8F"/>
    <w:rsid w:val="004E7669"/>
    <w:rsid w:val="004F185C"/>
    <w:rsid w:val="004F1992"/>
    <w:rsid w:val="004F2D2C"/>
    <w:rsid w:val="004F3844"/>
    <w:rsid w:val="004F4A7E"/>
    <w:rsid w:val="004F4DF3"/>
    <w:rsid w:val="004F5173"/>
    <w:rsid w:val="004F5611"/>
    <w:rsid w:val="004F56AB"/>
    <w:rsid w:val="004F5C36"/>
    <w:rsid w:val="004F65C2"/>
    <w:rsid w:val="004F68A2"/>
    <w:rsid w:val="004F70DC"/>
    <w:rsid w:val="004F72FC"/>
    <w:rsid w:val="004F78EA"/>
    <w:rsid w:val="004F79E6"/>
    <w:rsid w:val="004F7BA7"/>
    <w:rsid w:val="00503168"/>
    <w:rsid w:val="0050381B"/>
    <w:rsid w:val="00503899"/>
    <w:rsid w:val="00503975"/>
    <w:rsid w:val="00503A28"/>
    <w:rsid w:val="005045C2"/>
    <w:rsid w:val="00504AE6"/>
    <w:rsid w:val="0050527A"/>
    <w:rsid w:val="0050552F"/>
    <w:rsid w:val="00505CC2"/>
    <w:rsid w:val="00505D27"/>
    <w:rsid w:val="00507332"/>
    <w:rsid w:val="0050784F"/>
    <w:rsid w:val="00510202"/>
    <w:rsid w:val="0051031B"/>
    <w:rsid w:val="00510346"/>
    <w:rsid w:val="005109A7"/>
    <w:rsid w:val="00511A71"/>
    <w:rsid w:val="005127AF"/>
    <w:rsid w:val="00512C37"/>
    <w:rsid w:val="00512FB5"/>
    <w:rsid w:val="00514452"/>
    <w:rsid w:val="00514839"/>
    <w:rsid w:val="005149D1"/>
    <w:rsid w:val="00514DA1"/>
    <w:rsid w:val="00514FE6"/>
    <w:rsid w:val="005153C0"/>
    <w:rsid w:val="00516B2D"/>
    <w:rsid w:val="00517771"/>
    <w:rsid w:val="00517FFC"/>
    <w:rsid w:val="005208B6"/>
    <w:rsid w:val="0052093D"/>
    <w:rsid w:val="00520B68"/>
    <w:rsid w:val="00520CAC"/>
    <w:rsid w:val="0052169F"/>
    <w:rsid w:val="00522369"/>
    <w:rsid w:val="00523689"/>
    <w:rsid w:val="00523CDB"/>
    <w:rsid w:val="0052401C"/>
    <w:rsid w:val="00524A27"/>
    <w:rsid w:val="00524C5C"/>
    <w:rsid w:val="00524CE6"/>
    <w:rsid w:val="00526B8B"/>
    <w:rsid w:val="0053114D"/>
    <w:rsid w:val="005313BD"/>
    <w:rsid w:val="0053144F"/>
    <w:rsid w:val="0053342F"/>
    <w:rsid w:val="00533CD4"/>
    <w:rsid w:val="00533EF6"/>
    <w:rsid w:val="00535BBA"/>
    <w:rsid w:val="00536B72"/>
    <w:rsid w:val="00537212"/>
    <w:rsid w:val="005375BF"/>
    <w:rsid w:val="00537D91"/>
    <w:rsid w:val="0054007E"/>
    <w:rsid w:val="005413E4"/>
    <w:rsid w:val="00542301"/>
    <w:rsid w:val="00542CF0"/>
    <w:rsid w:val="00543B5C"/>
    <w:rsid w:val="00544F78"/>
    <w:rsid w:val="00545D9E"/>
    <w:rsid w:val="0054667F"/>
    <w:rsid w:val="00546BDE"/>
    <w:rsid w:val="00546F33"/>
    <w:rsid w:val="005470E8"/>
    <w:rsid w:val="00547B39"/>
    <w:rsid w:val="00550153"/>
    <w:rsid w:val="00550E7D"/>
    <w:rsid w:val="00551075"/>
    <w:rsid w:val="0055427C"/>
    <w:rsid w:val="0055469E"/>
    <w:rsid w:val="00556A58"/>
    <w:rsid w:val="00557356"/>
    <w:rsid w:val="00557381"/>
    <w:rsid w:val="005573A7"/>
    <w:rsid w:val="00560DD6"/>
    <w:rsid w:val="00561266"/>
    <w:rsid w:val="00561407"/>
    <w:rsid w:val="00561749"/>
    <w:rsid w:val="005619E3"/>
    <w:rsid w:val="0056217E"/>
    <w:rsid w:val="00562D02"/>
    <w:rsid w:val="00562E62"/>
    <w:rsid w:val="00563594"/>
    <w:rsid w:val="00564446"/>
    <w:rsid w:val="00564948"/>
    <w:rsid w:val="005657C1"/>
    <w:rsid w:val="005660DE"/>
    <w:rsid w:val="00566179"/>
    <w:rsid w:val="00566506"/>
    <w:rsid w:val="00566519"/>
    <w:rsid w:val="00566538"/>
    <w:rsid w:val="00566FAD"/>
    <w:rsid w:val="00570194"/>
    <w:rsid w:val="005709BA"/>
    <w:rsid w:val="0057184E"/>
    <w:rsid w:val="00571A3D"/>
    <w:rsid w:val="00573671"/>
    <w:rsid w:val="00573B05"/>
    <w:rsid w:val="00573BE8"/>
    <w:rsid w:val="00573D8F"/>
    <w:rsid w:val="00574B4C"/>
    <w:rsid w:val="00574DD7"/>
    <w:rsid w:val="005753B9"/>
    <w:rsid w:val="0057653C"/>
    <w:rsid w:val="005772BF"/>
    <w:rsid w:val="00577AD7"/>
    <w:rsid w:val="00577BC8"/>
    <w:rsid w:val="00577FA3"/>
    <w:rsid w:val="005805AF"/>
    <w:rsid w:val="0058137D"/>
    <w:rsid w:val="0058260A"/>
    <w:rsid w:val="00582D51"/>
    <w:rsid w:val="005831F4"/>
    <w:rsid w:val="00583224"/>
    <w:rsid w:val="005864B7"/>
    <w:rsid w:val="00586D4D"/>
    <w:rsid w:val="00590D2A"/>
    <w:rsid w:val="00591608"/>
    <w:rsid w:val="00591763"/>
    <w:rsid w:val="00591B76"/>
    <w:rsid w:val="005936F0"/>
    <w:rsid w:val="00593B2D"/>
    <w:rsid w:val="00593D6E"/>
    <w:rsid w:val="00593DEF"/>
    <w:rsid w:val="00594A2D"/>
    <w:rsid w:val="00594F15"/>
    <w:rsid w:val="00595E8B"/>
    <w:rsid w:val="00596AAE"/>
    <w:rsid w:val="005976F9"/>
    <w:rsid w:val="005A00AE"/>
    <w:rsid w:val="005A0206"/>
    <w:rsid w:val="005A05C3"/>
    <w:rsid w:val="005A0855"/>
    <w:rsid w:val="005A0C2B"/>
    <w:rsid w:val="005A30BD"/>
    <w:rsid w:val="005A3300"/>
    <w:rsid w:val="005A36C3"/>
    <w:rsid w:val="005A426A"/>
    <w:rsid w:val="005A465C"/>
    <w:rsid w:val="005A5915"/>
    <w:rsid w:val="005A5FD4"/>
    <w:rsid w:val="005B00CE"/>
    <w:rsid w:val="005B0242"/>
    <w:rsid w:val="005B2809"/>
    <w:rsid w:val="005B4758"/>
    <w:rsid w:val="005B4871"/>
    <w:rsid w:val="005B5AB4"/>
    <w:rsid w:val="005B72DE"/>
    <w:rsid w:val="005B743A"/>
    <w:rsid w:val="005C0679"/>
    <w:rsid w:val="005C0E6D"/>
    <w:rsid w:val="005C1AF7"/>
    <w:rsid w:val="005C1D3F"/>
    <w:rsid w:val="005C2D3F"/>
    <w:rsid w:val="005C362C"/>
    <w:rsid w:val="005C3D76"/>
    <w:rsid w:val="005C424E"/>
    <w:rsid w:val="005C497A"/>
    <w:rsid w:val="005C4E6D"/>
    <w:rsid w:val="005C51C1"/>
    <w:rsid w:val="005C5319"/>
    <w:rsid w:val="005C5A9E"/>
    <w:rsid w:val="005C5FE5"/>
    <w:rsid w:val="005C63A3"/>
    <w:rsid w:val="005C75AB"/>
    <w:rsid w:val="005D0D66"/>
    <w:rsid w:val="005D19DB"/>
    <w:rsid w:val="005D1A62"/>
    <w:rsid w:val="005D4BDE"/>
    <w:rsid w:val="005D4C7B"/>
    <w:rsid w:val="005D5037"/>
    <w:rsid w:val="005D5161"/>
    <w:rsid w:val="005D5256"/>
    <w:rsid w:val="005D5B14"/>
    <w:rsid w:val="005D7D5F"/>
    <w:rsid w:val="005E0FD3"/>
    <w:rsid w:val="005E3A49"/>
    <w:rsid w:val="005E4D56"/>
    <w:rsid w:val="005E55D3"/>
    <w:rsid w:val="005E55EF"/>
    <w:rsid w:val="005E6459"/>
    <w:rsid w:val="005E72AF"/>
    <w:rsid w:val="005E752E"/>
    <w:rsid w:val="005E75DB"/>
    <w:rsid w:val="005F043E"/>
    <w:rsid w:val="005F0DD8"/>
    <w:rsid w:val="005F1224"/>
    <w:rsid w:val="005F1FEE"/>
    <w:rsid w:val="005F23F1"/>
    <w:rsid w:val="005F24C6"/>
    <w:rsid w:val="005F29C5"/>
    <w:rsid w:val="005F2CE4"/>
    <w:rsid w:val="005F34B2"/>
    <w:rsid w:val="005F3FBE"/>
    <w:rsid w:val="005F4029"/>
    <w:rsid w:val="005F45AB"/>
    <w:rsid w:val="005F4673"/>
    <w:rsid w:val="005F4A27"/>
    <w:rsid w:val="005F51BE"/>
    <w:rsid w:val="005F6F7E"/>
    <w:rsid w:val="005F732E"/>
    <w:rsid w:val="005F76E9"/>
    <w:rsid w:val="00600031"/>
    <w:rsid w:val="00600B9B"/>
    <w:rsid w:val="006015A0"/>
    <w:rsid w:val="006029A4"/>
    <w:rsid w:val="006029ED"/>
    <w:rsid w:val="00603546"/>
    <w:rsid w:val="006039C6"/>
    <w:rsid w:val="00603C44"/>
    <w:rsid w:val="00605263"/>
    <w:rsid w:val="00605454"/>
    <w:rsid w:val="00606260"/>
    <w:rsid w:val="006069B0"/>
    <w:rsid w:val="00606B6A"/>
    <w:rsid w:val="006077AC"/>
    <w:rsid w:val="00607B13"/>
    <w:rsid w:val="00607D11"/>
    <w:rsid w:val="006105C0"/>
    <w:rsid w:val="006117EC"/>
    <w:rsid w:val="006118C5"/>
    <w:rsid w:val="006128CA"/>
    <w:rsid w:val="006128D0"/>
    <w:rsid w:val="00613068"/>
    <w:rsid w:val="00613153"/>
    <w:rsid w:val="006137B0"/>
    <w:rsid w:val="00613BE4"/>
    <w:rsid w:val="00613E52"/>
    <w:rsid w:val="00614410"/>
    <w:rsid w:val="006154A9"/>
    <w:rsid w:val="00615580"/>
    <w:rsid w:val="00615BB7"/>
    <w:rsid w:val="00617EAB"/>
    <w:rsid w:val="006209AE"/>
    <w:rsid w:val="00622B2E"/>
    <w:rsid w:val="00622CB7"/>
    <w:rsid w:val="00624532"/>
    <w:rsid w:val="00624703"/>
    <w:rsid w:val="00624D1A"/>
    <w:rsid w:val="0062615D"/>
    <w:rsid w:val="006263A0"/>
    <w:rsid w:val="00626C62"/>
    <w:rsid w:val="0062734A"/>
    <w:rsid w:val="006277A2"/>
    <w:rsid w:val="00627BF3"/>
    <w:rsid w:val="00630406"/>
    <w:rsid w:val="00632176"/>
    <w:rsid w:val="00632596"/>
    <w:rsid w:val="006329E8"/>
    <w:rsid w:val="00632FB5"/>
    <w:rsid w:val="006338CD"/>
    <w:rsid w:val="00633B0F"/>
    <w:rsid w:val="00633B1A"/>
    <w:rsid w:val="006344B5"/>
    <w:rsid w:val="00636FE0"/>
    <w:rsid w:val="0063778F"/>
    <w:rsid w:val="00641029"/>
    <w:rsid w:val="0064105D"/>
    <w:rsid w:val="00641340"/>
    <w:rsid w:val="0064220E"/>
    <w:rsid w:val="006422F6"/>
    <w:rsid w:val="0064233E"/>
    <w:rsid w:val="006426C1"/>
    <w:rsid w:val="006426F2"/>
    <w:rsid w:val="006449E3"/>
    <w:rsid w:val="006452DB"/>
    <w:rsid w:val="00645E1D"/>
    <w:rsid w:val="0064667C"/>
    <w:rsid w:val="00646C37"/>
    <w:rsid w:val="006508C1"/>
    <w:rsid w:val="00650BE6"/>
    <w:rsid w:val="00650CFB"/>
    <w:rsid w:val="00650EE3"/>
    <w:rsid w:val="00650FC9"/>
    <w:rsid w:val="00651227"/>
    <w:rsid w:val="006512EB"/>
    <w:rsid w:val="00652582"/>
    <w:rsid w:val="006527C6"/>
    <w:rsid w:val="006528AA"/>
    <w:rsid w:val="006531FA"/>
    <w:rsid w:val="00653566"/>
    <w:rsid w:val="00653AA7"/>
    <w:rsid w:val="0065416E"/>
    <w:rsid w:val="00654272"/>
    <w:rsid w:val="006542A8"/>
    <w:rsid w:val="00654462"/>
    <w:rsid w:val="00654666"/>
    <w:rsid w:val="00654BD6"/>
    <w:rsid w:val="0065679E"/>
    <w:rsid w:val="006573BC"/>
    <w:rsid w:val="00657627"/>
    <w:rsid w:val="0065783E"/>
    <w:rsid w:val="006578DD"/>
    <w:rsid w:val="006579C0"/>
    <w:rsid w:val="00660A50"/>
    <w:rsid w:val="00660EB5"/>
    <w:rsid w:val="0066230A"/>
    <w:rsid w:val="00662505"/>
    <w:rsid w:val="0066277A"/>
    <w:rsid w:val="00662CA5"/>
    <w:rsid w:val="00663522"/>
    <w:rsid w:val="00663730"/>
    <w:rsid w:val="00664056"/>
    <w:rsid w:val="00665025"/>
    <w:rsid w:val="006655C9"/>
    <w:rsid w:val="00666198"/>
    <w:rsid w:val="006666FB"/>
    <w:rsid w:val="00666D27"/>
    <w:rsid w:val="00667CEC"/>
    <w:rsid w:val="006703F1"/>
    <w:rsid w:val="00670C39"/>
    <w:rsid w:val="00670C73"/>
    <w:rsid w:val="0067181B"/>
    <w:rsid w:val="0067326B"/>
    <w:rsid w:val="00673A80"/>
    <w:rsid w:val="0067429F"/>
    <w:rsid w:val="00675418"/>
    <w:rsid w:val="00675688"/>
    <w:rsid w:val="0067609E"/>
    <w:rsid w:val="00676F6D"/>
    <w:rsid w:val="0068013A"/>
    <w:rsid w:val="006812FD"/>
    <w:rsid w:val="00681A4C"/>
    <w:rsid w:val="00682345"/>
    <w:rsid w:val="00682E2F"/>
    <w:rsid w:val="006837AD"/>
    <w:rsid w:val="00685811"/>
    <w:rsid w:val="006864F0"/>
    <w:rsid w:val="0068662C"/>
    <w:rsid w:val="00686E63"/>
    <w:rsid w:val="0068724A"/>
    <w:rsid w:val="00687874"/>
    <w:rsid w:val="00687E39"/>
    <w:rsid w:val="00687EF4"/>
    <w:rsid w:val="00690419"/>
    <w:rsid w:val="006915F2"/>
    <w:rsid w:val="006918A0"/>
    <w:rsid w:val="00692686"/>
    <w:rsid w:val="00693046"/>
    <w:rsid w:val="00693440"/>
    <w:rsid w:val="006937C9"/>
    <w:rsid w:val="006949B3"/>
    <w:rsid w:val="00694A1A"/>
    <w:rsid w:val="00694AAD"/>
    <w:rsid w:val="00695295"/>
    <w:rsid w:val="0069569F"/>
    <w:rsid w:val="0069667A"/>
    <w:rsid w:val="00696A4E"/>
    <w:rsid w:val="006A04DF"/>
    <w:rsid w:val="006A0A89"/>
    <w:rsid w:val="006A0B98"/>
    <w:rsid w:val="006A194E"/>
    <w:rsid w:val="006A1FB8"/>
    <w:rsid w:val="006A21BF"/>
    <w:rsid w:val="006A3486"/>
    <w:rsid w:val="006A349A"/>
    <w:rsid w:val="006A3B28"/>
    <w:rsid w:val="006A450D"/>
    <w:rsid w:val="006A59D5"/>
    <w:rsid w:val="006A61A7"/>
    <w:rsid w:val="006B018A"/>
    <w:rsid w:val="006B0BD8"/>
    <w:rsid w:val="006B179A"/>
    <w:rsid w:val="006B1D22"/>
    <w:rsid w:val="006B25B4"/>
    <w:rsid w:val="006B2912"/>
    <w:rsid w:val="006B4130"/>
    <w:rsid w:val="006B41AA"/>
    <w:rsid w:val="006B4583"/>
    <w:rsid w:val="006B54B5"/>
    <w:rsid w:val="006B5C18"/>
    <w:rsid w:val="006B71ED"/>
    <w:rsid w:val="006B7A16"/>
    <w:rsid w:val="006C1A0B"/>
    <w:rsid w:val="006C2012"/>
    <w:rsid w:val="006C20A8"/>
    <w:rsid w:val="006C36A5"/>
    <w:rsid w:val="006C4905"/>
    <w:rsid w:val="006C68FD"/>
    <w:rsid w:val="006C7D4A"/>
    <w:rsid w:val="006D1211"/>
    <w:rsid w:val="006D1C59"/>
    <w:rsid w:val="006D27F1"/>
    <w:rsid w:val="006D3873"/>
    <w:rsid w:val="006D41F2"/>
    <w:rsid w:val="006D464E"/>
    <w:rsid w:val="006D4F53"/>
    <w:rsid w:val="006D67A8"/>
    <w:rsid w:val="006D6F8B"/>
    <w:rsid w:val="006D7D70"/>
    <w:rsid w:val="006E0E91"/>
    <w:rsid w:val="006E14EF"/>
    <w:rsid w:val="006E16F2"/>
    <w:rsid w:val="006E2201"/>
    <w:rsid w:val="006E31DB"/>
    <w:rsid w:val="006E3FA0"/>
    <w:rsid w:val="006E4C58"/>
    <w:rsid w:val="006E4C5F"/>
    <w:rsid w:val="006E4DD4"/>
    <w:rsid w:val="006E5827"/>
    <w:rsid w:val="006E702C"/>
    <w:rsid w:val="006E7213"/>
    <w:rsid w:val="006E724E"/>
    <w:rsid w:val="006E74DD"/>
    <w:rsid w:val="006E76D7"/>
    <w:rsid w:val="006F24B8"/>
    <w:rsid w:val="006F364F"/>
    <w:rsid w:val="006F3C23"/>
    <w:rsid w:val="006F429A"/>
    <w:rsid w:val="006F5A2C"/>
    <w:rsid w:val="006F62B0"/>
    <w:rsid w:val="006F62E5"/>
    <w:rsid w:val="006F6D67"/>
    <w:rsid w:val="006F7121"/>
    <w:rsid w:val="007011CF"/>
    <w:rsid w:val="007016CD"/>
    <w:rsid w:val="007017BF"/>
    <w:rsid w:val="007024D6"/>
    <w:rsid w:val="0070285A"/>
    <w:rsid w:val="0070311B"/>
    <w:rsid w:val="00703B21"/>
    <w:rsid w:val="00704382"/>
    <w:rsid w:val="007062FF"/>
    <w:rsid w:val="00706F5E"/>
    <w:rsid w:val="007078B2"/>
    <w:rsid w:val="00707954"/>
    <w:rsid w:val="007104CA"/>
    <w:rsid w:val="00710C10"/>
    <w:rsid w:val="00710C8C"/>
    <w:rsid w:val="007110D6"/>
    <w:rsid w:val="007113BC"/>
    <w:rsid w:val="00711BF8"/>
    <w:rsid w:val="0071209D"/>
    <w:rsid w:val="0071246B"/>
    <w:rsid w:val="007124B9"/>
    <w:rsid w:val="007129CA"/>
    <w:rsid w:val="00713726"/>
    <w:rsid w:val="00713EF6"/>
    <w:rsid w:val="007144B9"/>
    <w:rsid w:val="0071514B"/>
    <w:rsid w:val="00715701"/>
    <w:rsid w:val="00716C17"/>
    <w:rsid w:val="00716DC1"/>
    <w:rsid w:val="007214A2"/>
    <w:rsid w:val="0072171B"/>
    <w:rsid w:val="00721821"/>
    <w:rsid w:val="00721AF0"/>
    <w:rsid w:val="0072287B"/>
    <w:rsid w:val="00722F9C"/>
    <w:rsid w:val="007249A8"/>
    <w:rsid w:val="00725225"/>
    <w:rsid w:val="007261FA"/>
    <w:rsid w:val="00730027"/>
    <w:rsid w:val="0073130A"/>
    <w:rsid w:val="00731B3D"/>
    <w:rsid w:val="00732B3B"/>
    <w:rsid w:val="00732EF4"/>
    <w:rsid w:val="00734305"/>
    <w:rsid w:val="00734B37"/>
    <w:rsid w:val="0073526B"/>
    <w:rsid w:val="00740217"/>
    <w:rsid w:val="00741C0F"/>
    <w:rsid w:val="00741E03"/>
    <w:rsid w:val="00741FC4"/>
    <w:rsid w:val="00742491"/>
    <w:rsid w:val="00743723"/>
    <w:rsid w:val="0074406A"/>
    <w:rsid w:val="00745B24"/>
    <w:rsid w:val="00746019"/>
    <w:rsid w:val="00746D7E"/>
    <w:rsid w:val="00751A10"/>
    <w:rsid w:val="00751CC7"/>
    <w:rsid w:val="00751F57"/>
    <w:rsid w:val="0075212C"/>
    <w:rsid w:val="00752536"/>
    <w:rsid w:val="0075256D"/>
    <w:rsid w:val="00752720"/>
    <w:rsid w:val="00752C96"/>
    <w:rsid w:val="00753AF7"/>
    <w:rsid w:val="00754430"/>
    <w:rsid w:val="0075545F"/>
    <w:rsid w:val="00755A4D"/>
    <w:rsid w:val="007560C1"/>
    <w:rsid w:val="007561D4"/>
    <w:rsid w:val="0076022F"/>
    <w:rsid w:val="007603BB"/>
    <w:rsid w:val="00760CB7"/>
    <w:rsid w:val="00760F4B"/>
    <w:rsid w:val="00761B04"/>
    <w:rsid w:val="00762D89"/>
    <w:rsid w:val="00763016"/>
    <w:rsid w:val="0076364E"/>
    <w:rsid w:val="007637E1"/>
    <w:rsid w:val="00764924"/>
    <w:rsid w:val="007665A9"/>
    <w:rsid w:val="007705E4"/>
    <w:rsid w:val="007717A8"/>
    <w:rsid w:val="00773520"/>
    <w:rsid w:val="007736D6"/>
    <w:rsid w:val="007737DB"/>
    <w:rsid w:val="007743E3"/>
    <w:rsid w:val="0077664C"/>
    <w:rsid w:val="00776C6F"/>
    <w:rsid w:val="00776DB8"/>
    <w:rsid w:val="007773B1"/>
    <w:rsid w:val="00777632"/>
    <w:rsid w:val="00777B57"/>
    <w:rsid w:val="00777B65"/>
    <w:rsid w:val="00777BEB"/>
    <w:rsid w:val="00780166"/>
    <w:rsid w:val="0078049A"/>
    <w:rsid w:val="00780FEC"/>
    <w:rsid w:val="007812F1"/>
    <w:rsid w:val="00782043"/>
    <w:rsid w:val="00782DF4"/>
    <w:rsid w:val="0078352F"/>
    <w:rsid w:val="00783E3E"/>
    <w:rsid w:val="0078457C"/>
    <w:rsid w:val="00785B9F"/>
    <w:rsid w:val="00786C3D"/>
    <w:rsid w:val="007873C1"/>
    <w:rsid w:val="00787F52"/>
    <w:rsid w:val="007900A1"/>
    <w:rsid w:val="007904D6"/>
    <w:rsid w:val="00790853"/>
    <w:rsid w:val="0079102D"/>
    <w:rsid w:val="00791E66"/>
    <w:rsid w:val="00791F19"/>
    <w:rsid w:val="00791F84"/>
    <w:rsid w:val="007929F6"/>
    <w:rsid w:val="00792AE3"/>
    <w:rsid w:val="0079360E"/>
    <w:rsid w:val="0079378D"/>
    <w:rsid w:val="0079409E"/>
    <w:rsid w:val="00795305"/>
    <w:rsid w:val="00795574"/>
    <w:rsid w:val="007956B9"/>
    <w:rsid w:val="00795E17"/>
    <w:rsid w:val="007973BE"/>
    <w:rsid w:val="007978E4"/>
    <w:rsid w:val="0079796D"/>
    <w:rsid w:val="00797CF4"/>
    <w:rsid w:val="007A0E51"/>
    <w:rsid w:val="007A1B08"/>
    <w:rsid w:val="007A1C01"/>
    <w:rsid w:val="007A37A9"/>
    <w:rsid w:val="007A4125"/>
    <w:rsid w:val="007A4416"/>
    <w:rsid w:val="007A598E"/>
    <w:rsid w:val="007A6039"/>
    <w:rsid w:val="007A61EB"/>
    <w:rsid w:val="007B0496"/>
    <w:rsid w:val="007B082F"/>
    <w:rsid w:val="007B2442"/>
    <w:rsid w:val="007B4BE3"/>
    <w:rsid w:val="007B4E40"/>
    <w:rsid w:val="007B5E52"/>
    <w:rsid w:val="007B6AFD"/>
    <w:rsid w:val="007B7CDE"/>
    <w:rsid w:val="007C0C71"/>
    <w:rsid w:val="007C111A"/>
    <w:rsid w:val="007C2125"/>
    <w:rsid w:val="007C2F60"/>
    <w:rsid w:val="007C4C78"/>
    <w:rsid w:val="007C5004"/>
    <w:rsid w:val="007C64C9"/>
    <w:rsid w:val="007C672E"/>
    <w:rsid w:val="007C7B5C"/>
    <w:rsid w:val="007C7C87"/>
    <w:rsid w:val="007D169A"/>
    <w:rsid w:val="007D3094"/>
    <w:rsid w:val="007D38B4"/>
    <w:rsid w:val="007D3C10"/>
    <w:rsid w:val="007D4AE4"/>
    <w:rsid w:val="007D4AF3"/>
    <w:rsid w:val="007D556B"/>
    <w:rsid w:val="007D56DB"/>
    <w:rsid w:val="007D5A40"/>
    <w:rsid w:val="007D5A5B"/>
    <w:rsid w:val="007D5AC7"/>
    <w:rsid w:val="007D62B1"/>
    <w:rsid w:val="007D6B36"/>
    <w:rsid w:val="007D7009"/>
    <w:rsid w:val="007D756C"/>
    <w:rsid w:val="007D7991"/>
    <w:rsid w:val="007D7C0E"/>
    <w:rsid w:val="007D7E11"/>
    <w:rsid w:val="007E04A5"/>
    <w:rsid w:val="007E067B"/>
    <w:rsid w:val="007E09D1"/>
    <w:rsid w:val="007E1955"/>
    <w:rsid w:val="007E1A29"/>
    <w:rsid w:val="007E5C65"/>
    <w:rsid w:val="007E62E9"/>
    <w:rsid w:val="007E689A"/>
    <w:rsid w:val="007E73FA"/>
    <w:rsid w:val="007F0421"/>
    <w:rsid w:val="007F06BA"/>
    <w:rsid w:val="007F0965"/>
    <w:rsid w:val="007F0DB9"/>
    <w:rsid w:val="007F10E1"/>
    <w:rsid w:val="007F24CD"/>
    <w:rsid w:val="007F2D67"/>
    <w:rsid w:val="007F36EB"/>
    <w:rsid w:val="007F375A"/>
    <w:rsid w:val="007F3790"/>
    <w:rsid w:val="007F3BE7"/>
    <w:rsid w:val="007F5778"/>
    <w:rsid w:val="007F63BE"/>
    <w:rsid w:val="007F6598"/>
    <w:rsid w:val="007F6A98"/>
    <w:rsid w:val="00802D25"/>
    <w:rsid w:val="0080351B"/>
    <w:rsid w:val="008036D9"/>
    <w:rsid w:val="00803D0B"/>
    <w:rsid w:val="00803E12"/>
    <w:rsid w:val="0080446D"/>
    <w:rsid w:val="00804C86"/>
    <w:rsid w:val="00805FA8"/>
    <w:rsid w:val="008060FC"/>
    <w:rsid w:val="00806190"/>
    <w:rsid w:val="008061B7"/>
    <w:rsid w:val="00806D1E"/>
    <w:rsid w:val="00806F7E"/>
    <w:rsid w:val="0080764C"/>
    <w:rsid w:val="0081000B"/>
    <w:rsid w:val="0081194F"/>
    <w:rsid w:val="00811B90"/>
    <w:rsid w:val="00812051"/>
    <w:rsid w:val="00812FAA"/>
    <w:rsid w:val="00813212"/>
    <w:rsid w:val="0081347D"/>
    <w:rsid w:val="008135D0"/>
    <w:rsid w:val="00815426"/>
    <w:rsid w:val="008162C2"/>
    <w:rsid w:val="0081686F"/>
    <w:rsid w:val="00816FA3"/>
    <w:rsid w:val="00817630"/>
    <w:rsid w:val="00817762"/>
    <w:rsid w:val="008201A3"/>
    <w:rsid w:val="0082023F"/>
    <w:rsid w:val="008209C7"/>
    <w:rsid w:val="00820A35"/>
    <w:rsid w:val="00821A26"/>
    <w:rsid w:val="00821BB2"/>
    <w:rsid w:val="00821BFF"/>
    <w:rsid w:val="00821C84"/>
    <w:rsid w:val="00823F76"/>
    <w:rsid w:val="00824411"/>
    <w:rsid w:val="00825D8F"/>
    <w:rsid w:val="0082643B"/>
    <w:rsid w:val="00826B41"/>
    <w:rsid w:val="00827312"/>
    <w:rsid w:val="00827BA7"/>
    <w:rsid w:val="008303C4"/>
    <w:rsid w:val="008307A2"/>
    <w:rsid w:val="008320C7"/>
    <w:rsid w:val="0083558F"/>
    <w:rsid w:val="00836265"/>
    <w:rsid w:val="00836BEC"/>
    <w:rsid w:val="00837941"/>
    <w:rsid w:val="00837B3B"/>
    <w:rsid w:val="00840CA0"/>
    <w:rsid w:val="0084123E"/>
    <w:rsid w:val="0084146B"/>
    <w:rsid w:val="00841A72"/>
    <w:rsid w:val="00842568"/>
    <w:rsid w:val="00842908"/>
    <w:rsid w:val="00843065"/>
    <w:rsid w:val="008433EB"/>
    <w:rsid w:val="0084574F"/>
    <w:rsid w:val="00845C63"/>
    <w:rsid w:val="00845FFB"/>
    <w:rsid w:val="00846770"/>
    <w:rsid w:val="008473D2"/>
    <w:rsid w:val="008477AB"/>
    <w:rsid w:val="00847B19"/>
    <w:rsid w:val="00850BD4"/>
    <w:rsid w:val="00850E6D"/>
    <w:rsid w:val="008513A0"/>
    <w:rsid w:val="008526FF"/>
    <w:rsid w:val="008533AF"/>
    <w:rsid w:val="0085379F"/>
    <w:rsid w:val="00854D04"/>
    <w:rsid w:val="0085552F"/>
    <w:rsid w:val="008555BB"/>
    <w:rsid w:val="00856A02"/>
    <w:rsid w:val="00857733"/>
    <w:rsid w:val="00857ABA"/>
    <w:rsid w:val="00863373"/>
    <w:rsid w:val="008638B1"/>
    <w:rsid w:val="00864453"/>
    <w:rsid w:val="00864EAC"/>
    <w:rsid w:val="00865A0B"/>
    <w:rsid w:val="00865CF8"/>
    <w:rsid w:val="0086630A"/>
    <w:rsid w:val="00866A6F"/>
    <w:rsid w:val="00867BFD"/>
    <w:rsid w:val="00870911"/>
    <w:rsid w:val="00870B1F"/>
    <w:rsid w:val="008711EF"/>
    <w:rsid w:val="00871527"/>
    <w:rsid w:val="00871566"/>
    <w:rsid w:val="008718CC"/>
    <w:rsid w:val="0087257D"/>
    <w:rsid w:val="008729BE"/>
    <w:rsid w:val="008729E3"/>
    <w:rsid w:val="00872F94"/>
    <w:rsid w:val="00873DB6"/>
    <w:rsid w:val="0087483E"/>
    <w:rsid w:val="00875A4A"/>
    <w:rsid w:val="00876CA8"/>
    <w:rsid w:val="00877497"/>
    <w:rsid w:val="0088116E"/>
    <w:rsid w:val="00881325"/>
    <w:rsid w:val="00881A39"/>
    <w:rsid w:val="0088205B"/>
    <w:rsid w:val="008846E2"/>
    <w:rsid w:val="00886531"/>
    <w:rsid w:val="0088728F"/>
    <w:rsid w:val="0088770E"/>
    <w:rsid w:val="00887AC2"/>
    <w:rsid w:val="00887E8E"/>
    <w:rsid w:val="00893DCF"/>
    <w:rsid w:val="00894A7E"/>
    <w:rsid w:val="008954F4"/>
    <w:rsid w:val="00895B81"/>
    <w:rsid w:val="00896512"/>
    <w:rsid w:val="00897069"/>
    <w:rsid w:val="008A016B"/>
    <w:rsid w:val="008A0B0D"/>
    <w:rsid w:val="008A0DF8"/>
    <w:rsid w:val="008A102B"/>
    <w:rsid w:val="008A11D2"/>
    <w:rsid w:val="008A1430"/>
    <w:rsid w:val="008A17BA"/>
    <w:rsid w:val="008A2567"/>
    <w:rsid w:val="008A2C53"/>
    <w:rsid w:val="008A3AAA"/>
    <w:rsid w:val="008A4308"/>
    <w:rsid w:val="008A43CE"/>
    <w:rsid w:val="008A4B6E"/>
    <w:rsid w:val="008A53DF"/>
    <w:rsid w:val="008A6235"/>
    <w:rsid w:val="008A6A63"/>
    <w:rsid w:val="008B1581"/>
    <w:rsid w:val="008B2393"/>
    <w:rsid w:val="008B354C"/>
    <w:rsid w:val="008B39A1"/>
    <w:rsid w:val="008B5B94"/>
    <w:rsid w:val="008B6D07"/>
    <w:rsid w:val="008C3AA3"/>
    <w:rsid w:val="008C4B34"/>
    <w:rsid w:val="008C679A"/>
    <w:rsid w:val="008C6AFD"/>
    <w:rsid w:val="008C6E93"/>
    <w:rsid w:val="008C6FA8"/>
    <w:rsid w:val="008C7612"/>
    <w:rsid w:val="008C7E34"/>
    <w:rsid w:val="008D02D7"/>
    <w:rsid w:val="008D0393"/>
    <w:rsid w:val="008D0C31"/>
    <w:rsid w:val="008D1130"/>
    <w:rsid w:val="008D133F"/>
    <w:rsid w:val="008D1B26"/>
    <w:rsid w:val="008D3157"/>
    <w:rsid w:val="008D4854"/>
    <w:rsid w:val="008D5AB8"/>
    <w:rsid w:val="008D71DD"/>
    <w:rsid w:val="008D75D0"/>
    <w:rsid w:val="008D779E"/>
    <w:rsid w:val="008E0193"/>
    <w:rsid w:val="008E0B94"/>
    <w:rsid w:val="008E0C08"/>
    <w:rsid w:val="008E1D71"/>
    <w:rsid w:val="008E1E93"/>
    <w:rsid w:val="008E35B9"/>
    <w:rsid w:val="008E47A9"/>
    <w:rsid w:val="008E4CEF"/>
    <w:rsid w:val="008E500A"/>
    <w:rsid w:val="008E603D"/>
    <w:rsid w:val="008E61BF"/>
    <w:rsid w:val="008E6787"/>
    <w:rsid w:val="008E6C2B"/>
    <w:rsid w:val="008E6DBA"/>
    <w:rsid w:val="008E70D3"/>
    <w:rsid w:val="008E7478"/>
    <w:rsid w:val="008E783F"/>
    <w:rsid w:val="008E7FC3"/>
    <w:rsid w:val="008F068E"/>
    <w:rsid w:val="008F0906"/>
    <w:rsid w:val="008F2304"/>
    <w:rsid w:val="008F27D9"/>
    <w:rsid w:val="008F40E6"/>
    <w:rsid w:val="008F410F"/>
    <w:rsid w:val="008F50AB"/>
    <w:rsid w:val="008F55EA"/>
    <w:rsid w:val="008F659D"/>
    <w:rsid w:val="008F6926"/>
    <w:rsid w:val="008F6BF9"/>
    <w:rsid w:val="008F6C0C"/>
    <w:rsid w:val="008F6F2E"/>
    <w:rsid w:val="008F7114"/>
    <w:rsid w:val="00900459"/>
    <w:rsid w:val="00900708"/>
    <w:rsid w:val="00901747"/>
    <w:rsid w:val="00901FD1"/>
    <w:rsid w:val="00902C43"/>
    <w:rsid w:val="009037AB"/>
    <w:rsid w:val="00903A69"/>
    <w:rsid w:val="00903F54"/>
    <w:rsid w:val="00904AA2"/>
    <w:rsid w:val="00904E0A"/>
    <w:rsid w:val="0090509B"/>
    <w:rsid w:val="009050A9"/>
    <w:rsid w:val="00905546"/>
    <w:rsid w:val="00905601"/>
    <w:rsid w:val="00905AD1"/>
    <w:rsid w:val="00905FF0"/>
    <w:rsid w:val="00906327"/>
    <w:rsid w:val="00906375"/>
    <w:rsid w:val="0090668D"/>
    <w:rsid w:val="0090784A"/>
    <w:rsid w:val="009108FE"/>
    <w:rsid w:val="009135AA"/>
    <w:rsid w:val="00913D94"/>
    <w:rsid w:val="00914254"/>
    <w:rsid w:val="0091491E"/>
    <w:rsid w:val="009149A3"/>
    <w:rsid w:val="00915361"/>
    <w:rsid w:val="0091542A"/>
    <w:rsid w:val="00920A2E"/>
    <w:rsid w:val="00920AA2"/>
    <w:rsid w:val="009212F4"/>
    <w:rsid w:val="00922753"/>
    <w:rsid w:val="00922A75"/>
    <w:rsid w:val="00922B06"/>
    <w:rsid w:val="0092577C"/>
    <w:rsid w:val="00925A70"/>
    <w:rsid w:val="00925BED"/>
    <w:rsid w:val="00925EB0"/>
    <w:rsid w:val="009267CA"/>
    <w:rsid w:val="00926C3E"/>
    <w:rsid w:val="00926CA3"/>
    <w:rsid w:val="009271E3"/>
    <w:rsid w:val="00930020"/>
    <w:rsid w:val="00930677"/>
    <w:rsid w:val="00932A19"/>
    <w:rsid w:val="0093395D"/>
    <w:rsid w:val="00934275"/>
    <w:rsid w:val="009343DD"/>
    <w:rsid w:val="00935C6D"/>
    <w:rsid w:val="00937998"/>
    <w:rsid w:val="00937CA3"/>
    <w:rsid w:val="009402EA"/>
    <w:rsid w:val="009413AF"/>
    <w:rsid w:val="0094190A"/>
    <w:rsid w:val="00942EEE"/>
    <w:rsid w:val="00942F62"/>
    <w:rsid w:val="009436F1"/>
    <w:rsid w:val="00944539"/>
    <w:rsid w:val="00946750"/>
    <w:rsid w:val="009467C6"/>
    <w:rsid w:val="0094734D"/>
    <w:rsid w:val="009505E6"/>
    <w:rsid w:val="00950820"/>
    <w:rsid w:val="009544D7"/>
    <w:rsid w:val="00954807"/>
    <w:rsid w:val="0095687B"/>
    <w:rsid w:val="009578E0"/>
    <w:rsid w:val="009579D5"/>
    <w:rsid w:val="00957E51"/>
    <w:rsid w:val="009611C8"/>
    <w:rsid w:val="009613F6"/>
    <w:rsid w:val="009618D7"/>
    <w:rsid w:val="00961ACC"/>
    <w:rsid w:val="00962A69"/>
    <w:rsid w:val="0096323B"/>
    <w:rsid w:val="00963689"/>
    <w:rsid w:val="00963D3D"/>
    <w:rsid w:val="0096421F"/>
    <w:rsid w:val="00964222"/>
    <w:rsid w:val="00964CE4"/>
    <w:rsid w:val="00965803"/>
    <w:rsid w:val="00966261"/>
    <w:rsid w:val="0096645E"/>
    <w:rsid w:val="0096704E"/>
    <w:rsid w:val="00967DB6"/>
    <w:rsid w:val="00967DEC"/>
    <w:rsid w:val="00970E5A"/>
    <w:rsid w:val="009711D3"/>
    <w:rsid w:val="00971C8D"/>
    <w:rsid w:val="009720E3"/>
    <w:rsid w:val="00972155"/>
    <w:rsid w:val="0097356F"/>
    <w:rsid w:val="00974226"/>
    <w:rsid w:val="00975516"/>
    <w:rsid w:val="00975EB4"/>
    <w:rsid w:val="00977B21"/>
    <w:rsid w:val="00977C2E"/>
    <w:rsid w:val="0098002A"/>
    <w:rsid w:val="009826B9"/>
    <w:rsid w:val="00983409"/>
    <w:rsid w:val="009835FE"/>
    <w:rsid w:val="009848BE"/>
    <w:rsid w:val="00985523"/>
    <w:rsid w:val="00986525"/>
    <w:rsid w:val="00991127"/>
    <w:rsid w:val="0099152E"/>
    <w:rsid w:val="00991F15"/>
    <w:rsid w:val="009921AC"/>
    <w:rsid w:val="00992AFA"/>
    <w:rsid w:val="00993B1C"/>
    <w:rsid w:val="00994094"/>
    <w:rsid w:val="009942C8"/>
    <w:rsid w:val="00994BF2"/>
    <w:rsid w:val="00994D0D"/>
    <w:rsid w:val="00994D5B"/>
    <w:rsid w:val="009951C7"/>
    <w:rsid w:val="00995C24"/>
    <w:rsid w:val="0099648A"/>
    <w:rsid w:val="00997AD4"/>
    <w:rsid w:val="009A05D2"/>
    <w:rsid w:val="009A0747"/>
    <w:rsid w:val="009A0CA3"/>
    <w:rsid w:val="009A0E14"/>
    <w:rsid w:val="009A0FF7"/>
    <w:rsid w:val="009A1979"/>
    <w:rsid w:val="009A3FC0"/>
    <w:rsid w:val="009A5DD0"/>
    <w:rsid w:val="009A5FA9"/>
    <w:rsid w:val="009A6232"/>
    <w:rsid w:val="009A6ABA"/>
    <w:rsid w:val="009A6B27"/>
    <w:rsid w:val="009A703C"/>
    <w:rsid w:val="009A7AD2"/>
    <w:rsid w:val="009A7E29"/>
    <w:rsid w:val="009B0753"/>
    <w:rsid w:val="009B11D6"/>
    <w:rsid w:val="009B1BA3"/>
    <w:rsid w:val="009B23FD"/>
    <w:rsid w:val="009B2FAA"/>
    <w:rsid w:val="009B3B7A"/>
    <w:rsid w:val="009B4FE4"/>
    <w:rsid w:val="009B56D5"/>
    <w:rsid w:val="009B5F16"/>
    <w:rsid w:val="009B69B9"/>
    <w:rsid w:val="009B71D1"/>
    <w:rsid w:val="009C1609"/>
    <w:rsid w:val="009C1A23"/>
    <w:rsid w:val="009C1BE4"/>
    <w:rsid w:val="009C21DC"/>
    <w:rsid w:val="009C3584"/>
    <w:rsid w:val="009C3C06"/>
    <w:rsid w:val="009C5722"/>
    <w:rsid w:val="009C64BA"/>
    <w:rsid w:val="009C663B"/>
    <w:rsid w:val="009C6B83"/>
    <w:rsid w:val="009C7191"/>
    <w:rsid w:val="009C729D"/>
    <w:rsid w:val="009C7D9F"/>
    <w:rsid w:val="009C7DF3"/>
    <w:rsid w:val="009D0661"/>
    <w:rsid w:val="009D19C6"/>
    <w:rsid w:val="009D2285"/>
    <w:rsid w:val="009D234B"/>
    <w:rsid w:val="009D2F8C"/>
    <w:rsid w:val="009D30E9"/>
    <w:rsid w:val="009D3435"/>
    <w:rsid w:val="009D3962"/>
    <w:rsid w:val="009D3ADB"/>
    <w:rsid w:val="009D3B20"/>
    <w:rsid w:val="009D4201"/>
    <w:rsid w:val="009D447F"/>
    <w:rsid w:val="009D4AFC"/>
    <w:rsid w:val="009D51E0"/>
    <w:rsid w:val="009D579B"/>
    <w:rsid w:val="009D5AE4"/>
    <w:rsid w:val="009D6BC9"/>
    <w:rsid w:val="009D76F0"/>
    <w:rsid w:val="009D7D6F"/>
    <w:rsid w:val="009D7F42"/>
    <w:rsid w:val="009E03A1"/>
    <w:rsid w:val="009E08F5"/>
    <w:rsid w:val="009E09D5"/>
    <w:rsid w:val="009E1086"/>
    <w:rsid w:val="009E1DF9"/>
    <w:rsid w:val="009E2756"/>
    <w:rsid w:val="009E2CD4"/>
    <w:rsid w:val="009E2DC0"/>
    <w:rsid w:val="009E30DA"/>
    <w:rsid w:val="009E312A"/>
    <w:rsid w:val="009E35C0"/>
    <w:rsid w:val="009E3A6A"/>
    <w:rsid w:val="009E3C03"/>
    <w:rsid w:val="009E4AA2"/>
    <w:rsid w:val="009E528D"/>
    <w:rsid w:val="009E54AC"/>
    <w:rsid w:val="009E62DF"/>
    <w:rsid w:val="009E65A8"/>
    <w:rsid w:val="009E7172"/>
    <w:rsid w:val="009E7F85"/>
    <w:rsid w:val="009F0233"/>
    <w:rsid w:val="009F0819"/>
    <w:rsid w:val="009F0AF4"/>
    <w:rsid w:val="009F1B47"/>
    <w:rsid w:val="009F279E"/>
    <w:rsid w:val="009F2AFB"/>
    <w:rsid w:val="009F3589"/>
    <w:rsid w:val="009F6154"/>
    <w:rsid w:val="009F64AD"/>
    <w:rsid w:val="009F654F"/>
    <w:rsid w:val="009F7F49"/>
    <w:rsid w:val="00A00272"/>
    <w:rsid w:val="00A0043C"/>
    <w:rsid w:val="00A0087F"/>
    <w:rsid w:val="00A00B5D"/>
    <w:rsid w:val="00A00D59"/>
    <w:rsid w:val="00A012CF"/>
    <w:rsid w:val="00A0167A"/>
    <w:rsid w:val="00A01E3D"/>
    <w:rsid w:val="00A023D4"/>
    <w:rsid w:val="00A0368E"/>
    <w:rsid w:val="00A03D77"/>
    <w:rsid w:val="00A03E5F"/>
    <w:rsid w:val="00A06E09"/>
    <w:rsid w:val="00A0773C"/>
    <w:rsid w:val="00A07BCF"/>
    <w:rsid w:val="00A07D95"/>
    <w:rsid w:val="00A10B86"/>
    <w:rsid w:val="00A11509"/>
    <w:rsid w:val="00A11CA4"/>
    <w:rsid w:val="00A11D9F"/>
    <w:rsid w:val="00A12049"/>
    <w:rsid w:val="00A12169"/>
    <w:rsid w:val="00A142CB"/>
    <w:rsid w:val="00A152C8"/>
    <w:rsid w:val="00A156B9"/>
    <w:rsid w:val="00A159C8"/>
    <w:rsid w:val="00A165AC"/>
    <w:rsid w:val="00A16A30"/>
    <w:rsid w:val="00A171B7"/>
    <w:rsid w:val="00A1769C"/>
    <w:rsid w:val="00A17853"/>
    <w:rsid w:val="00A1795A"/>
    <w:rsid w:val="00A17AA7"/>
    <w:rsid w:val="00A17FD5"/>
    <w:rsid w:val="00A20E1B"/>
    <w:rsid w:val="00A20E7A"/>
    <w:rsid w:val="00A21188"/>
    <w:rsid w:val="00A22ACF"/>
    <w:rsid w:val="00A2312D"/>
    <w:rsid w:val="00A23376"/>
    <w:rsid w:val="00A239CF"/>
    <w:rsid w:val="00A240CF"/>
    <w:rsid w:val="00A24998"/>
    <w:rsid w:val="00A252D4"/>
    <w:rsid w:val="00A255CE"/>
    <w:rsid w:val="00A256DE"/>
    <w:rsid w:val="00A25ECC"/>
    <w:rsid w:val="00A25EF6"/>
    <w:rsid w:val="00A26C90"/>
    <w:rsid w:val="00A278EF"/>
    <w:rsid w:val="00A27995"/>
    <w:rsid w:val="00A30140"/>
    <w:rsid w:val="00A321DC"/>
    <w:rsid w:val="00A323C9"/>
    <w:rsid w:val="00A33B6E"/>
    <w:rsid w:val="00A33C69"/>
    <w:rsid w:val="00A33D84"/>
    <w:rsid w:val="00A35302"/>
    <w:rsid w:val="00A355B9"/>
    <w:rsid w:val="00A3562A"/>
    <w:rsid w:val="00A3565F"/>
    <w:rsid w:val="00A35958"/>
    <w:rsid w:val="00A36B91"/>
    <w:rsid w:val="00A40DCB"/>
    <w:rsid w:val="00A41A6A"/>
    <w:rsid w:val="00A42834"/>
    <w:rsid w:val="00A42E70"/>
    <w:rsid w:val="00A43388"/>
    <w:rsid w:val="00A4356F"/>
    <w:rsid w:val="00A43ACF"/>
    <w:rsid w:val="00A43C53"/>
    <w:rsid w:val="00A4408C"/>
    <w:rsid w:val="00A44AC5"/>
    <w:rsid w:val="00A458A2"/>
    <w:rsid w:val="00A46A9B"/>
    <w:rsid w:val="00A47502"/>
    <w:rsid w:val="00A47F12"/>
    <w:rsid w:val="00A50571"/>
    <w:rsid w:val="00A51707"/>
    <w:rsid w:val="00A517F3"/>
    <w:rsid w:val="00A51EB8"/>
    <w:rsid w:val="00A527A5"/>
    <w:rsid w:val="00A53D00"/>
    <w:rsid w:val="00A5668F"/>
    <w:rsid w:val="00A57200"/>
    <w:rsid w:val="00A572B0"/>
    <w:rsid w:val="00A57613"/>
    <w:rsid w:val="00A57ECE"/>
    <w:rsid w:val="00A62409"/>
    <w:rsid w:val="00A627ED"/>
    <w:rsid w:val="00A6289F"/>
    <w:rsid w:val="00A62A65"/>
    <w:rsid w:val="00A62F61"/>
    <w:rsid w:val="00A63051"/>
    <w:rsid w:val="00A63E28"/>
    <w:rsid w:val="00A64C83"/>
    <w:rsid w:val="00A662EF"/>
    <w:rsid w:val="00A67E78"/>
    <w:rsid w:val="00A67F4C"/>
    <w:rsid w:val="00A723B7"/>
    <w:rsid w:val="00A75DE6"/>
    <w:rsid w:val="00A75E0B"/>
    <w:rsid w:val="00A76ED2"/>
    <w:rsid w:val="00A772DA"/>
    <w:rsid w:val="00A774B0"/>
    <w:rsid w:val="00A777FC"/>
    <w:rsid w:val="00A80016"/>
    <w:rsid w:val="00A80C1C"/>
    <w:rsid w:val="00A81A4C"/>
    <w:rsid w:val="00A84D17"/>
    <w:rsid w:val="00A85349"/>
    <w:rsid w:val="00A85366"/>
    <w:rsid w:val="00A854E7"/>
    <w:rsid w:val="00A85B73"/>
    <w:rsid w:val="00A85E7D"/>
    <w:rsid w:val="00A878F4"/>
    <w:rsid w:val="00A87950"/>
    <w:rsid w:val="00A87FE1"/>
    <w:rsid w:val="00A90651"/>
    <w:rsid w:val="00A90B4B"/>
    <w:rsid w:val="00A90B7E"/>
    <w:rsid w:val="00A90CBE"/>
    <w:rsid w:val="00A9246C"/>
    <w:rsid w:val="00A92777"/>
    <w:rsid w:val="00A937E0"/>
    <w:rsid w:val="00A95580"/>
    <w:rsid w:val="00A958CE"/>
    <w:rsid w:val="00A96451"/>
    <w:rsid w:val="00A966D6"/>
    <w:rsid w:val="00A967DE"/>
    <w:rsid w:val="00A96B45"/>
    <w:rsid w:val="00A971B8"/>
    <w:rsid w:val="00A9771F"/>
    <w:rsid w:val="00AA044D"/>
    <w:rsid w:val="00AA0B61"/>
    <w:rsid w:val="00AA17AC"/>
    <w:rsid w:val="00AA2615"/>
    <w:rsid w:val="00AA27D4"/>
    <w:rsid w:val="00AA29FD"/>
    <w:rsid w:val="00AA4174"/>
    <w:rsid w:val="00AA61FF"/>
    <w:rsid w:val="00AB044F"/>
    <w:rsid w:val="00AB0721"/>
    <w:rsid w:val="00AB0988"/>
    <w:rsid w:val="00AB0D60"/>
    <w:rsid w:val="00AB14AE"/>
    <w:rsid w:val="00AB152C"/>
    <w:rsid w:val="00AB153E"/>
    <w:rsid w:val="00AB3C11"/>
    <w:rsid w:val="00AB3E6D"/>
    <w:rsid w:val="00AB5FB7"/>
    <w:rsid w:val="00AB62E2"/>
    <w:rsid w:val="00AB7494"/>
    <w:rsid w:val="00AB75FD"/>
    <w:rsid w:val="00AB7961"/>
    <w:rsid w:val="00AB7EFB"/>
    <w:rsid w:val="00AC0E4D"/>
    <w:rsid w:val="00AC2AB8"/>
    <w:rsid w:val="00AC2B01"/>
    <w:rsid w:val="00AC32AB"/>
    <w:rsid w:val="00AC4058"/>
    <w:rsid w:val="00AC451B"/>
    <w:rsid w:val="00AC456B"/>
    <w:rsid w:val="00AC4F1D"/>
    <w:rsid w:val="00AC54CB"/>
    <w:rsid w:val="00AC62A3"/>
    <w:rsid w:val="00AC77A5"/>
    <w:rsid w:val="00AC7A71"/>
    <w:rsid w:val="00AC7DC8"/>
    <w:rsid w:val="00AC7E79"/>
    <w:rsid w:val="00AD0631"/>
    <w:rsid w:val="00AD0812"/>
    <w:rsid w:val="00AD11B0"/>
    <w:rsid w:val="00AD1640"/>
    <w:rsid w:val="00AD1700"/>
    <w:rsid w:val="00AD224F"/>
    <w:rsid w:val="00AD23AC"/>
    <w:rsid w:val="00AD25A8"/>
    <w:rsid w:val="00AD2775"/>
    <w:rsid w:val="00AD2D5B"/>
    <w:rsid w:val="00AD37CF"/>
    <w:rsid w:val="00AD399B"/>
    <w:rsid w:val="00AD4941"/>
    <w:rsid w:val="00AD4D33"/>
    <w:rsid w:val="00AD5429"/>
    <w:rsid w:val="00AD549F"/>
    <w:rsid w:val="00AD5D4B"/>
    <w:rsid w:val="00AE2259"/>
    <w:rsid w:val="00AE25D2"/>
    <w:rsid w:val="00AE2A0C"/>
    <w:rsid w:val="00AE35B7"/>
    <w:rsid w:val="00AE3E66"/>
    <w:rsid w:val="00AE3EC1"/>
    <w:rsid w:val="00AE605D"/>
    <w:rsid w:val="00AE69D6"/>
    <w:rsid w:val="00AE72CF"/>
    <w:rsid w:val="00AE7374"/>
    <w:rsid w:val="00AF0992"/>
    <w:rsid w:val="00AF107B"/>
    <w:rsid w:val="00AF1D21"/>
    <w:rsid w:val="00AF1F9B"/>
    <w:rsid w:val="00AF2A4B"/>
    <w:rsid w:val="00AF310A"/>
    <w:rsid w:val="00AF601B"/>
    <w:rsid w:val="00AF6A90"/>
    <w:rsid w:val="00AF7DA6"/>
    <w:rsid w:val="00B00834"/>
    <w:rsid w:val="00B00847"/>
    <w:rsid w:val="00B01981"/>
    <w:rsid w:val="00B01B94"/>
    <w:rsid w:val="00B01E64"/>
    <w:rsid w:val="00B023BD"/>
    <w:rsid w:val="00B02C9C"/>
    <w:rsid w:val="00B02CA2"/>
    <w:rsid w:val="00B034E7"/>
    <w:rsid w:val="00B03AA2"/>
    <w:rsid w:val="00B03F42"/>
    <w:rsid w:val="00B04422"/>
    <w:rsid w:val="00B0495C"/>
    <w:rsid w:val="00B04D66"/>
    <w:rsid w:val="00B06293"/>
    <w:rsid w:val="00B06523"/>
    <w:rsid w:val="00B06691"/>
    <w:rsid w:val="00B0684B"/>
    <w:rsid w:val="00B07DDA"/>
    <w:rsid w:val="00B07EA8"/>
    <w:rsid w:val="00B07F66"/>
    <w:rsid w:val="00B10422"/>
    <w:rsid w:val="00B10E88"/>
    <w:rsid w:val="00B11719"/>
    <w:rsid w:val="00B1180B"/>
    <w:rsid w:val="00B126D8"/>
    <w:rsid w:val="00B12818"/>
    <w:rsid w:val="00B13646"/>
    <w:rsid w:val="00B14313"/>
    <w:rsid w:val="00B14F30"/>
    <w:rsid w:val="00B15884"/>
    <w:rsid w:val="00B159F7"/>
    <w:rsid w:val="00B15E2E"/>
    <w:rsid w:val="00B1705B"/>
    <w:rsid w:val="00B17062"/>
    <w:rsid w:val="00B17CE4"/>
    <w:rsid w:val="00B200ED"/>
    <w:rsid w:val="00B2075E"/>
    <w:rsid w:val="00B2084D"/>
    <w:rsid w:val="00B226BF"/>
    <w:rsid w:val="00B23DBF"/>
    <w:rsid w:val="00B23E42"/>
    <w:rsid w:val="00B24460"/>
    <w:rsid w:val="00B24C5A"/>
    <w:rsid w:val="00B26EE5"/>
    <w:rsid w:val="00B27123"/>
    <w:rsid w:val="00B272D3"/>
    <w:rsid w:val="00B27ADE"/>
    <w:rsid w:val="00B27E82"/>
    <w:rsid w:val="00B301C1"/>
    <w:rsid w:val="00B30D1E"/>
    <w:rsid w:val="00B31B59"/>
    <w:rsid w:val="00B31D86"/>
    <w:rsid w:val="00B31E49"/>
    <w:rsid w:val="00B3238C"/>
    <w:rsid w:val="00B32527"/>
    <w:rsid w:val="00B3271C"/>
    <w:rsid w:val="00B3539B"/>
    <w:rsid w:val="00B353A7"/>
    <w:rsid w:val="00B3591B"/>
    <w:rsid w:val="00B35E12"/>
    <w:rsid w:val="00B370E2"/>
    <w:rsid w:val="00B40D20"/>
    <w:rsid w:val="00B41998"/>
    <w:rsid w:val="00B41AAB"/>
    <w:rsid w:val="00B4223D"/>
    <w:rsid w:val="00B43BB5"/>
    <w:rsid w:val="00B44226"/>
    <w:rsid w:val="00B44272"/>
    <w:rsid w:val="00B451EA"/>
    <w:rsid w:val="00B4632E"/>
    <w:rsid w:val="00B46B8C"/>
    <w:rsid w:val="00B519D2"/>
    <w:rsid w:val="00B51D5C"/>
    <w:rsid w:val="00B51D5D"/>
    <w:rsid w:val="00B521BB"/>
    <w:rsid w:val="00B52D15"/>
    <w:rsid w:val="00B5300B"/>
    <w:rsid w:val="00B538DF"/>
    <w:rsid w:val="00B53DF6"/>
    <w:rsid w:val="00B5440A"/>
    <w:rsid w:val="00B5460F"/>
    <w:rsid w:val="00B5489F"/>
    <w:rsid w:val="00B551EB"/>
    <w:rsid w:val="00B556BF"/>
    <w:rsid w:val="00B61002"/>
    <w:rsid w:val="00B621DB"/>
    <w:rsid w:val="00B6228D"/>
    <w:rsid w:val="00B628D6"/>
    <w:rsid w:val="00B62CF2"/>
    <w:rsid w:val="00B62EB5"/>
    <w:rsid w:val="00B636C3"/>
    <w:rsid w:val="00B636F9"/>
    <w:rsid w:val="00B63B04"/>
    <w:rsid w:val="00B63BFC"/>
    <w:rsid w:val="00B63E99"/>
    <w:rsid w:val="00B67056"/>
    <w:rsid w:val="00B70452"/>
    <w:rsid w:val="00B70903"/>
    <w:rsid w:val="00B71546"/>
    <w:rsid w:val="00B71942"/>
    <w:rsid w:val="00B719C1"/>
    <w:rsid w:val="00B71FE7"/>
    <w:rsid w:val="00B72040"/>
    <w:rsid w:val="00B7228C"/>
    <w:rsid w:val="00B72A72"/>
    <w:rsid w:val="00B72B69"/>
    <w:rsid w:val="00B73297"/>
    <w:rsid w:val="00B73A02"/>
    <w:rsid w:val="00B80A28"/>
    <w:rsid w:val="00B82F72"/>
    <w:rsid w:val="00B830B1"/>
    <w:rsid w:val="00B83E17"/>
    <w:rsid w:val="00B85919"/>
    <w:rsid w:val="00B867F5"/>
    <w:rsid w:val="00B87489"/>
    <w:rsid w:val="00B87671"/>
    <w:rsid w:val="00B90A2E"/>
    <w:rsid w:val="00B90A8C"/>
    <w:rsid w:val="00B9146A"/>
    <w:rsid w:val="00B91712"/>
    <w:rsid w:val="00B92289"/>
    <w:rsid w:val="00B92CB5"/>
    <w:rsid w:val="00B942D0"/>
    <w:rsid w:val="00B94EC7"/>
    <w:rsid w:val="00B96CA7"/>
    <w:rsid w:val="00B972BC"/>
    <w:rsid w:val="00B97A9E"/>
    <w:rsid w:val="00B97EC5"/>
    <w:rsid w:val="00BA0D45"/>
    <w:rsid w:val="00BA537D"/>
    <w:rsid w:val="00BA54FC"/>
    <w:rsid w:val="00BA5B7B"/>
    <w:rsid w:val="00BA64C9"/>
    <w:rsid w:val="00BA761F"/>
    <w:rsid w:val="00BA76D8"/>
    <w:rsid w:val="00BB0B95"/>
    <w:rsid w:val="00BB12A8"/>
    <w:rsid w:val="00BB169F"/>
    <w:rsid w:val="00BB1D6C"/>
    <w:rsid w:val="00BB266F"/>
    <w:rsid w:val="00BB5200"/>
    <w:rsid w:val="00BB5735"/>
    <w:rsid w:val="00BB59C1"/>
    <w:rsid w:val="00BB5FF4"/>
    <w:rsid w:val="00BB66B0"/>
    <w:rsid w:val="00BB7010"/>
    <w:rsid w:val="00BB72C1"/>
    <w:rsid w:val="00BB7910"/>
    <w:rsid w:val="00BC0C52"/>
    <w:rsid w:val="00BC1DDF"/>
    <w:rsid w:val="00BC2607"/>
    <w:rsid w:val="00BC31C5"/>
    <w:rsid w:val="00BC4042"/>
    <w:rsid w:val="00BC4AA1"/>
    <w:rsid w:val="00BC5467"/>
    <w:rsid w:val="00BC5AA1"/>
    <w:rsid w:val="00BC5C6B"/>
    <w:rsid w:val="00BC67C0"/>
    <w:rsid w:val="00BC6FB3"/>
    <w:rsid w:val="00BC734E"/>
    <w:rsid w:val="00BC7F95"/>
    <w:rsid w:val="00BD036A"/>
    <w:rsid w:val="00BD0991"/>
    <w:rsid w:val="00BD0C66"/>
    <w:rsid w:val="00BD1BDD"/>
    <w:rsid w:val="00BD1F57"/>
    <w:rsid w:val="00BD3B67"/>
    <w:rsid w:val="00BD3C67"/>
    <w:rsid w:val="00BD3CB2"/>
    <w:rsid w:val="00BD3F99"/>
    <w:rsid w:val="00BD4A44"/>
    <w:rsid w:val="00BD5053"/>
    <w:rsid w:val="00BD5AED"/>
    <w:rsid w:val="00BD6332"/>
    <w:rsid w:val="00BD65BD"/>
    <w:rsid w:val="00BD6FB3"/>
    <w:rsid w:val="00BE02FA"/>
    <w:rsid w:val="00BE0B1B"/>
    <w:rsid w:val="00BE0F2A"/>
    <w:rsid w:val="00BE1F7C"/>
    <w:rsid w:val="00BE39B1"/>
    <w:rsid w:val="00BE417A"/>
    <w:rsid w:val="00BE4435"/>
    <w:rsid w:val="00BE4568"/>
    <w:rsid w:val="00BE4E01"/>
    <w:rsid w:val="00BE5A58"/>
    <w:rsid w:val="00BE5D7D"/>
    <w:rsid w:val="00BE6013"/>
    <w:rsid w:val="00BE64DD"/>
    <w:rsid w:val="00BE70E0"/>
    <w:rsid w:val="00BF018B"/>
    <w:rsid w:val="00BF0626"/>
    <w:rsid w:val="00BF09CF"/>
    <w:rsid w:val="00BF0FC6"/>
    <w:rsid w:val="00BF2455"/>
    <w:rsid w:val="00BF332F"/>
    <w:rsid w:val="00BF3482"/>
    <w:rsid w:val="00BF38B9"/>
    <w:rsid w:val="00BF3C5A"/>
    <w:rsid w:val="00BF3D8A"/>
    <w:rsid w:val="00BF43E8"/>
    <w:rsid w:val="00BF44E0"/>
    <w:rsid w:val="00BF58FE"/>
    <w:rsid w:val="00BF5CCE"/>
    <w:rsid w:val="00BF6A21"/>
    <w:rsid w:val="00BF7749"/>
    <w:rsid w:val="00BF7FF3"/>
    <w:rsid w:val="00C0027D"/>
    <w:rsid w:val="00C00FFB"/>
    <w:rsid w:val="00C01E59"/>
    <w:rsid w:val="00C0396F"/>
    <w:rsid w:val="00C044FB"/>
    <w:rsid w:val="00C04A2D"/>
    <w:rsid w:val="00C054B5"/>
    <w:rsid w:val="00C055A4"/>
    <w:rsid w:val="00C05AE5"/>
    <w:rsid w:val="00C06514"/>
    <w:rsid w:val="00C06F5B"/>
    <w:rsid w:val="00C1007D"/>
    <w:rsid w:val="00C1051D"/>
    <w:rsid w:val="00C11386"/>
    <w:rsid w:val="00C113F0"/>
    <w:rsid w:val="00C11895"/>
    <w:rsid w:val="00C11E2A"/>
    <w:rsid w:val="00C125CF"/>
    <w:rsid w:val="00C127E1"/>
    <w:rsid w:val="00C12E74"/>
    <w:rsid w:val="00C132BD"/>
    <w:rsid w:val="00C13448"/>
    <w:rsid w:val="00C14217"/>
    <w:rsid w:val="00C14AF3"/>
    <w:rsid w:val="00C1507E"/>
    <w:rsid w:val="00C1698F"/>
    <w:rsid w:val="00C174BA"/>
    <w:rsid w:val="00C200B2"/>
    <w:rsid w:val="00C206A0"/>
    <w:rsid w:val="00C21059"/>
    <w:rsid w:val="00C21F98"/>
    <w:rsid w:val="00C22D44"/>
    <w:rsid w:val="00C2321D"/>
    <w:rsid w:val="00C237F4"/>
    <w:rsid w:val="00C238DB"/>
    <w:rsid w:val="00C24B2D"/>
    <w:rsid w:val="00C27321"/>
    <w:rsid w:val="00C31346"/>
    <w:rsid w:val="00C31726"/>
    <w:rsid w:val="00C32287"/>
    <w:rsid w:val="00C3239A"/>
    <w:rsid w:val="00C3302E"/>
    <w:rsid w:val="00C33197"/>
    <w:rsid w:val="00C33276"/>
    <w:rsid w:val="00C33757"/>
    <w:rsid w:val="00C34E29"/>
    <w:rsid w:val="00C35190"/>
    <w:rsid w:val="00C355C7"/>
    <w:rsid w:val="00C3649B"/>
    <w:rsid w:val="00C364E6"/>
    <w:rsid w:val="00C36F9B"/>
    <w:rsid w:val="00C37012"/>
    <w:rsid w:val="00C375EF"/>
    <w:rsid w:val="00C37B05"/>
    <w:rsid w:val="00C4017D"/>
    <w:rsid w:val="00C40339"/>
    <w:rsid w:val="00C40B1F"/>
    <w:rsid w:val="00C40F40"/>
    <w:rsid w:val="00C41046"/>
    <w:rsid w:val="00C4322C"/>
    <w:rsid w:val="00C4343D"/>
    <w:rsid w:val="00C43F3B"/>
    <w:rsid w:val="00C45724"/>
    <w:rsid w:val="00C46E57"/>
    <w:rsid w:val="00C4738E"/>
    <w:rsid w:val="00C473C1"/>
    <w:rsid w:val="00C47516"/>
    <w:rsid w:val="00C502A1"/>
    <w:rsid w:val="00C502DC"/>
    <w:rsid w:val="00C50756"/>
    <w:rsid w:val="00C50BD2"/>
    <w:rsid w:val="00C50DD3"/>
    <w:rsid w:val="00C5101B"/>
    <w:rsid w:val="00C528B3"/>
    <w:rsid w:val="00C5312A"/>
    <w:rsid w:val="00C53595"/>
    <w:rsid w:val="00C53A39"/>
    <w:rsid w:val="00C53B32"/>
    <w:rsid w:val="00C53CD4"/>
    <w:rsid w:val="00C547BA"/>
    <w:rsid w:val="00C5495B"/>
    <w:rsid w:val="00C54A8B"/>
    <w:rsid w:val="00C560C4"/>
    <w:rsid w:val="00C56B00"/>
    <w:rsid w:val="00C56B77"/>
    <w:rsid w:val="00C57310"/>
    <w:rsid w:val="00C573D8"/>
    <w:rsid w:val="00C60F4F"/>
    <w:rsid w:val="00C617F5"/>
    <w:rsid w:val="00C621F3"/>
    <w:rsid w:val="00C62566"/>
    <w:rsid w:val="00C627E5"/>
    <w:rsid w:val="00C62D96"/>
    <w:rsid w:val="00C62E1B"/>
    <w:rsid w:val="00C62EC9"/>
    <w:rsid w:val="00C62F5B"/>
    <w:rsid w:val="00C633F2"/>
    <w:rsid w:val="00C63CBB"/>
    <w:rsid w:val="00C6580F"/>
    <w:rsid w:val="00C67EC8"/>
    <w:rsid w:val="00C70457"/>
    <w:rsid w:val="00C72166"/>
    <w:rsid w:val="00C72E4C"/>
    <w:rsid w:val="00C73D3A"/>
    <w:rsid w:val="00C7457D"/>
    <w:rsid w:val="00C748E0"/>
    <w:rsid w:val="00C76002"/>
    <w:rsid w:val="00C766B0"/>
    <w:rsid w:val="00C769B4"/>
    <w:rsid w:val="00C76D4E"/>
    <w:rsid w:val="00C77048"/>
    <w:rsid w:val="00C822D6"/>
    <w:rsid w:val="00C830C5"/>
    <w:rsid w:val="00C830D5"/>
    <w:rsid w:val="00C84CB2"/>
    <w:rsid w:val="00C855DB"/>
    <w:rsid w:val="00C8592E"/>
    <w:rsid w:val="00C85FF3"/>
    <w:rsid w:val="00C86322"/>
    <w:rsid w:val="00C879EE"/>
    <w:rsid w:val="00C87CE7"/>
    <w:rsid w:val="00C907E6"/>
    <w:rsid w:val="00C914FF"/>
    <w:rsid w:val="00C91DF8"/>
    <w:rsid w:val="00C9232B"/>
    <w:rsid w:val="00C9285D"/>
    <w:rsid w:val="00C93476"/>
    <w:rsid w:val="00C9395E"/>
    <w:rsid w:val="00C93A6D"/>
    <w:rsid w:val="00C93D2F"/>
    <w:rsid w:val="00C966BA"/>
    <w:rsid w:val="00C976F9"/>
    <w:rsid w:val="00C97A34"/>
    <w:rsid w:val="00CA088D"/>
    <w:rsid w:val="00CA0D84"/>
    <w:rsid w:val="00CA1590"/>
    <w:rsid w:val="00CA15AD"/>
    <w:rsid w:val="00CA15D3"/>
    <w:rsid w:val="00CA1DB1"/>
    <w:rsid w:val="00CA2051"/>
    <w:rsid w:val="00CA2493"/>
    <w:rsid w:val="00CA269F"/>
    <w:rsid w:val="00CA28C6"/>
    <w:rsid w:val="00CA2AC4"/>
    <w:rsid w:val="00CA2D61"/>
    <w:rsid w:val="00CA3176"/>
    <w:rsid w:val="00CA352E"/>
    <w:rsid w:val="00CA3937"/>
    <w:rsid w:val="00CA445F"/>
    <w:rsid w:val="00CA4C26"/>
    <w:rsid w:val="00CA60C3"/>
    <w:rsid w:val="00CB09C2"/>
    <w:rsid w:val="00CB0A64"/>
    <w:rsid w:val="00CB1365"/>
    <w:rsid w:val="00CB1A51"/>
    <w:rsid w:val="00CB2113"/>
    <w:rsid w:val="00CB27AE"/>
    <w:rsid w:val="00CB3D8F"/>
    <w:rsid w:val="00CB53E8"/>
    <w:rsid w:val="00CB5492"/>
    <w:rsid w:val="00CB5844"/>
    <w:rsid w:val="00CB5C27"/>
    <w:rsid w:val="00CB60B1"/>
    <w:rsid w:val="00CB7D6D"/>
    <w:rsid w:val="00CB7E7B"/>
    <w:rsid w:val="00CB7F8D"/>
    <w:rsid w:val="00CB7FFB"/>
    <w:rsid w:val="00CC0C76"/>
    <w:rsid w:val="00CC3125"/>
    <w:rsid w:val="00CC35E6"/>
    <w:rsid w:val="00CC3BC3"/>
    <w:rsid w:val="00CC3D83"/>
    <w:rsid w:val="00CC5EE3"/>
    <w:rsid w:val="00CC6371"/>
    <w:rsid w:val="00CC6625"/>
    <w:rsid w:val="00CC6901"/>
    <w:rsid w:val="00CC6905"/>
    <w:rsid w:val="00CC6A21"/>
    <w:rsid w:val="00CC7239"/>
    <w:rsid w:val="00CC7456"/>
    <w:rsid w:val="00CC7DB9"/>
    <w:rsid w:val="00CD0199"/>
    <w:rsid w:val="00CD0417"/>
    <w:rsid w:val="00CD0A28"/>
    <w:rsid w:val="00CD2BBF"/>
    <w:rsid w:val="00CD2C6D"/>
    <w:rsid w:val="00CD3385"/>
    <w:rsid w:val="00CD4BC4"/>
    <w:rsid w:val="00CD4BD2"/>
    <w:rsid w:val="00CD5A8D"/>
    <w:rsid w:val="00CD629B"/>
    <w:rsid w:val="00CD7443"/>
    <w:rsid w:val="00CD7694"/>
    <w:rsid w:val="00CE14E7"/>
    <w:rsid w:val="00CE2C9E"/>
    <w:rsid w:val="00CE356C"/>
    <w:rsid w:val="00CE3869"/>
    <w:rsid w:val="00CE3876"/>
    <w:rsid w:val="00CE395C"/>
    <w:rsid w:val="00CE3EE8"/>
    <w:rsid w:val="00CE4939"/>
    <w:rsid w:val="00CE52BE"/>
    <w:rsid w:val="00CE57CB"/>
    <w:rsid w:val="00CE598D"/>
    <w:rsid w:val="00CE5C36"/>
    <w:rsid w:val="00CE5CC7"/>
    <w:rsid w:val="00CE5D9F"/>
    <w:rsid w:val="00CE5DCD"/>
    <w:rsid w:val="00CE5E39"/>
    <w:rsid w:val="00CE63C5"/>
    <w:rsid w:val="00CE7BD8"/>
    <w:rsid w:val="00CF04E8"/>
    <w:rsid w:val="00CF1652"/>
    <w:rsid w:val="00CF1A46"/>
    <w:rsid w:val="00CF1CFE"/>
    <w:rsid w:val="00CF1F91"/>
    <w:rsid w:val="00CF25A5"/>
    <w:rsid w:val="00CF2859"/>
    <w:rsid w:val="00CF41E7"/>
    <w:rsid w:val="00CF4797"/>
    <w:rsid w:val="00CF51C2"/>
    <w:rsid w:val="00CF5CC1"/>
    <w:rsid w:val="00CF7693"/>
    <w:rsid w:val="00CF7C6D"/>
    <w:rsid w:val="00D00D8B"/>
    <w:rsid w:val="00D00ECE"/>
    <w:rsid w:val="00D01562"/>
    <w:rsid w:val="00D0171E"/>
    <w:rsid w:val="00D02252"/>
    <w:rsid w:val="00D02665"/>
    <w:rsid w:val="00D0352D"/>
    <w:rsid w:val="00D03552"/>
    <w:rsid w:val="00D03751"/>
    <w:rsid w:val="00D03E01"/>
    <w:rsid w:val="00D0479A"/>
    <w:rsid w:val="00D0488B"/>
    <w:rsid w:val="00D04CD6"/>
    <w:rsid w:val="00D05385"/>
    <w:rsid w:val="00D06602"/>
    <w:rsid w:val="00D072CD"/>
    <w:rsid w:val="00D0749A"/>
    <w:rsid w:val="00D103A7"/>
    <w:rsid w:val="00D10AC8"/>
    <w:rsid w:val="00D11520"/>
    <w:rsid w:val="00D11835"/>
    <w:rsid w:val="00D13658"/>
    <w:rsid w:val="00D151CE"/>
    <w:rsid w:val="00D1525E"/>
    <w:rsid w:val="00D159D5"/>
    <w:rsid w:val="00D1643F"/>
    <w:rsid w:val="00D17CF3"/>
    <w:rsid w:val="00D17D7F"/>
    <w:rsid w:val="00D20929"/>
    <w:rsid w:val="00D22809"/>
    <w:rsid w:val="00D23573"/>
    <w:rsid w:val="00D26772"/>
    <w:rsid w:val="00D26808"/>
    <w:rsid w:val="00D2688C"/>
    <w:rsid w:val="00D2719C"/>
    <w:rsid w:val="00D27913"/>
    <w:rsid w:val="00D304EB"/>
    <w:rsid w:val="00D3121F"/>
    <w:rsid w:val="00D31EAD"/>
    <w:rsid w:val="00D321DE"/>
    <w:rsid w:val="00D32D43"/>
    <w:rsid w:val="00D347A5"/>
    <w:rsid w:val="00D3624F"/>
    <w:rsid w:val="00D3634B"/>
    <w:rsid w:val="00D36ED9"/>
    <w:rsid w:val="00D36FA8"/>
    <w:rsid w:val="00D37359"/>
    <w:rsid w:val="00D37BB5"/>
    <w:rsid w:val="00D403F5"/>
    <w:rsid w:val="00D414DB"/>
    <w:rsid w:val="00D41874"/>
    <w:rsid w:val="00D44483"/>
    <w:rsid w:val="00D4465F"/>
    <w:rsid w:val="00D44719"/>
    <w:rsid w:val="00D44D1B"/>
    <w:rsid w:val="00D477E7"/>
    <w:rsid w:val="00D47EEE"/>
    <w:rsid w:val="00D5011C"/>
    <w:rsid w:val="00D503F9"/>
    <w:rsid w:val="00D50443"/>
    <w:rsid w:val="00D51293"/>
    <w:rsid w:val="00D51F28"/>
    <w:rsid w:val="00D53F28"/>
    <w:rsid w:val="00D54B45"/>
    <w:rsid w:val="00D56012"/>
    <w:rsid w:val="00D565CA"/>
    <w:rsid w:val="00D574F2"/>
    <w:rsid w:val="00D6056F"/>
    <w:rsid w:val="00D60F3E"/>
    <w:rsid w:val="00D61452"/>
    <w:rsid w:val="00D62D53"/>
    <w:rsid w:val="00D62E48"/>
    <w:rsid w:val="00D63649"/>
    <w:rsid w:val="00D63B53"/>
    <w:rsid w:val="00D653B5"/>
    <w:rsid w:val="00D6632D"/>
    <w:rsid w:val="00D66B8B"/>
    <w:rsid w:val="00D671AD"/>
    <w:rsid w:val="00D67769"/>
    <w:rsid w:val="00D70041"/>
    <w:rsid w:val="00D70378"/>
    <w:rsid w:val="00D708CC"/>
    <w:rsid w:val="00D7124A"/>
    <w:rsid w:val="00D7218D"/>
    <w:rsid w:val="00D7291C"/>
    <w:rsid w:val="00D7333E"/>
    <w:rsid w:val="00D7344D"/>
    <w:rsid w:val="00D7348D"/>
    <w:rsid w:val="00D740B5"/>
    <w:rsid w:val="00D75483"/>
    <w:rsid w:val="00D76346"/>
    <w:rsid w:val="00D77A9C"/>
    <w:rsid w:val="00D80319"/>
    <w:rsid w:val="00D80610"/>
    <w:rsid w:val="00D80B6F"/>
    <w:rsid w:val="00D80F2B"/>
    <w:rsid w:val="00D813AF"/>
    <w:rsid w:val="00D81713"/>
    <w:rsid w:val="00D81AA3"/>
    <w:rsid w:val="00D81B74"/>
    <w:rsid w:val="00D81D93"/>
    <w:rsid w:val="00D82E51"/>
    <w:rsid w:val="00D83AEE"/>
    <w:rsid w:val="00D8402D"/>
    <w:rsid w:val="00D84131"/>
    <w:rsid w:val="00D84210"/>
    <w:rsid w:val="00D84B4C"/>
    <w:rsid w:val="00D8550F"/>
    <w:rsid w:val="00D85A7D"/>
    <w:rsid w:val="00D85F52"/>
    <w:rsid w:val="00D863F8"/>
    <w:rsid w:val="00D8664F"/>
    <w:rsid w:val="00D86932"/>
    <w:rsid w:val="00D86A26"/>
    <w:rsid w:val="00D86D1E"/>
    <w:rsid w:val="00D87B56"/>
    <w:rsid w:val="00D90570"/>
    <w:rsid w:val="00D906D6"/>
    <w:rsid w:val="00D92ED4"/>
    <w:rsid w:val="00D931D4"/>
    <w:rsid w:val="00D93F83"/>
    <w:rsid w:val="00D945C2"/>
    <w:rsid w:val="00D94963"/>
    <w:rsid w:val="00D952A6"/>
    <w:rsid w:val="00D95645"/>
    <w:rsid w:val="00D95E5E"/>
    <w:rsid w:val="00D96752"/>
    <w:rsid w:val="00D96CEA"/>
    <w:rsid w:val="00D97752"/>
    <w:rsid w:val="00D97833"/>
    <w:rsid w:val="00D97BE5"/>
    <w:rsid w:val="00DA06FE"/>
    <w:rsid w:val="00DA0794"/>
    <w:rsid w:val="00DA0BAC"/>
    <w:rsid w:val="00DA107F"/>
    <w:rsid w:val="00DA1E67"/>
    <w:rsid w:val="00DA241D"/>
    <w:rsid w:val="00DA259B"/>
    <w:rsid w:val="00DA28F3"/>
    <w:rsid w:val="00DA29DE"/>
    <w:rsid w:val="00DA2DAB"/>
    <w:rsid w:val="00DA41E4"/>
    <w:rsid w:val="00DA47F0"/>
    <w:rsid w:val="00DA560A"/>
    <w:rsid w:val="00DA61D2"/>
    <w:rsid w:val="00DA6B15"/>
    <w:rsid w:val="00DA72A2"/>
    <w:rsid w:val="00DA75EB"/>
    <w:rsid w:val="00DB07AC"/>
    <w:rsid w:val="00DB07FB"/>
    <w:rsid w:val="00DB13E8"/>
    <w:rsid w:val="00DB1B46"/>
    <w:rsid w:val="00DB1D6B"/>
    <w:rsid w:val="00DB20FF"/>
    <w:rsid w:val="00DB2357"/>
    <w:rsid w:val="00DB4833"/>
    <w:rsid w:val="00DB49D2"/>
    <w:rsid w:val="00DB4D1E"/>
    <w:rsid w:val="00DB51F3"/>
    <w:rsid w:val="00DB6166"/>
    <w:rsid w:val="00DB68AF"/>
    <w:rsid w:val="00DB76C1"/>
    <w:rsid w:val="00DB7773"/>
    <w:rsid w:val="00DB7889"/>
    <w:rsid w:val="00DB7DF4"/>
    <w:rsid w:val="00DC093B"/>
    <w:rsid w:val="00DC1F8C"/>
    <w:rsid w:val="00DC27E7"/>
    <w:rsid w:val="00DC3DA5"/>
    <w:rsid w:val="00DC44DC"/>
    <w:rsid w:val="00DC7587"/>
    <w:rsid w:val="00DD0881"/>
    <w:rsid w:val="00DD0B98"/>
    <w:rsid w:val="00DD0BE1"/>
    <w:rsid w:val="00DD1C30"/>
    <w:rsid w:val="00DD2136"/>
    <w:rsid w:val="00DD2795"/>
    <w:rsid w:val="00DD659B"/>
    <w:rsid w:val="00DD66DF"/>
    <w:rsid w:val="00DD718E"/>
    <w:rsid w:val="00DE03A6"/>
    <w:rsid w:val="00DE06E5"/>
    <w:rsid w:val="00DE097D"/>
    <w:rsid w:val="00DE0E40"/>
    <w:rsid w:val="00DE51FD"/>
    <w:rsid w:val="00DE5EA2"/>
    <w:rsid w:val="00DE6174"/>
    <w:rsid w:val="00DF0989"/>
    <w:rsid w:val="00DF134D"/>
    <w:rsid w:val="00DF153C"/>
    <w:rsid w:val="00DF191C"/>
    <w:rsid w:val="00DF239E"/>
    <w:rsid w:val="00DF25A4"/>
    <w:rsid w:val="00DF2B8E"/>
    <w:rsid w:val="00DF4287"/>
    <w:rsid w:val="00DF56F4"/>
    <w:rsid w:val="00DF5C71"/>
    <w:rsid w:val="00DF69CA"/>
    <w:rsid w:val="00DF6DA5"/>
    <w:rsid w:val="00DF72C1"/>
    <w:rsid w:val="00DF76EE"/>
    <w:rsid w:val="00E00147"/>
    <w:rsid w:val="00E0067E"/>
    <w:rsid w:val="00E010E4"/>
    <w:rsid w:val="00E014E3"/>
    <w:rsid w:val="00E01842"/>
    <w:rsid w:val="00E0279E"/>
    <w:rsid w:val="00E02C24"/>
    <w:rsid w:val="00E045B1"/>
    <w:rsid w:val="00E05893"/>
    <w:rsid w:val="00E06378"/>
    <w:rsid w:val="00E0644C"/>
    <w:rsid w:val="00E11097"/>
    <w:rsid w:val="00E1259F"/>
    <w:rsid w:val="00E12AF3"/>
    <w:rsid w:val="00E1381D"/>
    <w:rsid w:val="00E1388E"/>
    <w:rsid w:val="00E13A15"/>
    <w:rsid w:val="00E13B41"/>
    <w:rsid w:val="00E13BDB"/>
    <w:rsid w:val="00E14060"/>
    <w:rsid w:val="00E14780"/>
    <w:rsid w:val="00E1479C"/>
    <w:rsid w:val="00E156D2"/>
    <w:rsid w:val="00E15B78"/>
    <w:rsid w:val="00E165AF"/>
    <w:rsid w:val="00E16D22"/>
    <w:rsid w:val="00E1720E"/>
    <w:rsid w:val="00E17C04"/>
    <w:rsid w:val="00E20608"/>
    <w:rsid w:val="00E210C7"/>
    <w:rsid w:val="00E22558"/>
    <w:rsid w:val="00E23782"/>
    <w:rsid w:val="00E237DF"/>
    <w:rsid w:val="00E23921"/>
    <w:rsid w:val="00E250C8"/>
    <w:rsid w:val="00E250C9"/>
    <w:rsid w:val="00E268D1"/>
    <w:rsid w:val="00E26E8D"/>
    <w:rsid w:val="00E27978"/>
    <w:rsid w:val="00E300A3"/>
    <w:rsid w:val="00E30622"/>
    <w:rsid w:val="00E320AA"/>
    <w:rsid w:val="00E32CFB"/>
    <w:rsid w:val="00E33DF9"/>
    <w:rsid w:val="00E352C4"/>
    <w:rsid w:val="00E3599D"/>
    <w:rsid w:val="00E35D01"/>
    <w:rsid w:val="00E363CA"/>
    <w:rsid w:val="00E36502"/>
    <w:rsid w:val="00E36871"/>
    <w:rsid w:val="00E377EC"/>
    <w:rsid w:val="00E37CCE"/>
    <w:rsid w:val="00E419AC"/>
    <w:rsid w:val="00E43813"/>
    <w:rsid w:val="00E44976"/>
    <w:rsid w:val="00E46793"/>
    <w:rsid w:val="00E469FC"/>
    <w:rsid w:val="00E47F6F"/>
    <w:rsid w:val="00E5047D"/>
    <w:rsid w:val="00E506A8"/>
    <w:rsid w:val="00E5160F"/>
    <w:rsid w:val="00E51756"/>
    <w:rsid w:val="00E53372"/>
    <w:rsid w:val="00E54CB4"/>
    <w:rsid w:val="00E55260"/>
    <w:rsid w:val="00E55A51"/>
    <w:rsid w:val="00E561EF"/>
    <w:rsid w:val="00E56CC5"/>
    <w:rsid w:val="00E5735A"/>
    <w:rsid w:val="00E60178"/>
    <w:rsid w:val="00E62FA6"/>
    <w:rsid w:val="00E62FF2"/>
    <w:rsid w:val="00E63B12"/>
    <w:rsid w:val="00E6486A"/>
    <w:rsid w:val="00E6534A"/>
    <w:rsid w:val="00E66ED2"/>
    <w:rsid w:val="00E70239"/>
    <w:rsid w:val="00E73C41"/>
    <w:rsid w:val="00E75197"/>
    <w:rsid w:val="00E752D0"/>
    <w:rsid w:val="00E76107"/>
    <w:rsid w:val="00E76E7C"/>
    <w:rsid w:val="00E77BBF"/>
    <w:rsid w:val="00E808A0"/>
    <w:rsid w:val="00E80C53"/>
    <w:rsid w:val="00E819B5"/>
    <w:rsid w:val="00E81D50"/>
    <w:rsid w:val="00E81FA1"/>
    <w:rsid w:val="00E823A4"/>
    <w:rsid w:val="00E82576"/>
    <w:rsid w:val="00E86654"/>
    <w:rsid w:val="00E87DF3"/>
    <w:rsid w:val="00E90075"/>
    <w:rsid w:val="00E901E0"/>
    <w:rsid w:val="00E904E5"/>
    <w:rsid w:val="00E90C8E"/>
    <w:rsid w:val="00E9284F"/>
    <w:rsid w:val="00E92F16"/>
    <w:rsid w:val="00E931FF"/>
    <w:rsid w:val="00E93556"/>
    <w:rsid w:val="00E95F34"/>
    <w:rsid w:val="00E96697"/>
    <w:rsid w:val="00E97152"/>
    <w:rsid w:val="00EA002B"/>
    <w:rsid w:val="00EA0987"/>
    <w:rsid w:val="00EA0A6B"/>
    <w:rsid w:val="00EA0A9D"/>
    <w:rsid w:val="00EA0EC8"/>
    <w:rsid w:val="00EA116A"/>
    <w:rsid w:val="00EA12DF"/>
    <w:rsid w:val="00EA1A2D"/>
    <w:rsid w:val="00EA1D6B"/>
    <w:rsid w:val="00EA3662"/>
    <w:rsid w:val="00EA3DCE"/>
    <w:rsid w:val="00EA50CA"/>
    <w:rsid w:val="00EA5D05"/>
    <w:rsid w:val="00EA5FD4"/>
    <w:rsid w:val="00EA761F"/>
    <w:rsid w:val="00EB00B9"/>
    <w:rsid w:val="00EB0A0A"/>
    <w:rsid w:val="00EB0BC1"/>
    <w:rsid w:val="00EB11B0"/>
    <w:rsid w:val="00EB15E2"/>
    <w:rsid w:val="00EB1865"/>
    <w:rsid w:val="00EB350C"/>
    <w:rsid w:val="00EB36ED"/>
    <w:rsid w:val="00EB3F9F"/>
    <w:rsid w:val="00EB5DC5"/>
    <w:rsid w:val="00EB62E6"/>
    <w:rsid w:val="00EB63F4"/>
    <w:rsid w:val="00EB6736"/>
    <w:rsid w:val="00EB6A44"/>
    <w:rsid w:val="00EB776A"/>
    <w:rsid w:val="00EC0740"/>
    <w:rsid w:val="00EC0D6D"/>
    <w:rsid w:val="00EC1072"/>
    <w:rsid w:val="00EC1661"/>
    <w:rsid w:val="00EC2C6F"/>
    <w:rsid w:val="00EC46C4"/>
    <w:rsid w:val="00EC46CD"/>
    <w:rsid w:val="00EC50F3"/>
    <w:rsid w:val="00EC510C"/>
    <w:rsid w:val="00EC5602"/>
    <w:rsid w:val="00EC609D"/>
    <w:rsid w:val="00EC61C2"/>
    <w:rsid w:val="00EC62FC"/>
    <w:rsid w:val="00EC7119"/>
    <w:rsid w:val="00EC7CF6"/>
    <w:rsid w:val="00EC7ED6"/>
    <w:rsid w:val="00ED15D1"/>
    <w:rsid w:val="00ED164C"/>
    <w:rsid w:val="00ED290C"/>
    <w:rsid w:val="00ED2AFC"/>
    <w:rsid w:val="00ED3365"/>
    <w:rsid w:val="00ED34D9"/>
    <w:rsid w:val="00ED3D56"/>
    <w:rsid w:val="00ED3F18"/>
    <w:rsid w:val="00ED54D2"/>
    <w:rsid w:val="00EE03AE"/>
    <w:rsid w:val="00EE158C"/>
    <w:rsid w:val="00EE3BFA"/>
    <w:rsid w:val="00EE3EC8"/>
    <w:rsid w:val="00EE566A"/>
    <w:rsid w:val="00EE6214"/>
    <w:rsid w:val="00EE6F71"/>
    <w:rsid w:val="00EE7080"/>
    <w:rsid w:val="00EE7475"/>
    <w:rsid w:val="00EF0639"/>
    <w:rsid w:val="00EF39D4"/>
    <w:rsid w:val="00EF3FBE"/>
    <w:rsid w:val="00EF445A"/>
    <w:rsid w:val="00EF45D0"/>
    <w:rsid w:val="00EF45E5"/>
    <w:rsid w:val="00EF50F3"/>
    <w:rsid w:val="00EF5A19"/>
    <w:rsid w:val="00EF7E16"/>
    <w:rsid w:val="00EF7E2B"/>
    <w:rsid w:val="00F0180D"/>
    <w:rsid w:val="00F01ECC"/>
    <w:rsid w:val="00F02B26"/>
    <w:rsid w:val="00F02D00"/>
    <w:rsid w:val="00F04189"/>
    <w:rsid w:val="00F04813"/>
    <w:rsid w:val="00F0493E"/>
    <w:rsid w:val="00F05821"/>
    <w:rsid w:val="00F05F8A"/>
    <w:rsid w:val="00F06B80"/>
    <w:rsid w:val="00F06C1B"/>
    <w:rsid w:val="00F07901"/>
    <w:rsid w:val="00F07D86"/>
    <w:rsid w:val="00F10EB6"/>
    <w:rsid w:val="00F112CB"/>
    <w:rsid w:val="00F12070"/>
    <w:rsid w:val="00F1252D"/>
    <w:rsid w:val="00F12585"/>
    <w:rsid w:val="00F125E6"/>
    <w:rsid w:val="00F12C49"/>
    <w:rsid w:val="00F13951"/>
    <w:rsid w:val="00F1471C"/>
    <w:rsid w:val="00F14A99"/>
    <w:rsid w:val="00F159A6"/>
    <w:rsid w:val="00F16479"/>
    <w:rsid w:val="00F17247"/>
    <w:rsid w:val="00F20EEE"/>
    <w:rsid w:val="00F22009"/>
    <w:rsid w:val="00F228DE"/>
    <w:rsid w:val="00F22A85"/>
    <w:rsid w:val="00F22F00"/>
    <w:rsid w:val="00F231E8"/>
    <w:rsid w:val="00F23603"/>
    <w:rsid w:val="00F24189"/>
    <w:rsid w:val="00F25135"/>
    <w:rsid w:val="00F2558F"/>
    <w:rsid w:val="00F2633D"/>
    <w:rsid w:val="00F26927"/>
    <w:rsid w:val="00F26C7F"/>
    <w:rsid w:val="00F26CC3"/>
    <w:rsid w:val="00F26FB0"/>
    <w:rsid w:val="00F273A7"/>
    <w:rsid w:val="00F27DFA"/>
    <w:rsid w:val="00F30E3F"/>
    <w:rsid w:val="00F30EEA"/>
    <w:rsid w:val="00F3161C"/>
    <w:rsid w:val="00F320B7"/>
    <w:rsid w:val="00F3346E"/>
    <w:rsid w:val="00F33A76"/>
    <w:rsid w:val="00F33E0B"/>
    <w:rsid w:val="00F33E7B"/>
    <w:rsid w:val="00F3442C"/>
    <w:rsid w:val="00F3477E"/>
    <w:rsid w:val="00F35A38"/>
    <w:rsid w:val="00F37416"/>
    <w:rsid w:val="00F37A96"/>
    <w:rsid w:val="00F4021A"/>
    <w:rsid w:val="00F4025A"/>
    <w:rsid w:val="00F426FA"/>
    <w:rsid w:val="00F44F84"/>
    <w:rsid w:val="00F45DAF"/>
    <w:rsid w:val="00F4665C"/>
    <w:rsid w:val="00F47C42"/>
    <w:rsid w:val="00F52C2F"/>
    <w:rsid w:val="00F53287"/>
    <w:rsid w:val="00F5359B"/>
    <w:rsid w:val="00F53806"/>
    <w:rsid w:val="00F53A9A"/>
    <w:rsid w:val="00F54306"/>
    <w:rsid w:val="00F5446C"/>
    <w:rsid w:val="00F54D92"/>
    <w:rsid w:val="00F55CC5"/>
    <w:rsid w:val="00F5673C"/>
    <w:rsid w:val="00F56C5F"/>
    <w:rsid w:val="00F56E1B"/>
    <w:rsid w:val="00F574ED"/>
    <w:rsid w:val="00F57705"/>
    <w:rsid w:val="00F5771F"/>
    <w:rsid w:val="00F61B2D"/>
    <w:rsid w:val="00F62673"/>
    <w:rsid w:val="00F628DC"/>
    <w:rsid w:val="00F65019"/>
    <w:rsid w:val="00F653D9"/>
    <w:rsid w:val="00F66919"/>
    <w:rsid w:val="00F66A31"/>
    <w:rsid w:val="00F67FDA"/>
    <w:rsid w:val="00F700F8"/>
    <w:rsid w:val="00F71781"/>
    <w:rsid w:val="00F72777"/>
    <w:rsid w:val="00F72C3E"/>
    <w:rsid w:val="00F72F33"/>
    <w:rsid w:val="00F745D2"/>
    <w:rsid w:val="00F74E04"/>
    <w:rsid w:val="00F75AAA"/>
    <w:rsid w:val="00F75BCD"/>
    <w:rsid w:val="00F7616E"/>
    <w:rsid w:val="00F7736A"/>
    <w:rsid w:val="00F775EB"/>
    <w:rsid w:val="00F811D9"/>
    <w:rsid w:val="00F82244"/>
    <w:rsid w:val="00F8226B"/>
    <w:rsid w:val="00F82592"/>
    <w:rsid w:val="00F82983"/>
    <w:rsid w:val="00F82B7E"/>
    <w:rsid w:val="00F82D13"/>
    <w:rsid w:val="00F832C8"/>
    <w:rsid w:val="00F843B4"/>
    <w:rsid w:val="00F84905"/>
    <w:rsid w:val="00F84E19"/>
    <w:rsid w:val="00F865D9"/>
    <w:rsid w:val="00F87319"/>
    <w:rsid w:val="00F87850"/>
    <w:rsid w:val="00F878AA"/>
    <w:rsid w:val="00F910C2"/>
    <w:rsid w:val="00F91D0B"/>
    <w:rsid w:val="00F9297A"/>
    <w:rsid w:val="00F92F95"/>
    <w:rsid w:val="00F94569"/>
    <w:rsid w:val="00F94A4A"/>
    <w:rsid w:val="00F94BAA"/>
    <w:rsid w:val="00F95775"/>
    <w:rsid w:val="00F97333"/>
    <w:rsid w:val="00F97C5D"/>
    <w:rsid w:val="00FA01E2"/>
    <w:rsid w:val="00FA09BD"/>
    <w:rsid w:val="00FA0DA7"/>
    <w:rsid w:val="00FA1304"/>
    <w:rsid w:val="00FA1599"/>
    <w:rsid w:val="00FA15F1"/>
    <w:rsid w:val="00FA19E3"/>
    <w:rsid w:val="00FA20AA"/>
    <w:rsid w:val="00FA24B1"/>
    <w:rsid w:val="00FA2B60"/>
    <w:rsid w:val="00FA4BEA"/>
    <w:rsid w:val="00FA5331"/>
    <w:rsid w:val="00FA6225"/>
    <w:rsid w:val="00FA6442"/>
    <w:rsid w:val="00FA72F2"/>
    <w:rsid w:val="00FB0FD4"/>
    <w:rsid w:val="00FB13CF"/>
    <w:rsid w:val="00FB1AF9"/>
    <w:rsid w:val="00FB3A22"/>
    <w:rsid w:val="00FB4DFA"/>
    <w:rsid w:val="00FB5BF7"/>
    <w:rsid w:val="00FB5CAA"/>
    <w:rsid w:val="00FB618E"/>
    <w:rsid w:val="00FB6971"/>
    <w:rsid w:val="00FB716F"/>
    <w:rsid w:val="00FB744C"/>
    <w:rsid w:val="00FB745F"/>
    <w:rsid w:val="00FB7EA0"/>
    <w:rsid w:val="00FC0BF4"/>
    <w:rsid w:val="00FC0CAF"/>
    <w:rsid w:val="00FC1F85"/>
    <w:rsid w:val="00FC26E2"/>
    <w:rsid w:val="00FC558E"/>
    <w:rsid w:val="00FC68F6"/>
    <w:rsid w:val="00FC73B7"/>
    <w:rsid w:val="00FD1274"/>
    <w:rsid w:val="00FD14E8"/>
    <w:rsid w:val="00FD1EFB"/>
    <w:rsid w:val="00FD225F"/>
    <w:rsid w:val="00FD245D"/>
    <w:rsid w:val="00FD3A5D"/>
    <w:rsid w:val="00FD4CFA"/>
    <w:rsid w:val="00FD4FC6"/>
    <w:rsid w:val="00FD58EE"/>
    <w:rsid w:val="00FD59AE"/>
    <w:rsid w:val="00FD6A91"/>
    <w:rsid w:val="00FD703E"/>
    <w:rsid w:val="00FD7DD2"/>
    <w:rsid w:val="00FE0445"/>
    <w:rsid w:val="00FE0529"/>
    <w:rsid w:val="00FE0A8D"/>
    <w:rsid w:val="00FE0D7E"/>
    <w:rsid w:val="00FE11C2"/>
    <w:rsid w:val="00FE1815"/>
    <w:rsid w:val="00FE19DC"/>
    <w:rsid w:val="00FE1A3E"/>
    <w:rsid w:val="00FE2581"/>
    <w:rsid w:val="00FE2729"/>
    <w:rsid w:val="00FE352C"/>
    <w:rsid w:val="00FE4F63"/>
    <w:rsid w:val="00FE5265"/>
    <w:rsid w:val="00FE5EA0"/>
    <w:rsid w:val="00FE63CA"/>
    <w:rsid w:val="00FE67FA"/>
    <w:rsid w:val="00FE6D60"/>
    <w:rsid w:val="00FE7275"/>
    <w:rsid w:val="00FE7496"/>
    <w:rsid w:val="00FE7801"/>
    <w:rsid w:val="00FE7EE1"/>
    <w:rsid w:val="00FF0FC8"/>
    <w:rsid w:val="00FF118E"/>
    <w:rsid w:val="00FF19C8"/>
    <w:rsid w:val="00FF1F02"/>
    <w:rsid w:val="00FF22AD"/>
    <w:rsid w:val="00FF26A6"/>
    <w:rsid w:val="00FF3404"/>
    <w:rsid w:val="00FF3DBD"/>
    <w:rsid w:val="00FF4675"/>
    <w:rsid w:val="00FF47AC"/>
    <w:rsid w:val="00FF5AAE"/>
    <w:rsid w:val="00FF6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A4CF"/>
  <w15:chartTrackingRefBased/>
  <w15:docId w15:val="{3682AC25-5097-5247-8EAA-C65009BC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B7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87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F4"/>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87EF4"/>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87EF4"/>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87EF4"/>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687EF4"/>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87EF4"/>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687EF4"/>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687EF4"/>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687EF4"/>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687E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F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8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F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87EF4"/>
    <w:pPr>
      <w:spacing w:before="160"/>
      <w:jc w:val="center"/>
    </w:pPr>
    <w:rPr>
      <w:i/>
      <w:iCs/>
      <w:color w:val="404040" w:themeColor="text1" w:themeTint="BF"/>
    </w:rPr>
  </w:style>
  <w:style w:type="character" w:customStyle="1" w:styleId="QuoteChar">
    <w:name w:val="Quote Char"/>
    <w:basedOn w:val="DefaultParagraphFont"/>
    <w:link w:val="Quote"/>
    <w:uiPriority w:val="29"/>
    <w:rsid w:val="00687EF4"/>
    <w:rPr>
      <w:i/>
      <w:iCs/>
      <w:color w:val="404040" w:themeColor="text1" w:themeTint="BF"/>
      <w:kern w:val="0"/>
      <w14:ligatures w14:val="none"/>
    </w:rPr>
  </w:style>
  <w:style w:type="paragraph" w:styleId="ListParagraph">
    <w:name w:val="List Paragraph"/>
    <w:basedOn w:val="Normal"/>
    <w:uiPriority w:val="34"/>
    <w:qFormat/>
    <w:rsid w:val="00687EF4"/>
    <w:pPr>
      <w:ind w:left="720"/>
      <w:contextualSpacing/>
    </w:pPr>
  </w:style>
  <w:style w:type="character" w:styleId="IntenseEmphasis">
    <w:name w:val="Intense Emphasis"/>
    <w:basedOn w:val="DefaultParagraphFont"/>
    <w:uiPriority w:val="21"/>
    <w:qFormat/>
    <w:rsid w:val="00687EF4"/>
    <w:rPr>
      <w:i/>
      <w:iCs/>
      <w:color w:val="0F4761" w:themeColor="accent1" w:themeShade="BF"/>
    </w:rPr>
  </w:style>
  <w:style w:type="paragraph" w:styleId="IntenseQuote">
    <w:name w:val="Intense Quote"/>
    <w:basedOn w:val="Normal"/>
    <w:next w:val="Normal"/>
    <w:link w:val="IntenseQuoteChar"/>
    <w:uiPriority w:val="30"/>
    <w:qFormat/>
    <w:rsid w:val="00687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EF4"/>
    <w:rPr>
      <w:i/>
      <w:iCs/>
      <w:color w:val="0F4761" w:themeColor="accent1" w:themeShade="BF"/>
      <w:kern w:val="0"/>
      <w14:ligatures w14:val="none"/>
    </w:rPr>
  </w:style>
  <w:style w:type="character" w:styleId="IntenseReference">
    <w:name w:val="Intense Reference"/>
    <w:basedOn w:val="DefaultParagraphFont"/>
    <w:uiPriority w:val="32"/>
    <w:qFormat/>
    <w:rsid w:val="00687EF4"/>
    <w:rPr>
      <w:b/>
      <w:bCs/>
      <w:smallCaps/>
      <w:color w:val="0F4761" w:themeColor="accent1" w:themeShade="BF"/>
      <w:spacing w:val="5"/>
    </w:rPr>
  </w:style>
  <w:style w:type="table" w:styleId="TableGrid">
    <w:name w:val="Table Grid"/>
    <w:basedOn w:val="TableNormal"/>
    <w:uiPriority w:val="39"/>
    <w:rsid w:val="00E26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6270"/>
  </w:style>
  <w:style w:type="character" w:styleId="Hyperlink">
    <w:name w:val="Hyperlink"/>
    <w:basedOn w:val="DefaultParagraphFont"/>
    <w:uiPriority w:val="99"/>
    <w:unhideWhenUsed/>
    <w:rsid w:val="000A7CE5"/>
    <w:rPr>
      <w:color w:val="467886" w:themeColor="hyperlink"/>
      <w:u w:val="single"/>
    </w:rPr>
  </w:style>
  <w:style w:type="character" w:styleId="UnresolvedMention">
    <w:name w:val="Unresolved Mention"/>
    <w:basedOn w:val="DefaultParagraphFont"/>
    <w:uiPriority w:val="99"/>
    <w:semiHidden/>
    <w:unhideWhenUsed/>
    <w:rsid w:val="000A7CE5"/>
    <w:rPr>
      <w:color w:val="605E5C"/>
      <w:shd w:val="clear" w:color="auto" w:fill="E1DFDD"/>
    </w:rPr>
  </w:style>
  <w:style w:type="paragraph" w:customStyle="1" w:styleId="Body">
    <w:name w:val="Body"/>
    <w:rsid w:val="001B7A0C"/>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paragraph" w:styleId="Footer">
    <w:name w:val="footer"/>
    <w:basedOn w:val="Normal"/>
    <w:link w:val="FooterChar"/>
    <w:uiPriority w:val="99"/>
    <w:unhideWhenUsed/>
    <w:rsid w:val="001F2BB0"/>
    <w:pPr>
      <w:tabs>
        <w:tab w:val="center" w:pos="4513"/>
        <w:tab w:val="right" w:pos="9026"/>
      </w:tabs>
    </w:pPr>
  </w:style>
  <w:style w:type="character" w:customStyle="1" w:styleId="FooterChar">
    <w:name w:val="Footer Char"/>
    <w:basedOn w:val="DefaultParagraphFont"/>
    <w:link w:val="Footer"/>
    <w:uiPriority w:val="99"/>
    <w:rsid w:val="001F2BB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2BB0"/>
  </w:style>
  <w:style w:type="character" w:styleId="LineNumber">
    <w:name w:val="line number"/>
    <w:basedOn w:val="DefaultParagraphFont"/>
    <w:uiPriority w:val="99"/>
    <w:semiHidden/>
    <w:unhideWhenUsed/>
    <w:rsid w:val="001F2BB0"/>
  </w:style>
  <w:style w:type="paragraph" w:styleId="Revision">
    <w:name w:val="Revision"/>
    <w:hidden/>
    <w:uiPriority w:val="99"/>
    <w:semiHidden/>
    <w:rsid w:val="00364CA0"/>
    <w:pPr>
      <w:spacing w:after="0"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743E3"/>
  </w:style>
  <w:style w:type="character" w:styleId="Emphasis">
    <w:name w:val="Emphasis"/>
    <w:basedOn w:val="DefaultParagraphFont"/>
    <w:uiPriority w:val="20"/>
    <w:qFormat/>
    <w:rsid w:val="007743E3"/>
    <w:rPr>
      <w:i/>
      <w:iCs/>
    </w:rPr>
  </w:style>
  <w:style w:type="character" w:styleId="Strong">
    <w:name w:val="Strong"/>
    <w:basedOn w:val="DefaultParagraphFont"/>
    <w:uiPriority w:val="22"/>
    <w:qFormat/>
    <w:rsid w:val="00A774B0"/>
    <w:rPr>
      <w:b/>
      <w:bCs/>
    </w:rPr>
  </w:style>
  <w:style w:type="character" w:styleId="HTMLCode">
    <w:name w:val="HTML Code"/>
    <w:basedOn w:val="DefaultParagraphFont"/>
    <w:uiPriority w:val="99"/>
    <w:semiHidden/>
    <w:unhideWhenUsed/>
    <w:rsid w:val="009C64B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4029"/>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F4029"/>
    <w:rPr>
      <w:rFonts w:ascii="Consolas" w:eastAsia="Times New Roman" w:hAnsi="Consolas" w:cs="Consolas"/>
      <w:kern w:val="0"/>
      <w:sz w:val="20"/>
      <w:szCs w:val="20"/>
      <w14:ligatures w14:val="none"/>
    </w:rPr>
  </w:style>
  <w:style w:type="paragraph" w:styleId="Header">
    <w:name w:val="header"/>
    <w:basedOn w:val="Normal"/>
    <w:link w:val="HeaderChar"/>
    <w:uiPriority w:val="99"/>
    <w:unhideWhenUsed/>
    <w:rsid w:val="00E90075"/>
    <w:pPr>
      <w:tabs>
        <w:tab w:val="center" w:pos="4680"/>
        <w:tab w:val="right" w:pos="9360"/>
      </w:tabs>
    </w:pPr>
  </w:style>
  <w:style w:type="character" w:customStyle="1" w:styleId="HeaderChar">
    <w:name w:val="Header Char"/>
    <w:basedOn w:val="DefaultParagraphFont"/>
    <w:link w:val="Header"/>
    <w:uiPriority w:val="99"/>
    <w:rsid w:val="00E90075"/>
    <w:rPr>
      <w:rFonts w:ascii="Times New Roman" w:eastAsia="Times New Roman" w:hAnsi="Times New Roman" w:cs="Times New Roman"/>
      <w:kern w:val="0"/>
      <w14:ligatures w14:val="none"/>
    </w:rPr>
  </w:style>
  <w:style w:type="paragraph" w:customStyle="1" w:styleId="p1">
    <w:name w:val="p1"/>
    <w:basedOn w:val="Normal"/>
    <w:rsid w:val="00D67769"/>
    <w:rPr>
      <w:rFonts w:ascii="Helvetica" w:hAnsi="Helvetica"/>
      <w:color w:val="1D1D1D"/>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44">
      <w:bodyDiv w:val="1"/>
      <w:marLeft w:val="0"/>
      <w:marRight w:val="0"/>
      <w:marTop w:val="0"/>
      <w:marBottom w:val="0"/>
      <w:divBdr>
        <w:top w:val="none" w:sz="0" w:space="0" w:color="auto"/>
        <w:left w:val="none" w:sz="0" w:space="0" w:color="auto"/>
        <w:bottom w:val="none" w:sz="0" w:space="0" w:color="auto"/>
        <w:right w:val="none" w:sz="0" w:space="0" w:color="auto"/>
      </w:divBdr>
      <w:divsChild>
        <w:div w:id="987705170">
          <w:marLeft w:val="0"/>
          <w:marRight w:val="0"/>
          <w:marTop w:val="0"/>
          <w:marBottom w:val="0"/>
          <w:divBdr>
            <w:top w:val="none" w:sz="0" w:space="0" w:color="auto"/>
            <w:left w:val="none" w:sz="0" w:space="0" w:color="auto"/>
            <w:bottom w:val="none" w:sz="0" w:space="0" w:color="auto"/>
            <w:right w:val="none" w:sz="0" w:space="0" w:color="auto"/>
          </w:divBdr>
          <w:divsChild>
            <w:div w:id="1330136217">
              <w:marLeft w:val="0"/>
              <w:marRight w:val="0"/>
              <w:marTop w:val="0"/>
              <w:marBottom w:val="0"/>
              <w:divBdr>
                <w:top w:val="none" w:sz="0" w:space="0" w:color="auto"/>
                <w:left w:val="none" w:sz="0" w:space="0" w:color="auto"/>
                <w:bottom w:val="none" w:sz="0" w:space="0" w:color="auto"/>
                <w:right w:val="none" w:sz="0" w:space="0" w:color="auto"/>
              </w:divBdr>
              <w:divsChild>
                <w:div w:id="19074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419">
      <w:bodyDiv w:val="1"/>
      <w:marLeft w:val="0"/>
      <w:marRight w:val="0"/>
      <w:marTop w:val="0"/>
      <w:marBottom w:val="0"/>
      <w:divBdr>
        <w:top w:val="none" w:sz="0" w:space="0" w:color="auto"/>
        <w:left w:val="none" w:sz="0" w:space="0" w:color="auto"/>
        <w:bottom w:val="none" w:sz="0" w:space="0" w:color="auto"/>
        <w:right w:val="none" w:sz="0" w:space="0" w:color="auto"/>
      </w:divBdr>
    </w:div>
    <w:div w:id="20128070">
      <w:bodyDiv w:val="1"/>
      <w:marLeft w:val="0"/>
      <w:marRight w:val="0"/>
      <w:marTop w:val="0"/>
      <w:marBottom w:val="0"/>
      <w:divBdr>
        <w:top w:val="none" w:sz="0" w:space="0" w:color="auto"/>
        <w:left w:val="none" w:sz="0" w:space="0" w:color="auto"/>
        <w:bottom w:val="none" w:sz="0" w:space="0" w:color="auto"/>
        <w:right w:val="none" w:sz="0" w:space="0" w:color="auto"/>
      </w:divBdr>
      <w:divsChild>
        <w:div w:id="861211649">
          <w:marLeft w:val="0"/>
          <w:marRight w:val="0"/>
          <w:marTop w:val="0"/>
          <w:marBottom w:val="0"/>
          <w:divBdr>
            <w:top w:val="none" w:sz="0" w:space="0" w:color="auto"/>
            <w:left w:val="none" w:sz="0" w:space="0" w:color="auto"/>
            <w:bottom w:val="none" w:sz="0" w:space="0" w:color="auto"/>
            <w:right w:val="none" w:sz="0" w:space="0" w:color="auto"/>
          </w:divBdr>
          <w:divsChild>
            <w:div w:id="458303752">
              <w:marLeft w:val="0"/>
              <w:marRight w:val="0"/>
              <w:marTop w:val="0"/>
              <w:marBottom w:val="0"/>
              <w:divBdr>
                <w:top w:val="none" w:sz="0" w:space="0" w:color="auto"/>
                <w:left w:val="none" w:sz="0" w:space="0" w:color="auto"/>
                <w:bottom w:val="none" w:sz="0" w:space="0" w:color="auto"/>
                <w:right w:val="none" w:sz="0" w:space="0" w:color="auto"/>
              </w:divBdr>
              <w:divsChild>
                <w:div w:id="16285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8753">
      <w:bodyDiv w:val="1"/>
      <w:marLeft w:val="0"/>
      <w:marRight w:val="0"/>
      <w:marTop w:val="0"/>
      <w:marBottom w:val="0"/>
      <w:divBdr>
        <w:top w:val="none" w:sz="0" w:space="0" w:color="auto"/>
        <w:left w:val="none" w:sz="0" w:space="0" w:color="auto"/>
        <w:bottom w:val="none" w:sz="0" w:space="0" w:color="auto"/>
        <w:right w:val="none" w:sz="0" w:space="0" w:color="auto"/>
      </w:divBdr>
      <w:divsChild>
        <w:div w:id="1889102035">
          <w:marLeft w:val="0"/>
          <w:marRight w:val="0"/>
          <w:marTop w:val="0"/>
          <w:marBottom w:val="0"/>
          <w:divBdr>
            <w:top w:val="none" w:sz="0" w:space="0" w:color="auto"/>
            <w:left w:val="none" w:sz="0" w:space="0" w:color="auto"/>
            <w:bottom w:val="none" w:sz="0" w:space="0" w:color="auto"/>
            <w:right w:val="none" w:sz="0" w:space="0" w:color="auto"/>
          </w:divBdr>
          <w:divsChild>
            <w:div w:id="1708722750">
              <w:marLeft w:val="0"/>
              <w:marRight w:val="0"/>
              <w:marTop w:val="0"/>
              <w:marBottom w:val="0"/>
              <w:divBdr>
                <w:top w:val="none" w:sz="0" w:space="0" w:color="auto"/>
                <w:left w:val="none" w:sz="0" w:space="0" w:color="auto"/>
                <w:bottom w:val="none" w:sz="0" w:space="0" w:color="auto"/>
                <w:right w:val="none" w:sz="0" w:space="0" w:color="auto"/>
              </w:divBdr>
              <w:divsChild>
                <w:div w:id="18898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4565">
      <w:bodyDiv w:val="1"/>
      <w:marLeft w:val="0"/>
      <w:marRight w:val="0"/>
      <w:marTop w:val="0"/>
      <w:marBottom w:val="0"/>
      <w:divBdr>
        <w:top w:val="none" w:sz="0" w:space="0" w:color="auto"/>
        <w:left w:val="none" w:sz="0" w:space="0" w:color="auto"/>
        <w:bottom w:val="none" w:sz="0" w:space="0" w:color="auto"/>
        <w:right w:val="none" w:sz="0" w:space="0" w:color="auto"/>
      </w:divBdr>
      <w:divsChild>
        <w:div w:id="302077508">
          <w:marLeft w:val="0"/>
          <w:marRight w:val="0"/>
          <w:marTop w:val="0"/>
          <w:marBottom w:val="0"/>
          <w:divBdr>
            <w:top w:val="none" w:sz="0" w:space="0" w:color="auto"/>
            <w:left w:val="none" w:sz="0" w:space="0" w:color="auto"/>
            <w:bottom w:val="none" w:sz="0" w:space="0" w:color="auto"/>
            <w:right w:val="none" w:sz="0" w:space="0" w:color="auto"/>
          </w:divBdr>
          <w:divsChild>
            <w:div w:id="390419489">
              <w:marLeft w:val="0"/>
              <w:marRight w:val="0"/>
              <w:marTop w:val="0"/>
              <w:marBottom w:val="0"/>
              <w:divBdr>
                <w:top w:val="none" w:sz="0" w:space="0" w:color="auto"/>
                <w:left w:val="none" w:sz="0" w:space="0" w:color="auto"/>
                <w:bottom w:val="none" w:sz="0" w:space="0" w:color="auto"/>
                <w:right w:val="none" w:sz="0" w:space="0" w:color="auto"/>
              </w:divBdr>
              <w:divsChild>
                <w:div w:id="19970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44404">
      <w:bodyDiv w:val="1"/>
      <w:marLeft w:val="0"/>
      <w:marRight w:val="0"/>
      <w:marTop w:val="0"/>
      <w:marBottom w:val="0"/>
      <w:divBdr>
        <w:top w:val="none" w:sz="0" w:space="0" w:color="auto"/>
        <w:left w:val="none" w:sz="0" w:space="0" w:color="auto"/>
        <w:bottom w:val="none" w:sz="0" w:space="0" w:color="auto"/>
        <w:right w:val="none" w:sz="0" w:space="0" w:color="auto"/>
      </w:divBdr>
      <w:divsChild>
        <w:div w:id="1877815099">
          <w:marLeft w:val="0"/>
          <w:marRight w:val="0"/>
          <w:marTop w:val="0"/>
          <w:marBottom w:val="0"/>
          <w:divBdr>
            <w:top w:val="none" w:sz="0" w:space="0" w:color="auto"/>
            <w:left w:val="none" w:sz="0" w:space="0" w:color="auto"/>
            <w:bottom w:val="none" w:sz="0" w:space="0" w:color="auto"/>
            <w:right w:val="none" w:sz="0" w:space="0" w:color="auto"/>
          </w:divBdr>
          <w:divsChild>
            <w:div w:id="688222359">
              <w:marLeft w:val="0"/>
              <w:marRight w:val="0"/>
              <w:marTop w:val="0"/>
              <w:marBottom w:val="0"/>
              <w:divBdr>
                <w:top w:val="none" w:sz="0" w:space="0" w:color="auto"/>
                <w:left w:val="none" w:sz="0" w:space="0" w:color="auto"/>
                <w:bottom w:val="none" w:sz="0" w:space="0" w:color="auto"/>
                <w:right w:val="none" w:sz="0" w:space="0" w:color="auto"/>
              </w:divBdr>
              <w:divsChild>
                <w:div w:id="20513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8952">
      <w:bodyDiv w:val="1"/>
      <w:marLeft w:val="0"/>
      <w:marRight w:val="0"/>
      <w:marTop w:val="0"/>
      <w:marBottom w:val="0"/>
      <w:divBdr>
        <w:top w:val="none" w:sz="0" w:space="0" w:color="auto"/>
        <w:left w:val="none" w:sz="0" w:space="0" w:color="auto"/>
        <w:bottom w:val="none" w:sz="0" w:space="0" w:color="auto"/>
        <w:right w:val="none" w:sz="0" w:space="0" w:color="auto"/>
      </w:divBdr>
      <w:divsChild>
        <w:div w:id="1005591684">
          <w:marLeft w:val="0"/>
          <w:marRight w:val="0"/>
          <w:marTop w:val="0"/>
          <w:marBottom w:val="0"/>
          <w:divBdr>
            <w:top w:val="none" w:sz="0" w:space="0" w:color="auto"/>
            <w:left w:val="none" w:sz="0" w:space="0" w:color="auto"/>
            <w:bottom w:val="none" w:sz="0" w:space="0" w:color="auto"/>
            <w:right w:val="none" w:sz="0" w:space="0" w:color="auto"/>
          </w:divBdr>
          <w:divsChild>
            <w:div w:id="715740621">
              <w:marLeft w:val="0"/>
              <w:marRight w:val="0"/>
              <w:marTop w:val="0"/>
              <w:marBottom w:val="0"/>
              <w:divBdr>
                <w:top w:val="none" w:sz="0" w:space="0" w:color="auto"/>
                <w:left w:val="none" w:sz="0" w:space="0" w:color="auto"/>
                <w:bottom w:val="none" w:sz="0" w:space="0" w:color="auto"/>
                <w:right w:val="none" w:sz="0" w:space="0" w:color="auto"/>
              </w:divBdr>
              <w:divsChild>
                <w:div w:id="20744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965">
      <w:bodyDiv w:val="1"/>
      <w:marLeft w:val="0"/>
      <w:marRight w:val="0"/>
      <w:marTop w:val="0"/>
      <w:marBottom w:val="0"/>
      <w:divBdr>
        <w:top w:val="none" w:sz="0" w:space="0" w:color="auto"/>
        <w:left w:val="none" w:sz="0" w:space="0" w:color="auto"/>
        <w:bottom w:val="none" w:sz="0" w:space="0" w:color="auto"/>
        <w:right w:val="none" w:sz="0" w:space="0" w:color="auto"/>
      </w:divBdr>
      <w:divsChild>
        <w:div w:id="1132941027">
          <w:marLeft w:val="0"/>
          <w:marRight w:val="0"/>
          <w:marTop w:val="0"/>
          <w:marBottom w:val="0"/>
          <w:divBdr>
            <w:top w:val="none" w:sz="0" w:space="0" w:color="auto"/>
            <w:left w:val="none" w:sz="0" w:space="0" w:color="auto"/>
            <w:bottom w:val="none" w:sz="0" w:space="0" w:color="auto"/>
            <w:right w:val="none" w:sz="0" w:space="0" w:color="auto"/>
          </w:divBdr>
          <w:divsChild>
            <w:div w:id="485556993">
              <w:marLeft w:val="0"/>
              <w:marRight w:val="0"/>
              <w:marTop w:val="0"/>
              <w:marBottom w:val="0"/>
              <w:divBdr>
                <w:top w:val="none" w:sz="0" w:space="0" w:color="auto"/>
                <w:left w:val="none" w:sz="0" w:space="0" w:color="auto"/>
                <w:bottom w:val="none" w:sz="0" w:space="0" w:color="auto"/>
                <w:right w:val="none" w:sz="0" w:space="0" w:color="auto"/>
              </w:divBdr>
              <w:divsChild>
                <w:div w:id="1107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5479">
      <w:bodyDiv w:val="1"/>
      <w:marLeft w:val="0"/>
      <w:marRight w:val="0"/>
      <w:marTop w:val="0"/>
      <w:marBottom w:val="0"/>
      <w:divBdr>
        <w:top w:val="none" w:sz="0" w:space="0" w:color="auto"/>
        <w:left w:val="none" w:sz="0" w:space="0" w:color="auto"/>
        <w:bottom w:val="none" w:sz="0" w:space="0" w:color="auto"/>
        <w:right w:val="none" w:sz="0" w:space="0" w:color="auto"/>
      </w:divBdr>
      <w:divsChild>
        <w:div w:id="1615476413">
          <w:marLeft w:val="0"/>
          <w:marRight w:val="0"/>
          <w:marTop w:val="0"/>
          <w:marBottom w:val="0"/>
          <w:divBdr>
            <w:top w:val="none" w:sz="0" w:space="0" w:color="auto"/>
            <w:left w:val="none" w:sz="0" w:space="0" w:color="auto"/>
            <w:bottom w:val="none" w:sz="0" w:space="0" w:color="auto"/>
            <w:right w:val="none" w:sz="0" w:space="0" w:color="auto"/>
          </w:divBdr>
          <w:divsChild>
            <w:div w:id="1560480771">
              <w:marLeft w:val="0"/>
              <w:marRight w:val="0"/>
              <w:marTop w:val="0"/>
              <w:marBottom w:val="0"/>
              <w:divBdr>
                <w:top w:val="none" w:sz="0" w:space="0" w:color="auto"/>
                <w:left w:val="none" w:sz="0" w:space="0" w:color="auto"/>
                <w:bottom w:val="none" w:sz="0" w:space="0" w:color="auto"/>
                <w:right w:val="none" w:sz="0" w:space="0" w:color="auto"/>
              </w:divBdr>
              <w:divsChild>
                <w:div w:id="4805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5856">
      <w:bodyDiv w:val="1"/>
      <w:marLeft w:val="0"/>
      <w:marRight w:val="0"/>
      <w:marTop w:val="0"/>
      <w:marBottom w:val="0"/>
      <w:divBdr>
        <w:top w:val="none" w:sz="0" w:space="0" w:color="auto"/>
        <w:left w:val="none" w:sz="0" w:space="0" w:color="auto"/>
        <w:bottom w:val="none" w:sz="0" w:space="0" w:color="auto"/>
        <w:right w:val="none" w:sz="0" w:space="0" w:color="auto"/>
      </w:divBdr>
      <w:divsChild>
        <w:div w:id="1308558717">
          <w:marLeft w:val="0"/>
          <w:marRight w:val="0"/>
          <w:marTop w:val="0"/>
          <w:marBottom w:val="0"/>
          <w:divBdr>
            <w:top w:val="none" w:sz="0" w:space="0" w:color="auto"/>
            <w:left w:val="none" w:sz="0" w:space="0" w:color="auto"/>
            <w:bottom w:val="none" w:sz="0" w:space="0" w:color="auto"/>
            <w:right w:val="none" w:sz="0" w:space="0" w:color="auto"/>
          </w:divBdr>
          <w:divsChild>
            <w:div w:id="17474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7521">
      <w:bodyDiv w:val="1"/>
      <w:marLeft w:val="0"/>
      <w:marRight w:val="0"/>
      <w:marTop w:val="0"/>
      <w:marBottom w:val="0"/>
      <w:divBdr>
        <w:top w:val="none" w:sz="0" w:space="0" w:color="auto"/>
        <w:left w:val="none" w:sz="0" w:space="0" w:color="auto"/>
        <w:bottom w:val="none" w:sz="0" w:space="0" w:color="auto"/>
        <w:right w:val="none" w:sz="0" w:space="0" w:color="auto"/>
      </w:divBdr>
    </w:div>
    <w:div w:id="90466850">
      <w:bodyDiv w:val="1"/>
      <w:marLeft w:val="0"/>
      <w:marRight w:val="0"/>
      <w:marTop w:val="0"/>
      <w:marBottom w:val="0"/>
      <w:divBdr>
        <w:top w:val="none" w:sz="0" w:space="0" w:color="auto"/>
        <w:left w:val="none" w:sz="0" w:space="0" w:color="auto"/>
        <w:bottom w:val="none" w:sz="0" w:space="0" w:color="auto"/>
        <w:right w:val="none" w:sz="0" w:space="0" w:color="auto"/>
      </w:divBdr>
      <w:divsChild>
        <w:div w:id="1605653783">
          <w:marLeft w:val="0"/>
          <w:marRight w:val="0"/>
          <w:marTop w:val="0"/>
          <w:marBottom w:val="0"/>
          <w:divBdr>
            <w:top w:val="none" w:sz="0" w:space="0" w:color="auto"/>
            <w:left w:val="none" w:sz="0" w:space="0" w:color="auto"/>
            <w:bottom w:val="none" w:sz="0" w:space="0" w:color="auto"/>
            <w:right w:val="none" w:sz="0" w:space="0" w:color="auto"/>
          </w:divBdr>
          <w:divsChild>
            <w:div w:id="36901168">
              <w:marLeft w:val="0"/>
              <w:marRight w:val="0"/>
              <w:marTop w:val="0"/>
              <w:marBottom w:val="0"/>
              <w:divBdr>
                <w:top w:val="none" w:sz="0" w:space="0" w:color="auto"/>
                <w:left w:val="none" w:sz="0" w:space="0" w:color="auto"/>
                <w:bottom w:val="none" w:sz="0" w:space="0" w:color="auto"/>
                <w:right w:val="none" w:sz="0" w:space="0" w:color="auto"/>
              </w:divBdr>
              <w:divsChild>
                <w:div w:id="726295005">
                  <w:marLeft w:val="0"/>
                  <w:marRight w:val="0"/>
                  <w:marTop w:val="0"/>
                  <w:marBottom w:val="0"/>
                  <w:divBdr>
                    <w:top w:val="none" w:sz="0" w:space="0" w:color="auto"/>
                    <w:left w:val="none" w:sz="0" w:space="0" w:color="auto"/>
                    <w:bottom w:val="none" w:sz="0" w:space="0" w:color="auto"/>
                    <w:right w:val="none" w:sz="0" w:space="0" w:color="auto"/>
                  </w:divBdr>
                  <w:divsChild>
                    <w:div w:id="2594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4381">
      <w:bodyDiv w:val="1"/>
      <w:marLeft w:val="0"/>
      <w:marRight w:val="0"/>
      <w:marTop w:val="0"/>
      <w:marBottom w:val="0"/>
      <w:divBdr>
        <w:top w:val="none" w:sz="0" w:space="0" w:color="auto"/>
        <w:left w:val="none" w:sz="0" w:space="0" w:color="auto"/>
        <w:bottom w:val="none" w:sz="0" w:space="0" w:color="auto"/>
        <w:right w:val="none" w:sz="0" w:space="0" w:color="auto"/>
      </w:divBdr>
      <w:divsChild>
        <w:div w:id="1730111055">
          <w:marLeft w:val="0"/>
          <w:marRight w:val="0"/>
          <w:marTop w:val="0"/>
          <w:marBottom w:val="0"/>
          <w:divBdr>
            <w:top w:val="none" w:sz="0" w:space="0" w:color="auto"/>
            <w:left w:val="none" w:sz="0" w:space="0" w:color="auto"/>
            <w:bottom w:val="none" w:sz="0" w:space="0" w:color="auto"/>
            <w:right w:val="none" w:sz="0" w:space="0" w:color="auto"/>
          </w:divBdr>
          <w:divsChild>
            <w:div w:id="1193617684">
              <w:marLeft w:val="0"/>
              <w:marRight w:val="0"/>
              <w:marTop w:val="0"/>
              <w:marBottom w:val="0"/>
              <w:divBdr>
                <w:top w:val="none" w:sz="0" w:space="0" w:color="auto"/>
                <w:left w:val="none" w:sz="0" w:space="0" w:color="auto"/>
                <w:bottom w:val="none" w:sz="0" w:space="0" w:color="auto"/>
                <w:right w:val="none" w:sz="0" w:space="0" w:color="auto"/>
              </w:divBdr>
              <w:divsChild>
                <w:div w:id="15035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2873">
      <w:bodyDiv w:val="1"/>
      <w:marLeft w:val="0"/>
      <w:marRight w:val="0"/>
      <w:marTop w:val="0"/>
      <w:marBottom w:val="0"/>
      <w:divBdr>
        <w:top w:val="none" w:sz="0" w:space="0" w:color="auto"/>
        <w:left w:val="none" w:sz="0" w:space="0" w:color="auto"/>
        <w:bottom w:val="none" w:sz="0" w:space="0" w:color="auto"/>
        <w:right w:val="none" w:sz="0" w:space="0" w:color="auto"/>
      </w:divBdr>
      <w:divsChild>
        <w:div w:id="1888494648">
          <w:marLeft w:val="0"/>
          <w:marRight w:val="0"/>
          <w:marTop w:val="0"/>
          <w:marBottom w:val="0"/>
          <w:divBdr>
            <w:top w:val="none" w:sz="0" w:space="0" w:color="auto"/>
            <w:left w:val="none" w:sz="0" w:space="0" w:color="auto"/>
            <w:bottom w:val="none" w:sz="0" w:space="0" w:color="auto"/>
            <w:right w:val="none" w:sz="0" w:space="0" w:color="auto"/>
          </w:divBdr>
          <w:divsChild>
            <w:div w:id="1249386831">
              <w:marLeft w:val="0"/>
              <w:marRight w:val="0"/>
              <w:marTop w:val="0"/>
              <w:marBottom w:val="0"/>
              <w:divBdr>
                <w:top w:val="none" w:sz="0" w:space="0" w:color="auto"/>
                <w:left w:val="none" w:sz="0" w:space="0" w:color="auto"/>
                <w:bottom w:val="none" w:sz="0" w:space="0" w:color="auto"/>
                <w:right w:val="none" w:sz="0" w:space="0" w:color="auto"/>
              </w:divBdr>
              <w:divsChild>
                <w:div w:id="14498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8171">
      <w:bodyDiv w:val="1"/>
      <w:marLeft w:val="0"/>
      <w:marRight w:val="0"/>
      <w:marTop w:val="0"/>
      <w:marBottom w:val="0"/>
      <w:divBdr>
        <w:top w:val="none" w:sz="0" w:space="0" w:color="auto"/>
        <w:left w:val="none" w:sz="0" w:space="0" w:color="auto"/>
        <w:bottom w:val="none" w:sz="0" w:space="0" w:color="auto"/>
        <w:right w:val="none" w:sz="0" w:space="0" w:color="auto"/>
      </w:divBdr>
      <w:divsChild>
        <w:div w:id="1180238708">
          <w:marLeft w:val="0"/>
          <w:marRight w:val="0"/>
          <w:marTop w:val="0"/>
          <w:marBottom w:val="0"/>
          <w:divBdr>
            <w:top w:val="none" w:sz="0" w:space="0" w:color="auto"/>
            <w:left w:val="none" w:sz="0" w:space="0" w:color="auto"/>
            <w:bottom w:val="none" w:sz="0" w:space="0" w:color="auto"/>
            <w:right w:val="none" w:sz="0" w:space="0" w:color="auto"/>
          </w:divBdr>
          <w:divsChild>
            <w:div w:id="1049645107">
              <w:marLeft w:val="0"/>
              <w:marRight w:val="0"/>
              <w:marTop w:val="0"/>
              <w:marBottom w:val="0"/>
              <w:divBdr>
                <w:top w:val="none" w:sz="0" w:space="0" w:color="auto"/>
                <w:left w:val="none" w:sz="0" w:space="0" w:color="auto"/>
                <w:bottom w:val="none" w:sz="0" w:space="0" w:color="auto"/>
                <w:right w:val="none" w:sz="0" w:space="0" w:color="auto"/>
              </w:divBdr>
              <w:divsChild>
                <w:div w:id="12701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9695">
      <w:bodyDiv w:val="1"/>
      <w:marLeft w:val="0"/>
      <w:marRight w:val="0"/>
      <w:marTop w:val="0"/>
      <w:marBottom w:val="0"/>
      <w:divBdr>
        <w:top w:val="none" w:sz="0" w:space="0" w:color="auto"/>
        <w:left w:val="none" w:sz="0" w:space="0" w:color="auto"/>
        <w:bottom w:val="none" w:sz="0" w:space="0" w:color="auto"/>
        <w:right w:val="none" w:sz="0" w:space="0" w:color="auto"/>
      </w:divBdr>
      <w:divsChild>
        <w:div w:id="709768783">
          <w:marLeft w:val="0"/>
          <w:marRight w:val="0"/>
          <w:marTop w:val="0"/>
          <w:marBottom w:val="0"/>
          <w:divBdr>
            <w:top w:val="none" w:sz="0" w:space="0" w:color="auto"/>
            <w:left w:val="none" w:sz="0" w:space="0" w:color="auto"/>
            <w:bottom w:val="none" w:sz="0" w:space="0" w:color="auto"/>
            <w:right w:val="none" w:sz="0" w:space="0" w:color="auto"/>
          </w:divBdr>
          <w:divsChild>
            <w:div w:id="142891666">
              <w:marLeft w:val="0"/>
              <w:marRight w:val="0"/>
              <w:marTop w:val="0"/>
              <w:marBottom w:val="0"/>
              <w:divBdr>
                <w:top w:val="none" w:sz="0" w:space="0" w:color="auto"/>
                <w:left w:val="none" w:sz="0" w:space="0" w:color="auto"/>
                <w:bottom w:val="none" w:sz="0" w:space="0" w:color="auto"/>
                <w:right w:val="none" w:sz="0" w:space="0" w:color="auto"/>
              </w:divBdr>
              <w:divsChild>
                <w:div w:id="5910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4195">
      <w:bodyDiv w:val="1"/>
      <w:marLeft w:val="0"/>
      <w:marRight w:val="0"/>
      <w:marTop w:val="0"/>
      <w:marBottom w:val="0"/>
      <w:divBdr>
        <w:top w:val="none" w:sz="0" w:space="0" w:color="auto"/>
        <w:left w:val="none" w:sz="0" w:space="0" w:color="auto"/>
        <w:bottom w:val="none" w:sz="0" w:space="0" w:color="auto"/>
        <w:right w:val="none" w:sz="0" w:space="0" w:color="auto"/>
      </w:divBdr>
      <w:divsChild>
        <w:div w:id="1486169925">
          <w:marLeft w:val="0"/>
          <w:marRight w:val="0"/>
          <w:marTop w:val="0"/>
          <w:marBottom w:val="0"/>
          <w:divBdr>
            <w:top w:val="none" w:sz="0" w:space="0" w:color="auto"/>
            <w:left w:val="none" w:sz="0" w:space="0" w:color="auto"/>
            <w:bottom w:val="none" w:sz="0" w:space="0" w:color="auto"/>
            <w:right w:val="none" w:sz="0" w:space="0" w:color="auto"/>
          </w:divBdr>
          <w:divsChild>
            <w:div w:id="231812668">
              <w:marLeft w:val="0"/>
              <w:marRight w:val="0"/>
              <w:marTop w:val="0"/>
              <w:marBottom w:val="0"/>
              <w:divBdr>
                <w:top w:val="none" w:sz="0" w:space="0" w:color="auto"/>
                <w:left w:val="none" w:sz="0" w:space="0" w:color="auto"/>
                <w:bottom w:val="none" w:sz="0" w:space="0" w:color="auto"/>
                <w:right w:val="none" w:sz="0" w:space="0" w:color="auto"/>
              </w:divBdr>
              <w:divsChild>
                <w:div w:id="303196089">
                  <w:marLeft w:val="0"/>
                  <w:marRight w:val="0"/>
                  <w:marTop w:val="0"/>
                  <w:marBottom w:val="0"/>
                  <w:divBdr>
                    <w:top w:val="none" w:sz="0" w:space="0" w:color="auto"/>
                    <w:left w:val="none" w:sz="0" w:space="0" w:color="auto"/>
                    <w:bottom w:val="none" w:sz="0" w:space="0" w:color="auto"/>
                    <w:right w:val="none" w:sz="0" w:space="0" w:color="auto"/>
                  </w:divBdr>
                </w:div>
                <w:div w:id="13877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9621">
      <w:bodyDiv w:val="1"/>
      <w:marLeft w:val="0"/>
      <w:marRight w:val="0"/>
      <w:marTop w:val="0"/>
      <w:marBottom w:val="0"/>
      <w:divBdr>
        <w:top w:val="none" w:sz="0" w:space="0" w:color="auto"/>
        <w:left w:val="none" w:sz="0" w:space="0" w:color="auto"/>
        <w:bottom w:val="none" w:sz="0" w:space="0" w:color="auto"/>
        <w:right w:val="none" w:sz="0" w:space="0" w:color="auto"/>
      </w:divBdr>
      <w:divsChild>
        <w:div w:id="500704329">
          <w:marLeft w:val="0"/>
          <w:marRight w:val="0"/>
          <w:marTop w:val="0"/>
          <w:marBottom w:val="0"/>
          <w:divBdr>
            <w:top w:val="none" w:sz="0" w:space="0" w:color="auto"/>
            <w:left w:val="none" w:sz="0" w:space="0" w:color="auto"/>
            <w:bottom w:val="none" w:sz="0" w:space="0" w:color="auto"/>
            <w:right w:val="none" w:sz="0" w:space="0" w:color="auto"/>
          </w:divBdr>
          <w:divsChild>
            <w:div w:id="10567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753">
      <w:bodyDiv w:val="1"/>
      <w:marLeft w:val="0"/>
      <w:marRight w:val="0"/>
      <w:marTop w:val="0"/>
      <w:marBottom w:val="0"/>
      <w:divBdr>
        <w:top w:val="none" w:sz="0" w:space="0" w:color="auto"/>
        <w:left w:val="none" w:sz="0" w:space="0" w:color="auto"/>
        <w:bottom w:val="none" w:sz="0" w:space="0" w:color="auto"/>
        <w:right w:val="none" w:sz="0" w:space="0" w:color="auto"/>
      </w:divBdr>
      <w:divsChild>
        <w:div w:id="868225953">
          <w:marLeft w:val="0"/>
          <w:marRight w:val="0"/>
          <w:marTop w:val="0"/>
          <w:marBottom w:val="0"/>
          <w:divBdr>
            <w:top w:val="none" w:sz="0" w:space="0" w:color="auto"/>
            <w:left w:val="none" w:sz="0" w:space="0" w:color="auto"/>
            <w:bottom w:val="none" w:sz="0" w:space="0" w:color="auto"/>
            <w:right w:val="none" w:sz="0" w:space="0" w:color="auto"/>
          </w:divBdr>
          <w:divsChild>
            <w:div w:id="793789773">
              <w:marLeft w:val="0"/>
              <w:marRight w:val="0"/>
              <w:marTop w:val="0"/>
              <w:marBottom w:val="0"/>
              <w:divBdr>
                <w:top w:val="none" w:sz="0" w:space="0" w:color="auto"/>
                <w:left w:val="none" w:sz="0" w:space="0" w:color="auto"/>
                <w:bottom w:val="none" w:sz="0" w:space="0" w:color="auto"/>
                <w:right w:val="none" w:sz="0" w:space="0" w:color="auto"/>
              </w:divBdr>
              <w:divsChild>
                <w:div w:id="1031346175">
                  <w:marLeft w:val="0"/>
                  <w:marRight w:val="0"/>
                  <w:marTop w:val="0"/>
                  <w:marBottom w:val="0"/>
                  <w:divBdr>
                    <w:top w:val="none" w:sz="0" w:space="0" w:color="auto"/>
                    <w:left w:val="none" w:sz="0" w:space="0" w:color="auto"/>
                    <w:bottom w:val="none" w:sz="0" w:space="0" w:color="auto"/>
                    <w:right w:val="none" w:sz="0" w:space="0" w:color="auto"/>
                  </w:divBdr>
                  <w:divsChild>
                    <w:div w:id="3596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90325">
      <w:bodyDiv w:val="1"/>
      <w:marLeft w:val="0"/>
      <w:marRight w:val="0"/>
      <w:marTop w:val="0"/>
      <w:marBottom w:val="0"/>
      <w:divBdr>
        <w:top w:val="none" w:sz="0" w:space="0" w:color="auto"/>
        <w:left w:val="none" w:sz="0" w:space="0" w:color="auto"/>
        <w:bottom w:val="none" w:sz="0" w:space="0" w:color="auto"/>
        <w:right w:val="none" w:sz="0" w:space="0" w:color="auto"/>
      </w:divBdr>
      <w:divsChild>
        <w:div w:id="1902909592">
          <w:marLeft w:val="0"/>
          <w:marRight w:val="0"/>
          <w:marTop w:val="0"/>
          <w:marBottom w:val="0"/>
          <w:divBdr>
            <w:top w:val="none" w:sz="0" w:space="0" w:color="auto"/>
            <w:left w:val="none" w:sz="0" w:space="0" w:color="auto"/>
            <w:bottom w:val="none" w:sz="0" w:space="0" w:color="auto"/>
            <w:right w:val="none" w:sz="0" w:space="0" w:color="auto"/>
          </w:divBdr>
          <w:divsChild>
            <w:div w:id="1665739188">
              <w:marLeft w:val="0"/>
              <w:marRight w:val="0"/>
              <w:marTop w:val="0"/>
              <w:marBottom w:val="0"/>
              <w:divBdr>
                <w:top w:val="none" w:sz="0" w:space="0" w:color="auto"/>
                <w:left w:val="none" w:sz="0" w:space="0" w:color="auto"/>
                <w:bottom w:val="none" w:sz="0" w:space="0" w:color="auto"/>
                <w:right w:val="none" w:sz="0" w:space="0" w:color="auto"/>
              </w:divBdr>
              <w:divsChild>
                <w:div w:id="11822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1843">
      <w:bodyDiv w:val="1"/>
      <w:marLeft w:val="0"/>
      <w:marRight w:val="0"/>
      <w:marTop w:val="0"/>
      <w:marBottom w:val="0"/>
      <w:divBdr>
        <w:top w:val="none" w:sz="0" w:space="0" w:color="auto"/>
        <w:left w:val="none" w:sz="0" w:space="0" w:color="auto"/>
        <w:bottom w:val="none" w:sz="0" w:space="0" w:color="auto"/>
        <w:right w:val="none" w:sz="0" w:space="0" w:color="auto"/>
      </w:divBdr>
      <w:divsChild>
        <w:div w:id="2042238407">
          <w:marLeft w:val="0"/>
          <w:marRight w:val="0"/>
          <w:marTop w:val="0"/>
          <w:marBottom w:val="0"/>
          <w:divBdr>
            <w:top w:val="none" w:sz="0" w:space="0" w:color="auto"/>
            <w:left w:val="none" w:sz="0" w:space="0" w:color="auto"/>
            <w:bottom w:val="none" w:sz="0" w:space="0" w:color="auto"/>
            <w:right w:val="none" w:sz="0" w:space="0" w:color="auto"/>
          </w:divBdr>
          <w:divsChild>
            <w:div w:id="1856918871">
              <w:marLeft w:val="0"/>
              <w:marRight w:val="0"/>
              <w:marTop w:val="0"/>
              <w:marBottom w:val="0"/>
              <w:divBdr>
                <w:top w:val="none" w:sz="0" w:space="0" w:color="auto"/>
                <w:left w:val="none" w:sz="0" w:space="0" w:color="auto"/>
                <w:bottom w:val="none" w:sz="0" w:space="0" w:color="auto"/>
                <w:right w:val="none" w:sz="0" w:space="0" w:color="auto"/>
              </w:divBdr>
              <w:divsChild>
                <w:div w:id="3814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3179">
      <w:bodyDiv w:val="1"/>
      <w:marLeft w:val="0"/>
      <w:marRight w:val="0"/>
      <w:marTop w:val="0"/>
      <w:marBottom w:val="0"/>
      <w:divBdr>
        <w:top w:val="none" w:sz="0" w:space="0" w:color="auto"/>
        <w:left w:val="none" w:sz="0" w:space="0" w:color="auto"/>
        <w:bottom w:val="none" w:sz="0" w:space="0" w:color="auto"/>
        <w:right w:val="none" w:sz="0" w:space="0" w:color="auto"/>
      </w:divBdr>
      <w:divsChild>
        <w:div w:id="1844078950">
          <w:marLeft w:val="0"/>
          <w:marRight w:val="0"/>
          <w:marTop w:val="0"/>
          <w:marBottom w:val="0"/>
          <w:divBdr>
            <w:top w:val="none" w:sz="0" w:space="0" w:color="auto"/>
            <w:left w:val="none" w:sz="0" w:space="0" w:color="auto"/>
            <w:bottom w:val="none" w:sz="0" w:space="0" w:color="auto"/>
            <w:right w:val="none" w:sz="0" w:space="0" w:color="auto"/>
          </w:divBdr>
          <w:divsChild>
            <w:div w:id="504519112">
              <w:marLeft w:val="0"/>
              <w:marRight w:val="0"/>
              <w:marTop w:val="0"/>
              <w:marBottom w:val="0"/>
              <w:divBdr>
                <w:top w:val="none" w:sz="0" w:space="0" w:color="auto"/>
                <w:left w:val="none" w:sz="0" w:space="0" w:color="auto"/>
                <w:bottom w:val="none" w:sz="0" w:space="0" w:color="auto"/>
                <w:right w:val="none" w:sz="0" w:space="0" w:color="auto"/>
              </w:divBdr>
              <w:divsChild>
                <w:div w:id="19398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1562">
      <w:bodyDiv w:val="1"/>
      <w:marLeft w:val="0"/>
      <w:marRight w:val="0"/>
      <w:marTop w:val="0"/>
      <w:marBottom w:val="0"/>
      <w:divBdr>
        <w:top w:val="none" w:sz="0" w:space="0" w:color="auto"/>
        <w:left w:val="none" w:sz="0" w:space="0" w:color="auto"/>
        <w:bottom w:val="none" w:sz="0" w:space="0" w:color="auto"/>
        <w:right w:val="none" w:sz="0" w:space="0" w:color="auto"/>
      </w:divBdr>
    </w:div>
    <w:div w:id="154805088">
      <w:bodyDiv w:val="1"/>
      <w:marLeft w:val="0"/>
      <w:marRight w:val="0"/>
      <w:marTop w:val="0"/>
      <w:marBottom w:val="0"/>
      <w:divBdr>
        <w:top w:val="none" w:sz="0" w:space="0" w:color="auto"/>
        <w:left w:val="none" w:sz="0" w:space="0" w:color="auto"/>
        <w:bottom w:val="none" w:sz="0" w:space="0" w:color="auto"/>
        <w:right w:val="none" w:sz="0" w:space="0" w:color="auto"/>
      </w:divBdr>
      <w:divsChild>
        <w:div w:id="1343435800">
          <w:marLeft w:val="0"/>
          <w:marRight w:val="0"/>
          <w:marTop w:val="0"/>
          <w:marBottom w:val="0"/>
          <w:divBdr>
            <w:top w:val="none" w:sz="0" w:space="0" w:color="auto"/>
            <w:left w:val="none" w:sz="0" w:space="0" w:color="auto"/>
            <w:bottom w:val="none" w:sz="0" w:space="0" w:color="auto"/>
            <w:right w:val="none" w:sz="0" w:space="0" w:color="auto"/>
          </w:divBdr>
          <w:divsChild>
            <w:div w:id="1874220937">
              <w:marLeft w:val="0"/>
              <w:marRight w:val="0"/>
              <w:marTop w:val="0"/>
              <w:marBottom w:val="0"/>
              <w:divBdr>
                <w:top w:val="none" w:sz="0" w:space="0" w:color="auto"/>
                <w:left w:val="none" w:sz="0" w:space="0" w:color="auto"/>
                <w:bottom w:val="none" w:sz="0" w:space="0" w:color="auto"/>
                <w:right w:val="none" w:sz="0" w:space="0" w:color="auto"/>
              </w:divBdr>
              <w:divsChild>
                <w:div w:id="2103840225">
                  <w:marLeft w:val="0"/>
                  <w:marRight w:val="0"/>
                  <w:marTop w:val="0"/>
                  <w:marBottom w:val="0"/>
                  <w:divBdr>
                    <w:top w:val="none" w:sz="0" w:space="0" w:color="auto"/>
                    <w:left w:val="none" w:sz="0" w:space="0" w:color="auto"/>
                    <w:bottom w:val="none" w:sz="0" w:space="0" w:color="auto"/>
                    <w:right w:val="none" w:sz="0" w:space="0" w:color="auto"/>
                  </w:divBdr>
                  <w:divsChild>
                    <w:div w:id="8220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6186">
      <w:bodyDiv w:val="1"/>
      <w:marLeft w:val="0"/>
      <w:marRight w:val="0"/>
      <w:marTop w:val="0"/>
      <w:marBottom w:val="0"/>
      <w:divBdr>
        <w:top w:val="none" w:sz="0" w:space="0" w:color="auto"/>
        <w:left w:val="none" w:sz="0" w:space="0" w:color="auto"/>
        <w:bottom w:val="none" w:sz="0" w:space="0" w:color="auto"/>
        <w:right w:val="none" w:sz="0" w:space="0" w:color="auto"/>
      </w:divBdr>
      <w:divsChild>
        <w:div w:id="1610892760">
          <w:marLeft w:val="0"/>
          <w:marRight w:val="0"/>
          <w:marTop w:val="0"/>
          <w:marBottom w:val="0"/>
          <w:divBdr>
            <w:top w:val="none" w:sz="0" w:space="0" w:color="auto"/>
            <w:left w:val="none" w:sz="0" w:space="0" w:color="auto"/>
            <w:bottom w:val="none" w:sz="0" w:space="0" w:color="auto"/>
            <w:right w:val="none" w:sz="0" w:space="0" w:color="auto"/>
          </w:divBdr>
          <w:divsChild>
            <w:div w:id="1158426103">
              <w:marLeft w:val="0"/>
              <w:marRight w:val="0"/>
              <w:marTop w:val="0"/>
              <w:marBottom w:val="0"/>
              <w:divBdr>
                <w:top w:val="none" w:sz="0" w:space="0" w:color="auto"/>
                <w:left w:val="none" w:sz="0" w:space="0" w:color="auto"/>
                <w:bottom w:val="none" w:sz="0" w:space="0" w:color="auto"/>
                <w:right w:val="none" w:sz="0" w:space="0" w:color="auto"/>
              </w:divBdr>
              <w:divsChild>
                <w:div w:id="12475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0348">
      <w:bodyDiv w:val="1"/>
      <w:marLeft w:val="0"/>
      <w:marRight w:val="0"/>
      <w:marTop w:val="0"/>
      <w:marBottom w:val="0"/>
      <w:divBdr>
        <w:top w:val="none" w:sz="0" w:space="0" w:color="auto"/>
        <w:left w:val="none" w:sz="0" w:space="0" w:color="auto"/>
        <w:bottom w:val="none" w:sz="0" w:space="0" w:color="auto"/>
        <w:right w:val="none" w:sz="0" w:space="0" w:color="auto"/>
      </w:divBdr>
      <w:divsChild>
        <w:div w:id="261301411">
          <w:marLeft w:val="0"/>
          <w:marRight w:val="0"/>
          <w:marTop w:val="0"/>
          <w:marBottom w:val="0"/>
          <w:divBdr>
            <w:top w:val="none" w:sz="0" w:space="0" w:color="auto"/>
            <w:left w:val="none" w:sz="0" w:space="0" w:color="auto"/>
            <w:bottom w:val="none" w:sz="0" w:space="0" w:color="auto"/>
            <w:right w:val="none" w:sz="0" w:space="0" w:color="auto"/>
          </w:divBdr>
          <w:divsChild>
            <w:div w:id="165825805">
              <w:marLeft w:val="0"/>
              <w:marRight w:val="0"/>
              <w:marTop w:val="0"/>
              <w:marBottom w:val="0"/>
              <w:divBdr>
                <w:top w:val="none" w:sz="0" w:space="0" w:color="auto"/>
                <w:left w:val="none" w:sz="0" w:space="0" w:color="auto"/>
                <w:bottom w:val="none" w:sz="0" w:space="0" w:color="auto"/>
                <w:right w:val="none" w:sz="0" w:space="0" w:color="auto"/>
              </w:divBdr>
              <w:divsChild>
                <w:div w:id="14648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3249">
      <w:bodyDiv w:val="1"/>
      <w:marLeft w:val="0"/>
      <w:marRight w:val="0"/>
      <w:marTop w:val="0"/>
      <w:marBottom w:val="0"/>
      <w:divBdr>
        <w:top w:val="none" w:sz="0" w:space="0" w:color="auto"/>
        <w:left w:val="none" w:sz="0" w:space="0" w:color="auto"/>
        <w:bottom w:val="none" w:sz="0" w:space="0" w:color="auto"/>
        <w:right w:val="none" w:sz="0" w:space="0" w:color="auto"/>
      </w:divBdr>
      <w:divsChild>
        <w:div w:id="859898540">
          <w:marLeft w:val="0"/>
          <w:marRight w:val="0"/>
          <w:marTop w:val="0"/>
          <w:marBottom w:val="0"/>
          <w:divBdr>
            <w:top w:val="none" w:sz="0" w:space="0" w:color="auto"/>
            <w:left w:val="none" w:sz="0" w:space="0" w:color="auto"/>
            <w:bottom w:val="none" w:sz="0" w:space="0" w:color="auto"/>
            <w:right w:val="none" w:sz="0" w:space="0" w:color="auto"/>
          </w:divBdr>
          <w:divsChild>
            <w:div w:id="636687316">
              <w:marLeft w:val="0"/>
              <w:marRight w:val="0"/>
              <w:marTop w:val="0"/>
              <w:marBottom w:val="0"/>
              <w:divBdr>
                <w:top w:val="none" w:sz="0" w:space="0" w:color="auto"/>
                <w:left w:val="none" w:sz="0" w:space="0" w:color="auto"/>
                <w:bottom w:val="none" w:sz="0" w:space="0" w:color="auto"/>
                <w:right w:val="none" w:sz="0" w:space="0" w:color="auto"/>
              </w:divBdr>
              <w:divsChild>
                <w:div w:id="199891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7674">
      <w:bodyDiv w:val="1"/>
      <w:marLeft w:val="0"/>
      <w:marRight w:val="0"/>
      <w:marTop w:val="0"/>
      <w:marBottom w:val="0"/>
      <w:divBdr>
        <w:top w:val="none" w:sz="0" w:space="0" w:color="auto"/>
        <w:left w:val="none" w:sz="0" w:space="0" w:color="auto"/>
        <w:bottom w:val="none" w:sz="0" w:space="0" w:color="auto"/>
        <w:right w:val="none" w:sz="0" w:space="0" w:color="auto"/>
      </w:divBdr>
      <w:divsChild>
        <w:div w:id="907571782">
          <w:marLeft w:val="0"/>
          <w:marRight w:val="0"/>
          <w:marTop w:val="0"/>
          <w:marBottom w:val="0"/>
          <w:divBdr>
            <w:top w:val="none" w:sz="0" w:space="0" w:color="auto"/>
            <w:left w:val="none" w:sz="0" w:space="0" w:color="auto"/>
            <w:bottom w:val="none" w:sz="0" w:space="0" w:color="auto"/>
            <w:right w:val="none" w:sz="0" w:space="0" w:color="auto"/>
          </w:divBdr>
          <w:divsChild>
            <w:div w:id="779375463">
              <w:marLeft w:val="0"/>
              <w:marRight w:val="0"/>
              <w:marTop w:val="0"/>
              <w:marBottom w:val="0"/>
              <w:divBdr>
                <w:top w:val="none" w:sz="0" w:space="0" w:color="auto"/>
                <w:left w:val="none" w:sz="0" w:space="0" w:color="auto"/>
                <w:bottom w:val="none" w:sz="0" w:space="0" w:color="auto"/>
                <w:right w:val="none" w:sz="0" w:space="0" w:color="auto"/>
              </w:divBdr>
              <w:divsChild>
                <w:div w:id="8756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3884">
      <w:bodyDiv w:val="1"/>
      <w:marLeft w:val="0"/>
      <w:marRight w:val="0"/>
      <w:marTop w:val="0"/>
      <w:marBottom w:val="0"/>
      <w:divBdr>
        <w:top w:val="none" w:sz="0" w:space="0" w:color="auto"/>
        <w:left w:val="none" w:sz="0" w:space="0" w:color="auto"/>
        <w:bottom w:val="none" w:sz="0" w:space="0" w:color="auto"/>
        <w:right w:val="none" w:sz="0" w:space="0" w:color="auto"/>
      </w:divBdr>
      <w:divsChild>
        <w:div w:id="1289698862">
          <w:marLeft w:val="0"/>
          <w:marRight w:val="0"/>
          <w:marTop w:val="0"/>
          <w:marBottom w:val="0"/>
          <w:divBdr>
            <w:top w:val="none" w:sz="0" w:space="0" w:color="auto"/>
            <w:left w:val="none" w:sz="0" w:space="0" w:color="auto"/>
            <w:bottom w:val="none" w:sz="0" w:space="0" w:color="auto"/>
            <w:right w:val="none" w:sz="0" w:space="0" w:color="auto"/>
          </w:divBdr>
          <w:divsChild>
            <w:div w:id="498271614">
              <w:marLeft w:val="0"/>
              <w:marRight w:val="0"/>
              <w:marTop w:val="0"/>
              <w:marBottom w:val="0"/>
              <w:divBdr>
                <w:top w:val="none" w:sz="0" w:space="0" w:color="auto"/>
                <w:left w:val="none" w:sz="0" w:space="0" w:color="auto"/>
                <w:bottom w:val="none" w:sz="0" w:space="0" w:color="auto"/>
                <w:right w:val="none" w:sz="0" w:space="0" w:color="auto"/>
              </w:divBdr>
              <w:divsChild>
                <w:div w:id="40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9311">
      <w:bodyDiv w:val="1"/>
      <w:marLeft w:val="0"/>
      <w:marRight w:val="0"/>
      <w:marTop w:val="0"/>
      <w:marBottom w:val="0"/>
      <w:divBdr>
        <w:top w:val="none" w:sz="0" w:space="0" w:color="auto"/>
        <w:left w:val="none" w:sz="0" w:space="0" w:color="auto"/>
        <w:bottom w:val="none" w:sz="0" w:space="0" w:color="auto"/>
        <w:right w:val="none" w:sz="0" w:space="0" w:color="auto"/>
      </w:divBdr>
      <w:divsChild>
        <w:div w:id="1368942763">
          <w:marLeft w:val="0"/>
          <w:marRight w:val="0"/>
          <w:marTop w:val="0"/>
          <w:marBottom w:val="0"/>
          <w:divBdr>
            <w:top w:val="none" w:sz="0" w:space="0" w:color="auto"/>
            <w:left w:val="none" w:sz="0" w:space="0" w:color="auto"/>
            <w:bottom w:val="none" w:sz="0" w:space="0" w:color="auto"/>
            <w:right w:val="none" w:sz="0" w:space="0" w:color="auto"/>
          </w:divBdr>
          <w:divsChild>
            <w:div w:id="322586521">
              <w:marLeft w:val="0"/>
              <w:marRight w:val="0"/>
              <w:marTop w:val="0"/>
              <w:marBottom w:val="0"/>
              <w:divBdr>
                <w:top w:val="none" w:sz="0" w:space="0" w:color="auto"/>
                <w:left w:val="none" w:sz="0" w:space="0" w:color="auto"/>
                <w:bottom w:val="none" w:sz="0" w:space="0" w:color="auto"/>
                <w:right w:val="none" w:sz="0" w:space="0" w:color="auto"/>
              </w:divBdr>
              <w:divsChild>
                <w:div w:id="1993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8811">
      <w:bodyDiv w:val="1"/>
      <w:marLeft w:val="0"/>
      <w:marRight w:val="0"/>
      <w:marTop w:val="0"/>
      <w:marBottom w:val="0"/>
      <w:divBdr>
        <w:top w:val="none" w:sz="0" w:space="0" w:color="auto"/>
        <w:left w:val="none" w:sz="0" w:space="0" w:color="auto"/>
        <w:bottom w:val="none" w:sz="0" w:space="0" w:color="auto"/>
        <w:right w:val="none" w:sz="0" w:space="0" w:color="auto"/>
      </w:divBdr>
      <w:divsChild>
        <w:div w:id="1206723333">
          <w:marLeft w:val="0"/>
          <w:marRight w:val="0"/>
          <w:marTop w:val="0"/>
          <w:marBottom w:val="0"/>
          <w:divBdr>
            <w:top w:val="none" w:sz="0" w:space="0" w:color="auto"/>
            <w:left w:val="none" w:sz="0" w:space="0" w:color="auto"/>
            <w:bottom w:val="none" w:sz="0" w:space="0" w:color="auto"/>
            <w:right w:val="none" w:sz="0" w:space="0" w:color="auto"/>
          </w:divBdr>
          <w:divsChild>
            <w:div w:id="1987708433">
              <w:marLeft w:val="0"/>
              <w:marRight w:val="0"/>
              <w:marTop w:val="0"/>
              <w:marBottom w:val="0"/>
              <w:divBdr>
                <w:top w:val="none" w:sz="0" w:space="0" w:color="auto"/>
                <w:left w:val="none" w:sz="0" w:space="0" w:color="auto"/>
                <w:bottom w:val="none" w:sz="0" w:space="0" w:color="auto"/>
                <w:right w:val="none" w:sz="0" w:space="0" w:color="auto"/>
              </w:divBdr>
              <w:divsChild>
                <w:div w:id="69473942">
                  <w:marLeft w:val="0"/>
                  <w:marRight w:val="0"/>
                  <w:marTop w:val="0"/>
                  <w:marBottom w:val="0"/>
                  <w:divBdr>
                    <w:top w:val="none" w:sz="0" w:space="0" w:color="auto"/>
                    <w:left w:val="none" w:sz="0" w:space="0" w:color="auto"/>
                    <w:bottom w:val="none" w:sz="0" w:space="0" w:color="auto"/>
                    <w:right w:val="none" w:sz="0" w:space="0" w:color="auto"/>
                  </w:divBdr>
                  <w:divsChild>
                    <w:div w:id="19109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8588">
      <w:bodyDiv w:val="1"/>
      <w:marLeft w:val="0"/>
      <w:marRight w:val="0"/>
      <w:marTop w:val="0"/>
      <w:marBottom w:val="0"/>
      <w:divBdr>
        <w:top w:val="none" w:sz="0" w:space="0" w:color="auto"/>
        <w:left w:val="none" w:sz="0" w:space="0" w:color="auto"/>
        <w:bottom w:val="none" w:sz="0" w:space="0" w:color="auto"/>
        <w:right w:val="none" w:sz="0" w:space="0" w:color="auto"/>
      </w:divBdr>
      <w:divsChild>
        <w:div w:id="341862321">
          <w:marLeft w:val="0"/>
          <w:marRight w:val="0"/>
          <w:marTop w:val="0"/>
          <w:marBottom w:val="0"/>
          <w:divBdr>
            <w:top w:val="none" w:sz="0" w:space="0" w:color="auto"/>
            <w:left w:val="none" w:sz="0" w:space="0" w:color="auto"/>
            <w:bottom w:val="none" w:sz="0" w:space="0" w:color="auto"/>
            <w:right w:val="none" w:sz="0" w:space="0" w:color="auto"/>
          </w:divBdr>
          <w:divsChild>
            <w:div w:id="1091270511">
              <w:marLeft w:val="0"/>
              <w:marRight w:val="0"/>
              <w:marTop w:val="0"/>
              <w:marBottom w:val="0"/>
              <w:divBdr>
                <w:top w:val="none" w:sz="0" w:space="0" w:color="auto"/>
                <w:left w:val="none" w:sz="0" w:space="0" w:color="auto"/>
                <w:bottom w:val="none" w:sz="0" w:space="0" w:color="auto"/>
                <w:right w:val="none" w:sz="0" w:space="0" w:color="auto"/>
              </w:divBdr>
              <w:divsChild>
                <w:div w:id="21020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8579">
      <w:bodyDiv w:val="1"/>
      <w:marLeft w:val="0"/>
      <w:marRight w:val="0"/>
      <w:marTop w:val="0"/>
      <w:marBottom w:val="0"/>
      <w:divBdr>
        <w:top w:val="none" w:sz="0" w:space="0" w:color="auto"/>
        <w:left w:val="none" w:sz="0" w:space="0" w:color="auto"/>
        <w:bottom w:val="none" w:sz="0" w:space="0" w:color="auto"/>
        <w:right w:val="none" w:sz="0" w:space="0" w:color="auto"/>
      </w:divBdr>
      <w:divsChild>
        <w:div w:id="1926065076">
          <w:marLeft w:val="0"/>
          <w:marRight w:val="0"/>
          <w:marTop w:val="0"/>
          <w:marBottom w:val="0"/>
          <w:divBdr>
            <w:top w:val="none" w:sz="0" w:space="0" w:color="auto"/>
            <w:left w:val="none" w:sz="0" w:space="0" w:color="auto"/>
            <w:bottom w:val="none" w:sz="0" w:space="0" w:color="auto"/>
            <w:right w:val="none" w:sz="0" w:space="0" w:color="auto"/>
          </w:divBdr>
          <w:divsChild>
            <w:div w:id="398677348">
              <w:marLeft w:val="0"/>
              <w:marRight w:val="0"/>
              <w:marTop w:val="0"/>
              <w:marBottom w:val="0"/>
              <w:divBdr>
                <w:top w:val="none" w:sz="0" w:space="0" w:color="auto"/>
                <w:left w:val="none" w:sz="0" w:space="0" w:color="auto"/>
                <w:bottom w:val="none" w:sz="0" w:space="0" w:color="auto"/>
                <w:right w:val="none" w:sz="0" w:space="0" w:color="auto"/>
              </w:divBdr>
              <w:divsChild>
                <w:div w:id="14968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0953">
      <w:bodyDiv w:val="1"/>
      <w:marLeft w:val="0"/>
      <w:marRight w:val="0"/>
      <w:marTop w:val="0"/>
      <w:marBottom w:val="0"/>
      <w:divBdr>
        <w:top w:val="none" w:sz="0" w:space="0" w:color="auto"/>
        <w:left w:val="none" w:sz="0" w:space="0" w:color="auto"/>
        <w:bottom w:val="none" w:sz="0" w:space="0" w:color="auto"/>
        <w:right w:val="none" w:sz="0" w:space="0" w:color="auto"/>
      </w:divBdr>
      <w:divsChild>
        <w:div w:id="1017847070">
          <w:marLeft w:val="0"/>
          <w:marRight w:val="0"/>
          <w:marTop w:val="0"/>
          <w:marBottom w:val="0"/>
          <w:divBdr>
            <w:top w:val="none" w:sz="0" w:space="0" w:color="auto"/>
            <w:left w:val="none" w:sz="0" w:space="0" w:color="auto"/>
            <w:bottom w:val="none" w:sz="0" w:space="0" w:color="auto"/>
            <w:right w:val="none" w:sz="0" w:space="0" w:color="auto"/>
          </w:divBdr>
          <w:divsChild>
            <w:div w:id="1535115956">
              <w:marLeft w:val="0"/>
              <w:marRight w:val="0"/>
              <w:marTop w:val="0"/>
              <w:marBottom w:val="0"/>
              <w:divBdr>
                <w:top w:val="none" w:sz="0" w:space="0" w:color="auto"/>
                <w:left w:val="none" w:sz="0" w:space="0" w:color="auto"/>
                <w:bottom w:val="none" w:sz="0" w:space="0" w:color="auto"/>
                <w:right w:val="none" w:sz="0" w:space="0" w:color="auto"/>
              </w:divBdr>
              <w:divsChild>
                <w:div w:id="5350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4970">
      <w:bodyDiv w:val="1"/>
      <w:marLeft w:val="0"/>
      <w:marRight w:val="0"/>
      <w:marTop w:val="0"/>
      <w:marBottom w:val="0"/>
      <w:divBdr>
        <w:top w:val="none" w:sz="0" w:space="0" w:color="auto"/>
        <w:left w:val="none" w:sz="0" w:space="0" w:color="auto"/>
        <w:bottom w:val="none" w:sz="0" w:space="0" w:color="auto"/>
        <w:right w:val="none" w:sz="0" w:space="0" w:color="auto"/>
      </w:divBdr>
      <w:divsChild>
        <w:div w:id="1377971634">
          <w:marLeft w:val="0"/>
          <w:marRight w:val="0"/>
          <w:marTop w:val="0"/>
          <w:marBottom w:val="0"/>
          <w:divBdr>
            <w:top w:val="none" w:sz="0" w:space="0" w:color="auto"/>
            <w:left w:val="none" w:sz="0" w:space="0" w:color="auto"/>
            <w:bottom w:val="none" w:sz="0" w:space="0" w:color="auto"/>
            <w:right w:val="none" w:sz="0" w:space="0" w:color="auto"/>
          </w:divBdr>
          <w:divsChild>
            <w:div w:id="1917938034">
              <w:marLeft w:val="0"/>
              <w:marRight w:val="0"/>
              <w:marTop w:val="0"/>
              <w:marBottom w:val="0"/>
              <w:divBdr>
                <w:top w:val="none" w:sz="0" w:space="0" w:color="auto"/>
                <w:left w:val="none" w:sz="0" w:space="0" w:color="auto"/>
                <w:bottom w:val="none" w:sz="0" w:space="0" w:color="auto"/>
                <w:right w:val="none" w:sz="0" w:space="0" w:color="auto"/>
              </w:divBdr>
              <w:divsChild>
                <w:div w:id="12193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4632">
      <w:bodyDiv w:val="1"/>
      <w:marLeft w:val="0"/>
      <w:marRight w:val="0"/>
      <w:marTop w:val="0"/>
      <w:marBottom w:val="0"/>
      <w:divBdr>
        <w:top w:val="none" w:sz="0" w:space="0" w:color="auto"/>
        <w:left w:val="none" w:sz="0" w:space="0" w:color="auto"/>
        <w:bottom w:val="none" w:sz="0" w:space="0" w:color="auto"/>
        <w:right w:val="none" w:sz="0" w:space="0" w:color="auto"/>
      </w:divBdr>
      <w:divsChild>
        <w:div w:id="852885874">
          <w:marLeft w:val="0"/>
          <w:marRight w:val="0"/>
          <w:marTop w:val="0"/>
          <w:marBottom w:val="0"/>
          <w:divBdr>
            <w:top w:val="none" w:sz="0" w:space="0" w:color="auto"/>
            <w:left w:val="none" w:sz="0" w:space="0" w:color="auto"/>
            <w:bottom w:val="none" w:sz="0" w:space="0" w:color="auto"/>
            <w:right w:val="none" w:sz="0" w:space="0" w:color="auto"/>
          </w:divBdr>
          <w:divsChild>
            <w:div w:id="1060784408">
              <w:marLeft w:val="0"/>
              <w:marRight w:val="0"/>
              <w:marTop w:val="0"/>
              <w:marBottom w:val="0"/>
              <w:divBdr>
                <w:top w:val="none" w:sz="0" w:space="0" w:color="auto"/>
                <w:left w:val="none" w:sz="0" w:space="0" w:color="auto"/>
                <w:bottom w:val="none" w:sz="0" w:space="0" w:color="auto"/>
                <w:right w:val="none" w:sz="0" w:space="0" w:color="auto"/>
              </w:divBdr>
              <w:divsChild>
                <w:div w:id="21145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448">
      <w:bodyDiv w:val="1"/>
      <w:marLeft w:val="0"/>
      <w:marRight w:val="0"/>
      <w:marTop w:val="0"/>
      <w:marBottom w:val="0"/>
      <w:divBdr>
        <w:top w:val="none" w:sz="0" w:space="0" w:color="auto"/>
        <w:left w:val="none" w:sz="0" w:space="0" w:color="auto"/>
        <w:bottom w:val="none" w:sz="0" w:space="0" w:color="auto"/>
        <w:right w:val="none" w:sz="0" w:space="0" w:color="auto"/>
      </w:divBdr>
      <w:divsChild>
        <w:div w:id="557210687">
          <w:marLeft w:val="0"/>
          <w:marRight w:val="0"/>
          <w:marTop w:val="0"/>
          <w:marBottom w:val="0"/>
          <w:divBdr>
            <w:top w:val="none" w:sz="0" w:space="0" w:color="auto"/>
            <w:left w:val="none" w:sz="0" w:space="0" w:color="auto"/>
            <w:bottom w:val="none" w:sz="0" w:space="0" w:color="auto"/>
            <w:right w:val="none" w:sz="0" w:space="0" w:color="auto"/>
          </w:divBdr>
          <w:divsChild>
            <w:div w:id="817111263">
              <w:marLeft w:val="0"/>
              <w:marRight w:val="0"/>
              <w:marTop w:val="0"/>
              <w:marBottom w:val="0"/>
              <w:divBdr>
                <w:top w:val="none" w:sz="0" w:space="0" w:color="auto"/>
                <w:left w:val="none" w:sz="0" w:space="0" w:color="auto"/>
                <w:bottom w:val="none" w:sz="0" w:space="0" w:color="auto"/>
                <w:right w:val="none" w:sz="0" w:space="0" w:color="auto"/>
              </w:divBdr>
              <w:divsChild>
                <w:div w:id="18733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4955">
      <w:bodyDiv w:val="1"/>
      <w:marLeft w:val="0"/>
      <w:marRight w:val="0"/>
      <w:marTop w:val="0"/>
      <w:marBottom w:val="0"/>
      <w:divBdr>
        <w:top w:val="none" w:sz="0" w:space="0" w:color="auto"/>
        <w:left w:val="none" w:sz="0" w:space="0" w:color="auto"/>
        <w:bottom w:val="none" w:sz="0" w:space="0" w:color="auto"/>
        <w:right w:val="none" w:sz="0" w:space="0" w:color="auto"/>
      </w:divBdr>
      <w:divsChild>
        <w:div w:id="1647081010">
          <w:marLeft w:val="0"/>
          <w:marRight w:val="0"/>
          <w:marTop w:val="0"/>
          <w:marBottom w:val="0"/>
          <w:divBdr>
            <w:top w:val="none" w:sz="0" w:space="0" w:color="auto"/>
            <w:left w:val="none" w:sz="0" w:space="0" w:color="auto"/>
            <w:bottom w:val="none" w:sz="0" w:space="0" w:color="auto"/>
            <w:right w:val="none" w:sz="0" w:space="0" w:color="auto"/>
          </w:divBdr>
          <w:divsChild>
            <w:div w:id="1600217998">
              <w:marLeft w:val="0"/>
              <w:marRight w:val="0"/>
              <w:marTop w:val="0"/>
              <w:marBottom w:val="0"/>
              <w:divBdr>
                <w:top w:val="none" w:sz="0" w:space="0" w:color="auto"/>
                <w:left w:val="none" w:sz="0" w:space="0" w:color="auto"/>
                <w:bottom w:val="none" w:sz="0" w:space="0" w:color="auto"/>
                <w:right w:val="none" w:sz="0" w:space="0" w:color="auto"/>
              </w:divBdr>
              <w:divsChild>
                <w:div w:id="1478453912">
                  <w:marLeft w:val="0"/>
                  <w:marRight w:val="0"/>
                  <w:marTop w:val="0"/>
                  <w:marBottom w:val="0"/>
                  <w:divBdr>
                    <w:top w:val="none" w:sz="0" w:space="0" w:color="auto"/>
                    <w:left w:val="none" w:sz="0" w:space="0" w:color="auto"/>
                    <w:bottom w:val="none" w:sz="0" w:space="0" w:color="auto"/>
                    <w:right w:val="none" w:sz="0" w:space="0" w:color="auto"/>
                  </w:divBdr>
                  <w:divsChild>
                    <w:div w:id="8320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72310">
      <w:bodyDiv w:val="1"/>
      <w:marLeft w:val="0"/>
      <w:marRight w:val="0"/>
      <w:marTop w:val="0"/>
      <w:marBottom w:val="0"/>
      <w:divBdr>
        <w:top w:val="none" w:sz="0" w:space="0" w:color="auto"/>
        <w:left w:val="none" w:sz="0" w:space="0" w:color="auto"/>
        <w:bottom w:val="none" w:sz="0" w:space="0" w:color="auto"/>
        <w:right w:val="none" w:sz="0" w:space="0" w:color="auto"/>
      </w:divBdr>
    </w:div>
    <w:div w:id="240338837">
      <w:bodyDiv w:val="1"/>
      <w:marLeft w:val="0"/>
      <w:marRight w:val="0"/>
      <w:marTop w:val="0"/>
      <w:marBottom w:val="0"/>
      <w:divBdr>
        <w:top w:val="none" w:sz="0" w:space="0" w:color="auto"/>
        <w:left w:val="none" w:sz="0" w:space="0" w:color="auto"/>
        <w:bottom w:val="none" w:sz="0" w:space="0" w:color="auto"/>
        <w:right w:val="none" w:sz="0" w:space="0" w:color="auto"/>
      </w:divBdr>
      <w:divsChild>
        <w:div w:id="172696238">
          <w:marLeft w:val="0"/>
          <w:marRight w:val="0"/>
          <w:marTop w:val="0"/>
          <w:marBottom w:val="0"/>
          <w:divBdr>
            <w:top w:val="none" w:sz="0" w:space="0" w:color="auto"/>
            <w:left w:val="none" w:sz="0" w:space="0" w:color="auto"/>
            <w:bottom w:val="none" w:sz="0" w:space="0" w:color="auto"/>
            <w:right w:val="none" w:sz="0" w:space="0" w:color="auto"/>
          </w:divBdr>
          <w:divsChild>
            <w:div w:id="653950018">
              <w:marLeft w:val="0"/>
              <w:marRight w:val="0"/>
              <w:marTop w:val="0"/>
              <w:marBottom w:val="0"/>
              <w:divBdr>
                <w:top w:val="none" w:sz="0" w:space="0" w:color="auto"/>
                <w:left w:val="none" w:sz="0" w:space="0" w:color="auto"/>
                <w:bottom w:val="none" w:sz="0" w:space="0" w:color="auto"/>
                <w:right w:val="none" w:sz="0" w:space="0" w:color="auto"/>
              </w:divBdr>
              <w:divsChild>
                <w:div w:id="2037580464">
                  <w:marLeft w:val="0"/>
                  <w:marRight w:val="0"/>
                  <w:marTop w:val="0"/>
                  <w:marBottom w:val="0"/>
                  <w:divBdr>
                    <w:top w:val="none" w:sz="0" w:space="0" w:color="auto"/>
                    <w:left w:val="none" w:sz="0" w:space="0" w:color="auto"/>
                    <w:bottom w:val="none" w:sz="0" w:space="0" w:color="auto"/>
                    <w:right w:val="none" w:sz="0" w:space="0" w:color="auto"/>
                  </w:divBdr>
                  <w:divsChild>
                    <w:div w:id="19995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252300">
      <w:bodyDiv w:val="1"/>
      <w:marLeft w:val="0"/>
      <w:marRight w:val="0"/>
      <w:marTop w:val="0"/>
      <w:marBottom w:val="0"/>
      <w:divBdr>
        <w:top w:val="none" w:sz="0" w:space="0" w:color="auto"/>
        <w:left w:val="none" w:sz="0" w:space="0" w:color="auto"/>
        <w:bottom w:val="none" w:sz="0" w:space="0" w:color="auto"/>
        <w:right w:val="none" w:sz="0" w:space="0" w:color="auto"/>
      </w:divBdr>
      <w:divsChild>
        <w:div w:id="738676568">
          <w:marLeft w:val="0"/>
          <w:marRight w:val="0"/>
          <w:marTop w:val="0"/>
          <w:marBottom w:val="0"/>
          <w:divBdr>
            <w:top w:val="none" w:sz="0" w:space="0" w:color="auto"/>
            <w:left w:val="none" w:sz="0" w:space="0" w:color="auto"/>
            <w:bottom w:val="none" w:sz="0" w:space="0" w:color="auto"/>
            <w:right w:val="none" w:sz="0" w:space="0" w:color="auto"/>
          </w:divBdr>
          <w:divsChild>
            <w:div w:id="1303120117">
              <w:marLeft w:val="0"/>
              <w:marRight w:val="0"/>
              <w:marTop w:val="0"/>
              <w:marBottom w:val="0"/>
              <w:divBdr>
                <w:top w:val="none" w:sz="0" w:space="0" w:color="auto"/>
                <w:left w:val="none" w:sz="0" w:space="0" w:color="auto"/>
                <w:bottom w:val="none" w:sz="0" w:space="0" w:color="auto"/>
                <w:right w:val="none" w:sz="0" w:space="0" w:color="auto"/>
              </w:divBdr>
              <w:divsChild>
                <w:div w:id="16463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1033">
      <w:bodyDiv w:val="1"/>
      <w:marLeft w:val="0"/>
      <w:marRight w:val="0"/>
      <w:marTop w:val="0"/>
      <w:marBottom w:val="0"/>
      <w:divBdr>
        <w:top w:val="none" w:sz="0" w:space="0" w:color="auto"/>
        <w:left w:val="none" w:sz="0" w:space="0" w:color="auto"/>
        <w:bottom w:val="none" w:sz="0" w:space="0" w:color="auto"/>
        <w:right w:val="none" w:sz="0" w:space="0" w:color="auto"/>
      </w:divBdr>
      <w:divsChild>
        <w:div w:id="914170929">
          <w:marLeft w:val="0"/>
          <w:marRight w:val="0"/>
          <w:marTop w:val="0"/>
          <w:marBottom w:val="0"/>
          <w:divBdr>
            <w:top w:val="none" w:sz="0" w:space="0" w:color="auto"/>
            <w:left w:val="none" w:sz="0" w:space="0" w:color="auto"/>
            <w:bottom w:val="none" w:sz="0" w:space="0" w:color="auto"/>
            <w:right w:val="none" w:sz="0" w:space="0" w:color="auto"/>
          </w:divBdr>
          <w:divsChild>
            <w:div w:id="596640946">
              <w:marLeft w:val="0"/>
              <w:marRight w:val="0"/>
              <w:marTop w:val="0"/>
              <w:marBottom w:val="0"/>
              <w:divBdr>
                <w:top w:val="none" w:sz="0" w:space="0" w:color="auto"/>
                <w:left w:val="none" w:sz="0" w:space="0" w:color="auto"/>
                <w:bottom w:val="none" w:sz="0" w:space="0" w:color="auto"/>
                <w:right w:val="none" w:sz="0" w:space="0" w:color="auto"/>
              </w:divBdr>
              <w:divsChild>
                <w:div w:id="7829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11038">
      <w:bodyDiv w:val="1"/>
      <w:marLeft w:val="0"/>
      <w:marRight w:val="0"/>
      <w:marTop w:val="0"/>
      <w:marBottom w:val="0"/>
      <w:divBdr>
        <w:top w:val="none" w:sz="0" w:space="0" w:color="auto"/>
        <w:left w:val="none" w:sz="0" w:space="0" w:color="auto"/>
        <w:bottom w:val="none" w:sz="0" w:space="0" w:color="auto"/>
        <w:right w:val="none" w:sz="0" w:space="0" w:color="auto"/>
      </w:divBdr>
      <w:divsChild>
        <w:div w:id="329479847">
          <w:marLeft w:val="0"/>
          <w:marRight w:val="0"/>
          <w:marTop w:val="0"/>
          <w:marBottom w:val="0"/>
          <w:divBdr>
            <w:top w:val="none" w:sz="0" w:space="0" w:color="auto"/>
            <w:left w:val="none" w:sz="0" w:space="0" w:color="auto"/>
            <w:bottom w:val="none" w:sz="0" w:space="0" w:color="auto"/>
            <w:right w:val="none" w:sz="0" w:space="0" w:color="auto"/>
          </w:divBdr>
          <w:divsChild>
            <w:div w:id="735006306">
              <w:marLeft w:val="0"/>
              <w:marRight w:val="0"/>
              <w:marTop w:val="0"/>
              <w:marBottom w:val="0"/>
              <w:divBdr>
                <w:top w:val="none" w:sz="0" w:space="0" w:color="auto"/>
                <w:left w:val="none" w:sz="0" w:space="0" w:color="auto"/>
                <w:bottom w:val="none" w:sz="0" w:space="0" w:color="auto"/>
                <w:right w:val="none" w:sz="0" w:space="0" w:color="auto"/>
              </w:divBdr>
              <w:divsChild>
                <w:div w:id="1179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34435">
      <w:bodyDiv w:val="1"/>
      <w:marLeft w:val="0"/>
      <w:marRight w:val="0"/>
      <w:marTop w:val="0"/>
      <w:marBottom w:val="0"/>
      <w:divBdr>
        <w:top w:val="none" w:sz="0" w:space="0" w:color="auto"/>
        <w:left w:val="none" w:sz="0" w:space="0" w:color="auto"/>
        <w:bottom w:val="none" w:sz="0" w:space="0" w:color="auto"/>
        <w:right w:val="none" w:sz="0" w:space="0" w:color="auto"/>
      </w:divBdr>
      <w:divsChild>
        <w:div w:id="343677924">
          <w:marLeft w:val="0"/>
          <w:marRight w:val="0"/>
          <w:marTop w:val="0"/>
          <w:marBottom w:val="0"/>
          <w:divBdr>
            <w:top w:val="none" w:sz="0" w:space="0" w:color="auto"/>
            <w:left w:val="none" w:sz="0" w:space="0" w:color="auto"/>
            <w:bottom w:val="none" w:sz="0" w:space="0" w:color="auto"/>
            <w:right w:val="none" w:sz="0" w:space="0" w:color="auto"/>
          </w:divBdr>
          <w:divsChild>
            <w:div w:id="525413473">
              <w:marLeft w:val="0"/>
              <w:marRight w:val="0"/>
              <w:marTop w:val="0"/>
              <w:marBottom w:val="0"/>
              <w:divBdr>
                <w:top w:val="none" w:sz="0" w:space="0" w:color="auto"/>
                <w:left w:val="none" w:sz="0" w:space="0" w:color="auto"/>
                <w:bottom w:val="none" w:sz="0" w:space="0" w:color="auto"/>
                <w:right w:val="none" w:sz="0" w:space="0" w:color="auto"/>
              </w:divBdr>
              <w:divsChild>
                <w:div w:id="5718001">
                  <w:marLeft w:val="0"/>
                  <w:marRight w:val="0"/>
                  <w:marTop w:val="0"/>
                  <w:marBottom w:val="0"/>
                  <w:divBdr>
                    <w:top w:val="none" w:sz="0" w:space="0" w:color="auto"/>
                    <w:left w:val="none" w:sz="0" w:space="0" w:color="auto"/>
                    <w:bottom w:val="none" w:sz="0" w:space="0" w:color="auto"/>
                    <w:right w:val="none" w:sz="0" w:space="0" w:color="auto"/>
                  </w:divBdr>
                  <w:divsChild>
                    <w:div w:id="10826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30100">
      <w:bodyDiv w:val="1"/>
      <w:marLeft w:val="0"/>
      <w:marRight w:val="0"/>
      <w:marTop w:val="0"/>
      <w:marBottom w:val="0"/>
      <w:divBdr>
        <w:top w:val="none" w:sz="0" w:space="0" w:color="auto"/>
        <w:left w:val="none" w:sz="0" w:space="0" w:color="auto"/>
        <w:bottom w:val="none" w:sz="0" w:space="0" w:color="auto"/>
        <w:right w:val="none" w:sz="0" w:space="0" w:color="auto"/>
      </w:divBdr>
      <w:divsChild>
        <w:div w:id="878979569">
          <w:marLeft w:val="0"/>
          <w:marRight w:val="0"/>
          <w:marTop w:val="0"/>
          <w:marBottom w:val="0"/>
          <w:divBdr>
            <w:top w:val="none" w:sz="0" w:space="0" w:color="auto"/>
            <w:left w:val="none" w:sz="0" w:space="0" w:color="auto"/>
            <w:bottom w:val="none" w:sz="0" w:space="0" w:color="auto"/>
            <w:right w:val="none" w:sz="0" w:space="0" w:color="auto"/>
          </w:divBdr>
          <w:divsChild>
            <w:div w:id="372076486">
              <w:marLeft w:val="0"/>
              <w:marRight w:val="0"/>
              <w:marTop w:val="0"/>
              <w:marBottom w:val="0"/>
              <w:divBdr>
                <w:top w:val="none" w:sz="0" w:space="0" w:color="auto"/>
                <w:left w:val="none" w:sz="0" w:space="0" w:color="auto"/>
                <w:bottom w:val="none" w:sz="0" w:space="0" w:color="auto"/>
                <w:right w:val="none" w:sz="0" w:space="0" w:color="auto"/>
              </w:divBdr>
              <w:divsChild>
                <w:div w:id="8251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69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115">
          <w:marLeft w:val="0"/>
          <w:marRight w:val="0"/>
          <w:marTop w:val="0"/>
          <w:marBottom w:val="0"/>
          <w:divBdr>
            <w:top w:val="none" w:sz="0" w:space="0" w:color="auto"/>
            <w:left w:val="none" w:sz="0" w:space="0" w:color="auto"/>
            <w:bottom w:val="none" w:sz="0" w:space="0" w:color="auto"/>
            <w:right w:val="none" w:sz="0" w:space="0" w:color="auto"/>
          </w:divBdr>
          <w:divsChild>
            <w:div w:id="2085033468">
              <w:marLeft w:val="0"/>
              <w:marRight w:val="0"/>
              <w:marTop w:val="0"/>
              <w:marBottom w:val="0"/>
              <w:divBdr>
                <w:top w:val="none" w:sz="0" w:space="0" w:color="auto"/>
                <w:left w:val="none" w:sz="0" w:space="0" w:color="auto"/>
                <w:bottom w:val="none" w:sz="0" w:space="0" w:color="auto"/>
                <w:right w:val="none" w:sz="0" w:space="0" w:color="auto"/>
              </w:divBdr>
              <w:divsChild>
                <w:div w:id="5596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5833">
      <w:bodyDiv w:val="1"/>
      <w:marLeft w:val="0"/>
      <w:marRight w:val="0"/>
      <w:marTop w:val="0"/>
      <w:marBottom w:val="0"/>
      <w:divBdr>
        <w:top w:val="none" w:sz="0" w:space="0" w:color="auto"/>
        <w:left w:val="none" w:sz="0" w:space="0" w:color="auto"/>
        <w:bottom w:val="none" w:sz="0" w:space="0" w:color="auto"/>
        <w:right w:val="none" w:sz="0" w:space="0" w:color="auto"/>
      </w:divBdr>
      <w:divsChild>
        <w:div w:id="832112311">
          <w:marLeft w:val="0"/>
          <w:marRight w:val="0"/>
          <w:marTop w:val="0"/>
          <w:marBottom w:val="0"/>
          <w:divBdr>
            <w:top w:val="none" w:sz="0" w:space="0" w:color="auto"/>
            <w:left w:val="none" w:sz="0" w:space="0" w:color="auto"/>
            <w:bottom w:val="none" w:sz="0" w:space="0" w:color="auto"/>
            <w:right w:val="none" w:sz="0" w:space="0" w:color="auto"/>
          </w:divBdr>
          <w:divsChild>
            <w:div w:id="10120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59557">
      <w:bodyDiv w:val="1"/>
      <w:marLeft w:val="0"/>
      <w:marRight w:val="0"/>
      <w:marTop w:val="0"/>
      <w:marBottom w:val="0"/>
      <w:divBdr>
        <w:top w:val="none" w:sz="0" w:space="0" w:color="auto"/>
        <w:left w:val="none" w:sz="0" w:space="0" w:color="auto"/>
        <w:bottom w:val="none" w:sz="0" w:space="0" w:color="auto"/>
        <w:right w:val="none" w:sz="0" w:space="0" w:color="auto"/>
      </w:divBdr>
      <w:divsChild>
        <w:div w:id="1508985525">
          <w:marLeft w:val="0"/>
          <w:marRight w:val="0"/>
          <w:marTop w:val="0"/>
          <w:marBottom w:val="0"/>
          <w:divBdr>
            <w:top w:val="none" w:sz="0" w:space="0" w:color="auto"/>
            <w:left w:val="none" w:sz="0" w:space="0" w:color="auto"/>
            <w:bottom w:val="none" w:sz="0" w:space="0" w:color="auto"/>
            <w:right w:val="none" w:sz="0" w:space="0" w:color="auto"/>
          </w:divBdr>
          <w:divsChild>
            <w:div w:id="399058302">
              <w:marLeft w:val="0"/>
              <w:marRight w:val="0"/>
              <w:marTop w:val="0"/>
              <w:marBottom w:val="0"/>
              <w:divBdr>
                <w:top w:val="none" w:sz="0" w:space="0" w:color="auto"/>
                <w:left w:val="none" w:sz="0" w:space="0" w:color="auto"/>
                <w:bottom w:val="none" w:sz="0" w:space="0" w:color="auto"/>
                <w:right w:val="none" w:sz="0" w:space="0" w:color="auto"/>
              </w:divBdr>
              <w:divsChild>
                <w:div w:id="19127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717668">
      <w:bodyDiv w:val="1"/>
      <w:marLeft w:val="0"/>
      <w:marRight w:val="0"/>
      <w:marTop w:val="0"/>
      <w:marBottom w:val="0"/>
      <w:divBdr>
        <w:top w:val="none" w:sz="0" w:space="0" w:color="auto"/>
        <w:left w:val="none" w:sz="0" w:space="0" w:color="auto"/>
        <w:bottom w:val="none" w:sz="0" w:space="0" w:color="auto"/>
        <w:right w:val="none" w:sz="0" w:space="0" w:color="auto"/>
      </w:divBdr>
      <w:divsChild>
        <w:div w:id="1837185085">
          <w:marLeft w:val="0"/>
          <w:marRight w:val="0"/>
          <w:marTop w:val="0"/>
          <w:marBottom w:val="0"/>
          <w:divBdr>
            <w:top w:val="none" w:sz="0" w:space="0" w:color="auto"/>
            <w:left w:val="none" w:sz="0" w:space="0" w:color="auto"/>
            <w:bottom w:val="none" w:sz="0" w:space="0" w:color="auto"/>
            <w:right w:val="none" w:sz="0" w:space="0" w:color="auto"/>
          </w:divBdr>
          <w:divsChild>
            <w:div w:id="968975123">
              <w:marLeft w:val="0"/>
              <w:marRight w:val="0"/>
              <w:marTop w:val="0"/>
              <w:marBottom w:val="0"/>
              <w:divBdr>
                <w:top w:val="none" w:sz="0" w:space="0" w:color="auto"/>
                <w:left w:val="none" w:sz="0" w:space="0" w:color="auto"/>
                <w:bottom w:val="none" w:sz="0" w:space="0" w:color="auto"/>
                <w:right w:val="none" w:sz="0" w:space="0" w:color="auto"/>
              </w:divBdr>
              <w:divsChild>
                <w:div w:id="6514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36047">
      <w:bodyDiv w:val="1"/>
      <w:marLeft w:val="0"/>
      <w:marRight w:val="0"/>
      <w:marTop w:val="0"/>
      <w:marBottom w:val="0"/>
      <w:divBdr>
        <w:top w:val="none" w:sz="0" w:space="0" w:color="auto"/>
        <w:left w:val="none" w:sz="0" w:space="0" w:color="auto"/>
        <w:bottom w:val="none" w:sz="0" w:space="0" w:color="auto"/>
        <w:right w:val="none" w:sz="0" w:space="0" w:color="auto"/>
      </w:divBdr>
      <w:divsChild>
        <w:div w:id="2037852810">
          <w:marLeft w:val="0"/>
          <w:marRight w:val="0"/>
          <w:marTop w:val="0"/>
          <w:marBottom w:val="0"/>
          <w:divBdr>
            <w:top w:val="none" w:sz="0" w:space="0" w:color="auto"/>
            <w:left w:val="none" w:sz="0" w:space="0" w:color="auto"/>
            <w:bottom w:val="none" w:sz="0" w:space="0" w:color="auto"/>
            <w:right w:val="none" w:sz="0" w:space="0" w:color="auto"/>
          </w:divBdr>
          <w:divsChild>
            <w:div w:id="1052273584">
              <w:marLeft w:val="0"/>
              <w:marRight w:val="0"/>
              <w:marTop w:val="0"/>
              <w:marBottom w:val="0"/>
              <w:divBdr>
                <w:top w:val="none" w:sz="0" w:space="0" w:color="auto"/>
                <w:left w:val="none" w:sz="0" w:space="0" w:color="auto"/>
                <w:bottom w:val="none" w:sz="0" w:space="0" w:color="auto"/>
                <w:right w:val="none" w:sz="0" w:space="0" w:color="auto"/>
              </w:divBdr>
              <w:divsChild>
                <w:div w:id="1582182760">
                  <w:marLeft w:val="0"/>
                  <w:marRight w:val="0"/>
                  <w:marTop w:val="0"/>
                  <w:marBottom w:val="0"/>
                  <w:divBdr>
                    <w:top w:val="none" w:sz="0" w:space="0" w:color="auto"/>
                    <w:left w:val="none" w:sz="0" w:space="0" w:color="auto"/>
                    <w:bottom w:val="none" w:sz="0" w:space="0" w:color="auto"/>
                    <w:right w:val="none" w:sz="0" w:space="0" w:color="auto"/>
                  </w:divBdr>
                  <w:divsChild>
                    <w:div w:id="1217425919">
                      <w:marLeft w:val="0"/>
                      <w:marRight w:val="0"/>
                      <w:marTop w:val="0"/>
                      <w:marBottom w:val="0"/>
                      <w:divBdr>
                        <w:top w:val="none" w:sz="0" w:space="0" w:color="auto"/>
                        <w:left w:val="none" w:sz="0" w:space="0" w:color="auto"/>
                        <w:bottom w:val="none" w:sz="0" w:space="0" w:color="auto"/>
                        <w:right w:val="none" w:sz="0" w:space="0" w:color="auto"/>
                      </w:divBdr>
                      <w:divsChild>
                        <w:div w:id="1326012524">
                          <w:marLeft w:val="0"/>
                          <w:marRight w:val="0"/>
                          <w:marTop w:val="0"/>
                          <w:marBottom w:val="0"/>
                          <w:divBdr>
                            <w:top w:val="none" w:sz="0" w:space="0" w:color="auto"/>
                            <w:left w:val="none" w:sz="0" w:space="0" w:color="auto"/>
                            <w:bottom w:val="none" w:sz="0" w:space="0" w:color="auto"/>
                            <w:right w:val="none" w:sz="0" w:space="0" w:color="auto"/>
                          </w:divBdr>
                          <w:divsChild>
                            <w:div w:id="20149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594811">
                  <w:marLeft w:val="0"/>
                  <w:marRight w:val="0"/>
                  <w:marTop w:val="0"/>
                  <w:marBottom w:val="0"/>
                  <w:divBdr>
                    <w:top w:val="none" w:sz="0" w:space="0" w:color="auto"/>
                    <w:left w:val="none" w:sz="0" w:space="0" w:color="auto"/>
                    <w:bottom w:val="none" w:sz="0" w:space="0" w:color="auto"/>
                    <w:right w:val="none" w:sz="0" w:space="0" w:color="auto"/>
                  </w:divBdr>
                  <w:divsChild>
                    <w:div w:id="20341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04120">
          <w:marLeft w:val="0"/>
          <w:marRight w:val="0"/>
          <w:marTop w:val="0"/>
          <w:marBottom w:val="0"/>
          <w:divBdr>
            <w:top w:val="none" w:sz="0" w:space="0" w:color="auto"/>
            <w:left w:val="none" w:sz="0" w:space="0" w:color="auto"/>
            <w:bottom w:val="none" w:sz="0" w:space="0" w:color="auto"/>
            <w:right w:val="none" w:sz="0" w:space="0" w:color="auto"/>
          </w:divBdr>
          <w:divsChild>
            <w:div w:id="164364568">
              <w:marLeft w:val="0"/>
              <w:marRight w:val="0"/>
              <w:marTop w:val="0"/>
              <w:marBottom w:val="0"/>
              <w:divBdr>
                <w:top w:val="none" w:sz="0" w:space="0" w:color="auto"/>
                <w:left w:val="none" w:sz="0" w:space="0" w:color="auto"/>
                <w:bottom w:val="none" w:sz="0" w:space="0" w:color="auto"/>
                <w:right w:val="none" w:sz="0" w:space="0" w:color="auto"/>
              </w:divBdr>
              <w:divsChild>
                <w:div w:id="265844594">
                  <w:marLeft w:val="0"/>
                  <w:marRight w:val="0"/>
                  <w:marTop w:val="0"/>
                  <w:marBottom w:val="0"/>
                  <w:divBdr>
                    <w:top w:val="none" w:sz="0" w:space="0" w:color="auto"/>
                    <w:left w:val="none" w:sz="0" w:space="0" w:color="auto"/>
                    <w:bottom w:val="none" w:sz="0" w:space="0" w:color="auto"/>
                    <w:right w:val="none" w:sz="0" w:space="0" w:color="auto"/>
                  </w:divBdr>
                  <w:divsChild>
                    <w:div w:id="1764109959">
                      <w:marLeft w:val="0"/>
                      <w:marRight w:val="0"/>
                      <w:marTop w:val="0"/>
                      <w:marBottom w:val="0"/>
                      <w:divBdr>
                        <w:top w:val="none" w:sz="0" w:space="0" w:color="auto"/>
                        <w:left w:val="none" w:sz="0" w:space="0" w:color="auto"/>
                        <w:bottom w:val="none" w:sz="0" w:space="0" w:color="auto"/>
                        <w:right w:val="none" w:sz="0" w:space="0" w:color="auto"/>
                      </w:divBdr>
                      <w:divsChild>
                        <w:div w:id="248082769">
                          <w:marLeft w:val="0"/>
                          <w:marRight w:val="0"/>
                          <w:marTop w:val="0"/>
                          <w:marBottom w:val="0"/>
                          <w:divBdr>
                            <w:top w:val="none" w:sz="0" w:space="0" w:color="auto"/>
                            <w:left w:val="none" w:sz="0" w:space="0" w:color="auto"/>
                            <w:bottom w:val="none" w:sz="0" w:space="0" w:color="auto"/>
                            <w:right w:val="none" w:sz="0" w:space="0" w:color="auto"/>
                          </w:divBdr>
                          <w:divsChild>
                            <w:div w:id="621768185">
                              <w:marLeft w:val="0"/>
                              <w:marRight w:val="0"/>
                              <w:marTop w:val="0"/>
                              <w:marBottom w:val="0"/>
                              <w:divBdr>
                                <w:top w:val="none" w:sz="0" w:space="0" w:color="auto"/>
                                <w:left w:val="none" w:sz="0" w:space="0" w:color="auto"/>
                                <w:bottom w:val="none" w:sz="0" w:space="0" w:color="auto"/>
                                <w:right w:val="none" w:sz="0" w:space="0" w:color="auto"/>
                              </w:divBdr>
                              <w:divsChild>
                                <w:div w:id="220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632863">
          <w:marLeft w:val="0"/>
          <w:marRight w:val="0"/>
          <w:marTop w:val="0"/>
          <w:marBottom w:val="0"/>
          <w:divBdr>
            <w:top w:val="none" w:sz="0" w:space="0" w:color="auto"/>
            <w:left w:val="none" w:sz="0" w:space="0" w:color="auto"/>
            <w:bottom w:val="none" w:sz="0" w:space="0" w:color="auto"/>
            <w:right w:val="none" w:sz="0" w:space="0" w:color="auto"/>
          </w:divBdr>
          <w:divsChild>
            <w:div w:id="2041592372">
              <w:marLeft w:val="0"/>
              <w:marRight w:val="0"/>
              <w:marTop w:val="0"/>
              <w:marBottom w:val="0"/>
              <w:divBdr>
                <w:top w:val="none" w:sz="0" w:space="0" w:color="auto"/>
                <w:left w:val="none" w:sz="0" w:space="0" w:color="auto"/>
                <w:bottom w:val="none" w:sz="0" w:space="0" w:color="auto"/>
                <w:right w:val="none" w:sz="0" w:space="0" w:color="auto"/>
              </w:divBdr>
              <w:divsChild>
                <w:div w:id="1107702701">
                  <w:marLeft w:val="0"/>
                  <w:marRight w:val="0"/>
                  <w:marTop w:val="0"/>
                  <w:marBottom w:val="0"/>
                  <w:divBdr>
                    <w:top w:val="none" w:sz="0" w:space="0" w:color="auto"/>
                    <w:left w:val="none" w:sz="0" w:space="0" w:color="auto"/>
                    <w:bottom w:val="none" w:sz="0" w:space="0" w:color="auto"/>
                    <w:right w:val="none" w:sz="0" w:space="0" w:color="auto"/>
                  </w:divBdr>
                  <w:divsChild>
                    <w:div w:id="847325572">
                      <w:marLeft w:val="0"/>
                      <w:marRight w:val="0"/>
                      <w:marTop w:val="0"/>
                      <w:marBottom w:val="0"/>
                      <w:divBdr>
                        <w:top w:val="none" w:sz="0" w:space="0" w:color="auto"/>
                        <w:left w:val="none" w:sz="0" w:space="0" w:color="auto"/>
                        <w:bottom w:val="none" w:sz="0" w:space="0" w:color="auto"/>
                        <w:right w:val="none" w:sz="0" w:space="0" w:color="auto"/>
                      </w:divBdr>
                      <w:divsChild>
                        <w:div w:id="1852178914">
                          <w:marLeft w:val="0"/>
                          <w:marRight w:val="0"/>
                          <w:marTop w:val="0"/>
                          <w:marBottom w:val="0"/>
                          <w:divBdr>
                            <w:top w:val="none" w:sz="0" w:space="0" w:color="auto"/>
                            <w:left w:val="none" w:sz="0" w:space="0" w:color="auto"/>
                            <w:bottom w:val="none" w:sz="0" w:space="0" w:color="auto"/>
                            <w:right w:val="none" w:sz="0" w:space="0" w:color="auto"/>
                          </w:divBdr>
                          <w:divsChild>
                            <w:div w:id="7960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211372">
      <w:bodyDiv w:val="1"/>
      <w:marLeft w:val="0"/>
      <w:marRight w:val="0"/>
      <w:marTop w:val="0"/>
      <w:marBottom w:val="0"/>
      <w:divBdr>
        <w:top w:val="none" w:sz="0" w:space="0" w:color="auto"/>
        <w:left w:val="none" w:sz="0" w:space="0" w:color="auto"/>
        <w:bottom w:val="none" w:sz="0" w:space="0" w:color="auto"/>
        <w:right w:val="none" w:sz="0" w:space="0" w:color="auto"/>
      </w:divBdr>
    </w:div>
    <w:div w:id="359282007">
      <w:bodyDiv w:val="1"/>
      <w:marLeft w:val="0"/>
      <w:marRight w:val="0"/>
      <w:marTop w:val="0"/>
      <w:marBottom w:val="0"/>
      <w:divBdr>
        <w:top w:val="none" w:sz="0" w:space="0" w:color="auto"/>
        <w:left w:val="none" w:sz="0" w:space="0" w:color="auto"/>
        <w:bottom w:val="none" w:sz="0" w:space="0" w:color="auto"/>
        <w:right w:val="none" w:sz="0" w:space="0" w:color="auto"/>
      </w:divBdr>
      <w:divsChild>
        <w:div w:id="661662403">
          <w:marLeft w:val="0"/>
          <w:marRight w:val="0"/>
          <w:marTop w:val="0"/>
          <w:marBottom w:val="0"/>
          <w:divBdr>
            <w:top w:val="none" w:sz="0" w:space="0" w:color="auto"/>
            <w:left w:val="none" w:sz="0" w:space="0" w:color="auto"/>
            <w:bottom w:val="none" w:sz="0" w:space="0" w:color="auto"/>
            <w:right w:val="none" w:sz="0" w:space="0" w:color="auto"/>
          </w:divBdr>
          <w:divsChild>
            <w:div w:id="1717268068">
              <w:marLeft w:val="0"/>
              <w:marRight w:val="0"/>
              <w:marTop w:val="0"/>
              <w:marBottom w:val="0"/>
              <w:divBdr>
                <w:top w:val="none" w:sz="0" w:space="0" w:color="auto"/>
                <w:left w:val="none" w:sz="0" w:space="0" w:color="auto"/>
                <w:bottom w:val="none" w:sz="0" w:space="0" w:color="auto"/>
                <w:right w:val="none" w:sz="0" w:space="0" w:color="auto"/>
              </w:divBdr>
              <w:divsChild>
                <w:div w:id="2238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98710">
      <w:bodyDiv w:val="1"/>
      <w:marLeft w:val="0"/>
      <w:marRight w:val="0"/>
      <w:marTop w:val="0"/>
      <w:marBottom w:val="0"/>
      <w:divBdr>
        <w:top w:val="none" w:sz="0" w:space="0" w:color="auto"/>
        <w:left w:val="none" w:sz="0" w:space="0" w:color="auto"/>
        <w:bottom w:val="none" w:sz="0" w:space="0" w:color="auto"/>
        <w:right w:val="none" w:sz="0" w:space="0" w:color="auto"/>
      </w:divBdr>
      <w:divsChild>
        <w:div w:id="903175615">
          <w:marLeft w:val="0"/>
          <w:marRight w:val="0"/>
          <w:marTop w:val="0"/>
          <w:marBottom w:val="0"/>
          <w:divBdr>
            <w:top w:val="none" w:sz="0" w:space="0" w:color="auto"/>
            <w:left w:val="none" w:sz="0" w:space="0" w:color="auto"/>
            <w:bottom w:val="none" w:sz="0" w:space="0" w:color="auto"/>
            <w:right w:val="none" w:sz="0" w:space="0" w:color="auto"/>
          </w:divBdr>
          <w:divsChild>
            <w:div w:id="1902204779">
              <w:marLeft w:val="0"/>
              <w:marRight w:val="0"/>
              <w:marTop w:val="0"/>
              <w:marBottom w:val="0"/>
              <w:divBdr>
                <w:top w:val="none" w:sz="0" w:space="0" w:color="auto"/>
                <w:left w:val="none" w:sz="0" w:space="0" w:color="auto"/>
                <w:bottom w:val="none" w:sz="0" w:space="0" w:color="auto"/>
                <w:right w:val="none" w:sz="0" w:space="0" w:color="auto"/>
              </w:divBdr>
              <w:divsChild>
                <w:div w:id="1720663334">
                  <w:marLeft w:val="0"/>
                  <w:marRight w:val="0"/>
                  <w:marTop w:val="0"/>
                  <w:marBottom w:val="0"/>
                  <w:divBdr>
                    <w:top w:val="none" w:sz="0" w:space="0" w:color="auto"/>
                    <w:left w:val="none" w:sz="0" w:space="0" w:color="auto"/>
                    <w:bottom w:val="none" w:sz="0" w:space="0" w:color="auto"/>
                    <w:right w:val="none" w:sz="0" w:space="0" w:color="auto"/>
                  </w:divBdr>
                  <w:divsChild>
                    <w:div w:id="14146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15209">
      <w:bodyDiv w:val="1"/>
      <w:marLeft w:val="0"/>
      <w:marRight w:val="0"/>
      <w:marTop w:val="0"/>
      <w:marBottom w:val="0"/>
      <w:divBdr>
        <w:top w:val="none" w:sz="0" w:space="0" w:color="auto"/>
        <w:left w:val="none" w:sz="0" w:space="0" w:color="auto"/>
        <w:bottom w:val="none" w:sz="0" w:space="0" w:color="auto"/>
        <w:right w:val="none" w:sz="0" w:space="0" w:color="auto"/>
      </w:divBdr>
    </w:div>
    <w:div w:id="389961402">
      <w:bodyDiv w:val="1"/>
      <w:marLeft w:val="0"/>
      <w:marRight w:val="0"/>
      <w:marTop w:val="0"/>
      <w:marBottom w:val="0"/>
      <w:divBdr>
        <w:top w:val="none" w:sz="0" w:space="0" w:color="auto"/>
        <w:left w:val="none" w:sz="0" w:space="0" w:color="auto"/>
        <w:bottom w:val="none" w:sz="0" w:space="0" w:color="auto"/>
        <w:right w:val="none" w:sz="0" w:space="0" w:color="auto"/>
      </w:divBdr>
      <w:divsChild>
        <w:div w:id="462619135">
          <w:marLeft w:val="0"/>
          <w:marRight w:val="0"/>
          <w:marTop w:val="0"/>
          <w:marBottom w:val="0"/>
          <w:divBdr>
            <w:top w:val="none" w:sz="0" w:space="0" w:color="auto"/>
            <w:left w:val="none" w:sz="0" w:space="0" w:color="auto"/>
            <w:bottom w:val="none" w:sz="0" w:space="0" w:color="auto"/>
            <w:right w:val="none" w:sz="0" w:space="0" w:color="auto"/>
          </w:divBdr>
          <w:divsChild>
            <w:div w:id="938290717">
              <w:marLeft w:val="0"/>
              <w:marRight w:val="0"/>
              <w:marTop w:val="0"/>
              <w:marBottom w:val="0"/>
              <w:divBdr>
                <w:top w:val="none" w:sz="0" w:space="0" w:color="auto"/>
                <w:left w:val="none" w:sz="0" w:space="0" w:color="auto"/>
                <w:bottom w:val="none" w:sz="0" w:space="0" w:color="auto"/>
                <w:right w:val="none" w:sz="0" w:space="0" w:color="auto"/>
              </w:divBdr>
              <w:divsChild>
                <w:div w:id="1139109934">
                  <w:marLeft w:val="0"/>
                  <w:marRight w:val="0"/>
                  <w:marTop w:val="0"/>
                  <w:marBottom w:val="0"/>
                  <w:divBdr>
                    <w:top w:val="none" w:sz="0" w:space="0" w:color="auto"/>
                    <w:left w:val="none" w:sz="0" w:space="0" w:color="auto"/>
                    <w:bottom w:val="none" w:sz="0" w:space="0" w:color="auto"/>
                    <w:right w:val="none" w:sz="0" w:space="0" w:color="auto"/>
                  </w:divBdr>
                  <w:divsChild>
                    <w:div w:id="20972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783010">
      <w:bodyDiv w:val="1"/>
      <w:marLeft w:val="0"/>
      <w:marRight w:val="0"/>
      <w:marTop w:val="0"/>
      <w:marBottom w:val="0"/>
      <w:divBdr>
        <w:top w:val="none" w:sz="0" w:space="0" w:color="auto"/>
        <w:left w:val="none" w:sz="0" w:space="0" w:color="auto"/>
        <w:bottom w:val="none" w:sz="0" w:space="0" w:color="auto"/>
        <w:right w:val="none" w:sz="0" w:space="0" w:color="auto"/>
      </w:divBdr>
      <w:divsChild>
        <w:div w:id="754976295">
          <w:marLeft w:val="0"/>
          <w:marRight w:val="0"/>
          <w:marTop w:val="0"/>
          <w:marBottom w:val="0"/>
          <w:divBdr>
            <w:top w:val="none" w:sz="0" w:space="0" w:color="auto"/>
            <w:left w:val="none" w:sz="0" w:space="0" w:color="auto"/>
            <w:bottom w:val="none" w:sz="0" w:space="0" w:color="auto"/>
            <w:right w:val="none" w:sz="0" w:space="0" w:color="auto"/>
          </w:divBdr>
          <w:divsChild>
            <w:div w:id="1913616720">
              <w:marLeft w:val="0"/>
              <w:marRight w:val="0"/>
              <w:marTop w:val="0"/>
              <w:marBottom w:val="0"/>
              <w:divBdr>
                <w:top w:val="none" w:sz="0" w:space="0" w:color="auto"/>
                <w:left w:val="none" w:sz="0" w:space="0" w:color="auto"/>
                <w:bottom w:val="none" w:sz="0" w:space="0" w:color="auto"/>
                <w:right w:val="none" w:sz="0" w:space="0" w:color="auto"/>
              </w:divBdr>
              <w:divsChild>
                <w:div w:id="12615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29480">
      <w:bodyDiv w:val="1"/>
      <w:marLeft w:val="0"/>
      <w:marRight w:val="0"/>
      <w:marTop w:val="0"/>
      <w:marBottom w:val="0"/>
      <w:divBdr>
        <w:top w:val="none" w:sz="0" w:space="0" w:color="auto"/>
        <w:left w:val="none" w:sz="0" w:space="0" w:color="auto"/>
        <w:bottom w:val="none" w:sz="0" w:space="0" w:color="auto"/>
        <w:right w:val="none" w:sz="0" w:space="0" w:color="auto"/>
      </w:divBdr>
      <w:divsChild>
        <w:div w:id="260182858">
          <w:marLeft w:val="0"/>
          <w:marRight w:val="0"/>
          <w:marTop w:val="0"/>
          <w:marBottom w:val="0"/>
          <w:divBdr>
            <w:top w:val="none" w:sz="0" w:space="0" w:color="auto"/>
            <w:left w:val="none" w:sz="0" w:space="0" w:color="auto"/>
            <w:bottom w:val="none" w:sz="0" w:space="0" w:color="auto"/>
            <w:right w:val="none" w:sz="0" w:space="0" w:color="auto"/>
          </w:divBdr>
          <w:divsChild>
            <w:div w:id="64885802">
              <w:marLeft w:val="0"/>
              <w:marRight w:val="0"/>
              <w:marTop w:val="0"/>
              <w:marBottom w:val="0"/>
              <w:divBdr>
                <w:top w:val="none" w:sz="0" w:space="0" w:color="auto"/>
                <w:left w:val="none" w:sz="0" w:space="0" w:color="auto"/>
                <w:bottom w:val="none" w:sz="0" w:space="0" w:color="auto"/>
                <w:right w:val="none" w:sz="0" w:space="0" w:color="auto"/>
              </w:divBdr>
              <w:divsChild>
                <w:div w:id="8922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4900">
      <w:bodyDiv w:val="1"/>
      <w:marLeft w:val="0"/>
      <w:marRight w:val="0"/>
      <w:marTop w:val="0"/>
      <w:marBottom w:val="0"/>
      <w:divBdr>
        <w:top w:val="none" w:sz="0" w:space="0" w:color="auto"/>
        <w:left w:val="none" w:sz="0" w:space="0" w:color="auto"/>
        <w:bottom w:val="none" w:sz="0" w:space="0" w:color="auto"/>
        <w:right w:val="none" w:sz="0" w:space="0" w:color="auto"/>
      </w:divBdr>
      <w:divsChild>
        <w:div w:id="1761564795">
          <w:marLeft w:val="0"/>
          <w:marRight w:val="0"/>
          <w:marTop w:val="0"/>
          <w:marBottom w:val="0"/>
          <w:divBdr>
            <w:top w:val="none" w:sz="0" w:space="0" w:color="auto"/>
            <w:left w:val="none" w:sz="0" w:space="0" w:color="auto"/>
            <w:bottom w:val="none" w:sz="0" w:space="0" w:color="auto"/>
            <w:right w:val="none" w:sz="0" w:space="0" w:color="auto"/>
          </w:divBdr>
          <w:divsChild>
            <w:div w:id="1398624278">
              <w:marLeft w:val="0"/>
              <w:marRight w:val="0"/>
              <w:marTop w:val="0"/>
              <w:marBottom w:val="0"/>
              <w:divBdr>
                <w:top w:val="none" w:sz="0" w:space="0" w:color="auto"/>
                <w:left w:val="none" w:sz="0" w:space="0" w:color="auto"/>
                <w:bottom w:val="none" w:sz="0" w:space="0" w:color="auto"/>
                <w:right w:val="none" w:sz="0" w:space="0" w:color="auto"/>
              </w:divBdr>
              <w:divsChild>
                <w:div w:id="415131468">
                  <w:marLeft w:val="0"/>
                  <w:marRight w:val="0"/>
                  <w:marTop w:val="0"/>
                  <w:marBottom w:val="0"/>
                  <w:divBdr>
                    <w:top w:val="none" w:sz="0" w:space="0" w:color="auto"/>
                    <w:left w:val="none" w:sz="0" w:space="0" w:color="auto"/>
                    <w:bottom w:val="none" w:sz="0" w:space="0" w:color="auto"/>
                    <w:right w:val="none" w:sz="0" w:space="0" w:color="auto"/>
                  </w:divBdr>
                </w:div>
                <w:div w:id="6272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92487">
      <w:bodyDiv w:val="1"/>
      <w:marLeft w:val="0"/>
      <w:marRight w:val="0"/>
      <w:marTop w:val="0"/>
      <w:marBottom w:val="0"/>
      <w:divBdr>
        <w:top w:val="none" w:sz="0" w:space="0" w:color="auto"/>
        <w:left w:val="none" w:sz="0" w:space="0" w:color="auto"/>
        <w:bottom w:val="none" w:sz="0" w:space="0" w:color="auto"/>
        <w:right w:val="none" w:sz="0" w:space="0" w:color="auto"/>
      </w:divBdr>
    </w:div>
    <w:div w:id="421336190">
      <w:bodyDiv w:val="1"/>
      <w:marLeft w:val="0"/>
      <w:marRight w:val="0"/>
      <w:marTop w:val="0"/>
      <w:marBottom w:val="0"/>
      <w:divBdr>
        <w:top w:val="none" w:sz="0" w:space="0" w:color="auto"/>
        <w:left w:val="none" w:sz="0" w:space="0" w:color="auto"/>
        <w:bottom w:val="none" w:sz="0" w:space="0" w:color="auto"/>
        <w:right w:val="none" w:sz="0" w:space="0" w:color="auto"/>
      </w:divBdr>
      <w:divsChild>
        <w:div w:id="239826980">
          <w:marLeft w:val="0"/>
          <w:marRight w:val="0"/>
          <w:marTop w:val="0"/>
          <w:marBottom w:val="0"/>
          <w:divBdr>
            <w:top w:val="none" w:sz="0" w:space="0" w:color="auto"/>
            <w:left w:val="none" w:sz="0" w:space="0" w:color="auto"/>
            <w:bottom w:val="none" w:sz="0" w:space="0" w:color="auto"/>
            <w:right w:val="none" w:sz="0" w:space="0" w:color="auto"/>
          </w:divBdr>
          <w:divsChild>
            <w:div w:id="944465530">
              <w:marLeft w:val="0"/>
              <w:marRight w:val="0"/>
              <w:marTop w:val="0"/>
              <w:marBottom w:val="0"/>
              <w:divBdr>
                <w:top w:val="none" w:sz="0" w:space="0" w:color="auto"/>
                <w:left w:val="none" w:sz="0" w:space="0" w:color="auto"/>
                <w:bottom w:val="none" w:sz="0" w:space="0" w:color="auto"/>
                <w:right w:val="none" w:sz="0" w:space="0" w:color="auto"/>
              </w:divBdr>
              <w:divsChild>
                <w:div w:id="1446851232">
                  <w:marLeft w:val="0"/>
                  <w:marRight w:val="0"/>
                  <w:marTop w:val="0"/>
                  <w:marBottom w:val="0"/>
                  <w:divBdr>
                    <w:top w:val="none" w:sz="0" w:space="0" w:color="auto"/>
                    <w:left w:val="none" w:sz="0" w:space="0" w:color="auto"/>
                    <w:bottom w:val="none" w:sz="0" w:space="0" w:color="auto"/>
                    <w:right w:val="none" w:sz="0" w:space="0" w:color="auto"/>
                  </w:divBdr>
                  <w:divsChild>
                    <w:div w:id="2793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98051">
      <w:bodyDiv w:val="1"/>
      <w:marLeft w:val="0"/>
      <w:marRight w:val="0"/>
      <w:marTop w:val="0"/>
      <w:marBottom w:val="0"/>
      <w:divBdr>
        <w:top w:val="none" w:sz="0" w:space="0" w:color="auto"/>
        <w:left w:val="none" w:sz="0" w:space="0" w:color="auto"/>
        <w:bottom w:val="none" w:sz="0" w:space="0" w:color="auto"/>
        <w:right w:val="none" w:sz="0" w:space="0" w:color="auto"/>
      </w:divBdr>
      <w:divsChild>
        <w:div w:id="919798418">
          <w:marLeft w:val="0"/>
          <w:marRight w:val="0"/>
          <w:marTop w:val="0"/>
          <w:marBottom w:val="0"/>
          <w:divBdr>
            <w:top w:val="none" w:sz="0" w:space="0" w:color="auto"/>
            <w:left w:val="none" w:sz="0" w:space="0" w:color="auto"/>
            <w:bottom w:val="none" w:sz="0" w:space="0" w:color="auto"/>
            <w:right w:val="none" w:sz="0" w:space="0" w:color="auto"/>
          </w:divBdr>
          <w:divsChild>
            <w:div w:id="150871480">
              <w:marLeft w:val="0"/>
              <w:marRight w:val="0"/>
              <w:marTop w:val="0"/>
              <w:marBottom w:val="0"/>
              <w:divBdr>
                <w:top w:val="none" w:sz="0" w:space="0" w:color="auto"/>
                <w:left w:val="none" w:sz="0" w:space="0" w:color="auto"/>
                <w:bottom w:val="none" w:sz="0" w:space="0" w:color="auto"/>
                <w:right w:val="none" w:sz="0" w:space="0" w:color="auto"/>
              </w:divBdr>
              <w:divsChild>
                <w:div w:id="12159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4334">
      <w:bodyDiv w:val="1"/>
      <w:marLeft w:val="0"/>
      <w:marRight w:val="0"/>
      <w:marTop w:val="0"/>
      <w:marBottom w:val="0"/>
      <w:divBdr>
        <w:top w:val="none" w:sz="0" w:space="0" w:color="auto"/>
        <w:left w:val="none" w:sz="0" w:space="0" w:color="auto"/>
        <w:bottom w:val="none" w:sz="0" w:space="0" w:color="auto"/>
        <w:right w:val="none" w:sz="0" w:space="0" w:color="auto"/>
      </w:divBdr>
      <w:divsChild>
        <w:div w:id="2141611703">
          <w:marLeft w:val="0"/>
          <w:marRight w:val="0"/>
          <w:marTop w:val="0"/>
          <w:marBottom w:val="0"/>
          <w:divBdr>
            <w:top w:val="none" w:sz="0" w:space="0" w:color="auto"/>
            <w:left w:val="none" w:sz="0" w:space="0" w:color="auto"/>
            <w:bottom w:val="none" w:sz="0" w:space="0" w:color="auto"/>
            <w:right w:val="none" w:sz="0" w:space="0" w:color="auto"/>
          </w:divBdr>
          <w:divsChild>
            <w:div w:id="1549338538">
              <w:marLeft w:val="0"/>
              <w:marRight w:val="0"/>
              <w:marTop w:val="0"/>
              <w:marBottom w:val="0"/>
              <w:divBdr>
                <w:top w:val="none" w:sz="0" w:space="0" w:color="auto"/>
                <w:left w:val="none" w:sz="0" w:space="0" w:color="auto"/>
                <w:bottom w:val="none" w:sz="0" w:space="0" w:color="auto"/>
                <w:right w:val="none" w:sz="0" w:space="0" w:color="auto"/>
              </w:divBdr>
              <w:divsChild>
                <w:div w:id="779760192">
                  <w:marLeft w:val="0"/>
                  <w:marRight w:val="0"/>
                  <w:marTop w:val="0"/>
                  <w:marBottom w:val="0"/>
                  <w:divBdr>
                    <w:top w:val="none" w:sz="0" w:space="0" w:color="auto"/>
                    <w:left w:val="none" w:sz="0" w:space="0" w:color="auto"/>
                    <w:bottom w:val="none" w:sz="0" w:space="0" w:color="auto"/>
                    <w:right w:val="none" w:sz="0" w:space="0" w:color="auto"/>
                  </w:divBdr>
                </w:div>
                <w:div w:id="15411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050686">
      <w:bodyDiv w:val="1"/>
      <w:marLeft w:val="0"/>
      <w:marRight w:val="0"/>
      <w:marTop w:val="0"/>
      <w:marBottom w:val="0"/>
      <w:divBdr>
        <w:top w:val="none" w:sz="0" w:space="0" w:color="auto"/>
        <w:left w:val="none" w:sz="0" w:space="0" w:color="auto"/>
        <w:bottom w:val="none" w:sz="0" w:space="0" w:color="auto"/>
        <w:right w:val="none" w:sz="0" w:space="0" w:color="auto"/>
      </w:divBdr>
      <w:divsChild>
        <w:div w:id="764495681">
          <w:marLeft w:val="0"/>
          <w:marRight w:val="0"/>
          <w:marTop w:val="0"/>
          <w:marBottom w:val="0"/>
          <w:divBdr>
            <w:top w:val="none" w:sz="0" w:space="0" w:color="auto"/>
            <w:left w:val="none" w:sz="0" w:space="0" w:color="auto"/>
            <w:bottom w:val="none" w:sz="0" w:space="0" w:color="auto"/>
            <w:right w:val="none" w:sz="0" w:space="0" w:color="auto"/>
          </w:divBdr>
          <w:divsChild>
            <w:div w:id="339239901">
              <w:marLeft w:val="0"/>
              <w:marRight w:val="0"/>
              <w:marTop w:val="0"/>
              <w:marBottom w:val="0"/>
              <w:divBdr>
                <w:top w:val="none" w:sz="0" w:space="0" w:color="auto"/>
                <w:left w:val="none" w:sz="0" w:space="0" w:color="auto"/>
                <w:bottom w:val="none" w:sz="0" w:space="0" w:color="auto"/>
                <w:right w:val="none" w:sz="0" w:space="0" w:color="auto"/>
              </w:divBdr>
              <w:divsChild>
                <w:div w:id="406389917">
                  <w:marLeft w:val="0"/>
                  <w:marRight w:val="0"/>
                  <w:marTop w:val="0"/>
                  <w:marBottom w:val="0"/>
                  <w:divBdr>
                    <w:top w:val="none" w:sz="0" w:space="0" w:color="auto"/>
                    <w:left w:val="none" w:sz="0" w:space="0" w:color="auto"/>
                    <w:bottom w:val="none" w:sz="0" w:space="0" w:color="auto"/>
                    <w:right w:val="none" w:sz="0" w:space="0" w:color="auto"/>
                  </w:divBdr>
                  <w:divsChild>
                    <w:div w:id="20727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15720">
      <w:bodyDiv w:val="1"/>
      <w:marLeft w:val="0"/>
      <w:marRight w:val="0"/>
      <w:marTop w:val="0"/>
      <w:marBottom w:val="0"/>
      <w:divBdr>
        <w:top w:val="none" w:sz="0" w:space="0" w:color="auto"/>
        <w:left w:val="none" w:sz="0" w:space="0" w:color="auto"/>
        <w:bottom w:val="none" w:sz="0" w:space="0" w:color="auto"/>
        <w:right w:val="none" w:sz="0" w:space="0" w:color="auto"/>
      </w:divBdr>
      <w:divsChild>
        <w:div w:id="1092506644">
          <w:marLeft w:val="0"/>
          <w:marRight w:val="0"/>
          <w:marTop w:val="0"/>
          <w:marBottom w:val="0"/>
          <w:divBdr>
            <w:top w:val="none" w:sz="0" w:space="0" w:color="auto"/>
            <w:left w:val="none" w:sz="0" w:space="0" w:color="auto"/>
            <w:bottom w:val="none" w:sz="0" w:space="0" w:color="auto"/>
            <w:right w:val="none" w:sz="0" w:space="0" w:color="auto"/>
          </w:divBdr>
          <w:divsChild>
            <w:div w:id="64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4925">
      <w:bodyDiv w:val="1"/>
      <w:marLeft w:val="0"/>
      <w:marRight w:val="0"/>
      <w:marTop w:val="0"/>
      <w:marBottom w:val="0"/>
      <w:divBdr>
        <w:top w:val="none" w:sz="0" w:space="0" w:color="auto"/>
        <w:left w:val="none" w:sz="0" w:space="0" w:color="auto"/>
        <w:bottom w:val="none" w:sz="0" w:space="0" w:color="auto"/>
        <w:right w:val="none" w:sz="0" w:space="0" w:color="auto"/>
      </w:divBdr>
      <w:divsChild>
        <w:div w:id="347410340">
          <w:marLeft w:val="0"/>
          <w:marRight w:val="0"/>
          <w:marTop w:val="0"/>
          <w:marBottom w:val="0"/>
          <w:divBdr>
            <w:top w:val="none" w:sz="0" w:space="0" w:color="auto"/>
            <w:left w:val="none" w:sz="0" w:space="0" w:color="auto"/>
            <w:bottom w:val="none" w:sz="0" w:space="0" w:color="auto"/>
            <w:right w:val="none" w:sz="0" w:space="0" w:color="auto"/>
          </w:divBdr>
          <w:divsChild>
            <w:div w:id="1563172593">
              <w:marLeft w:val="0"/>
              <w:marRight w:val="0"/>
              <w:marTop w:val="0"/>
              <w:marBottom w:val="0"/>
              <w:divBdr>
                <w:top w:val="none" w:sz="0" w:space="0" w:color="auto"/>
                <w:left w:val="none" w:sz="0" w:space="0" w:color="auto"/>
                <w:bottom w:val="none" w:sz="0" w:space="0" w:color="auto"/>
                <w:right w:val="none" w:sz="0" w:space="0" w:color="auto"/>
              </w:divBdr>
              <w:divsChild>
                <w:div w:id="9224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12458">
      <w:bodyDiv w:val="1"/>
      <w:marLeft w:val="0"/>
      <w:marRight w:val="0"/>
      <w:marTop w:val="0"/>
      <w:marBottom w:val="0"/>
      <w:divBdr>
        <w:top w:val="none" w:sz="0" w:space="0" w:color="auto"/>
        <w:left w:val="none" w:sz="0" w:space="0" w:color="auto"/>
        <w:bottom w:val="none" w:sz="0" w:space="0" w:color="auto"/>
        <w:right w:val="none" w:sz="0" w:space="0" w:color="auto"/>
      </w:divBdr>
      <w:divsChild>
        <w:div w:id="1449810063">
          <w:marLeft w:val="0"/>
          <w:marRight w:val="0"/>
          <w:marTop w:val="0"/>
          <w:marBottom w:val="0"/>
          <w:divBdr>
            <w:top w:val="none" w:sz="0" w:space="0" w:color="auto"/>
            <w:left w:val="none" w:sz="0" w:space="0" w:color="auto"/>
            <w:bottom w:val="none" w:sz="0" w:space="0" w:color="auto"/>
            <w:right w:val="none" w:sz="0" w:space="0" w:color="auto"/>
          </w:divBdr>
          <w:divsChild>
            <w:div w:id="352465829">
              <w:marLeft w:val="0"/>
              <w:marRight w:val="0"/>
              <w:marTop w:val="0"/>
              <w:marBottom w:val="0"/>
              <w:divBdr>
                <w:top w:val="none" w:sz="0" w:space="0" w:color="auto"/>
                <w:left w:val="none" w:sz="0" w:space="0" w:color="auto"/>
                <w:bottom w:val="none" w:sz="0" w:space="0" w:color="auto"/>
                <w:right w:val="none" w:sz="0" w:space="0" w:color="auto"/>
              </w:divBdr>
              <w:divsChild>
                <w:div w:id="1904411358">
                  <w:marLeft w:val="0"/>
                  <w:marRight w:val="0"/>
                  <w:marTop w:val="0"/>
                  <w:marBottom w:val="0"/>
                  <w:divBdr>
                    <w:top w:val="none" w:sz="0" w:space="0" w:color="auto"/>
                    <w:left w:val="none" w:sz="0" w:space="0" w:color="auto"/>
                    <w:bottom w:val="none" w:sz="0" w:space="0" w:color="auto"/>
                    <w:right w:val="none" w:sz="0" w:space="0" w:color="auto"/>
                  </w:divBdr>
                  <w:divsChild>
                    <w:div w:id="18713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62115">
      <w:bodyDiv w:val="1"/>
      <w:marLeft w:val="0"/>
      <w:marRight w:val="0"/>
      <w:marTop w:val="0"/>
      <w:marBottom w:val="0"/>
      <w:divBdr>
        <w:top w:val="none" w:sz="0" w:space="0" w:color="auto"/>
        <w:left w:val="none" w:sz="0" w:space="0" w:color="auto"/>
        <w:bottom w:val="none" w:sz="0" w:space="0" w:color="auto"/>
        <w:right w:val="none" w:sz="0" w:space="0" w:color="auto"/>
      </w:divBdr>
      <w:divsChild>
        <w:div w:id="1668512157">
          <w:marLeft w:val="0"/>
          <w:marRight w:val="0"/>
          <w:marTop w:val="0"/>
          <w:marBottom w:val="0"/>
          <w:divBdr>
            <w:top w:val="none" w:sz="0" w:space="0" w:color="auto"/>
            <w:left w:val="none" w:sz="0" w:space="0" w:color="auto"/>
            <w:bottom w:val="none" w:sz="0" w:space="0" w:color="auto"/>
            <w:right w:val="none" w:sz="0" w:space="0" w:color="auto"/>
          </w:divBdr>
          <w:divsChild>
            <w:div w:id="1040007432">
              <w:marLeft w:val="0"/>
              <w:marRight w:val="0"/>
              <w:marTop w:val="0"/>
              <w:marBottom w:val="0"/>
              <w:divBdr>
                <w:top w:val="none" w:sz="0" w:space="0" w:color="auto"/>
                <w:left w:val="none" w:sz="0" w:space="0" w:color="auto"/>
                <w:bottom w:val="none" w:sz="0" w:space="0" w:color="auto"/>
                <w:right w:val="none" w:sz="0" w:space="0" w:color="auto"/>
              </w:divBdr>
              <w:divsChild>
                <w:div w:id="151527097">
                  <w:marLeft w:val="0"/>
                  <w:marRight w:val="0"/>
                  <w:marTop w:val="0"/>
                  <w:marBottom w:val="0"/>
                  <w:divBdr>
                    <w:top w:val="none" w:sz="0" w:space="0" w:color="auto"/>
                    <w:left w:val="none" w:sz="0" w:space="0" w:color="auto"/>
                    <w:bottom w:val="none" w:sz="0" w:space="0" w:color="auto"/>
                    <w:right w:val="none" w:sz="0" w:space="0" w:color="auto"/>
                  </w:divBdr>
                  <w:divsChild>
                    <w:div w:id="11658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38300">
      <w:bodyDiv w:val="1"/>
      <w:marLeft w:val="0"/>
      <w:marRight w:val="0"/>
      <w:marTop w:val="0"/>
      <w:marBottom w:val="0"/>
      <w:divBdr>
        <w:top w:val="none" w:sz="0" w:space="0" w:color="auto"/>
        <w:left w:val="none" w:sz="0" w:space="0" w:color="auto"/>
        <w:bottom w:val="none" w:sz="0" w:space="0" w:color="auto"/>
        <w:right w:val="none" w:sz="0" w:space="0" w:color="auto"/>
      </w:divBdr>
      <w:divsChild>
        <w:div w:id="1216427826">
          <w:marLeft w:val="0"/>
          <w:marRight w:val="0"/>
          <w:marTop w:val="0"/>
          <w:marBottom w:val="0"/>
          <w:divBdr>
            <w:top w:val="none" w:sz="0" w:space="0" w:color="auto"/>
            <w:left w:val="none" w:sz="0" w:space="0" w:color="auto"/>
            <w:bottom w:val="none" w:sz="0" w:space="0" w:color="auto"/>
            <w:right w:val="none" w:sz="0" w:space="0" w:color="auto"/>
          </w:divBdr>
          <w:divsChild>
            <w:div w:id="431363879">
              <w:marLeft w:val="0"/>
              <w:marRight w:val="0"/>
              <w:marTop w:val="0"/>
              <w:marBottom w:val="0"/>
              <w:divBdr>
                <w:top w:val="none" w:sz="0" w:space="0" w:color="auto"/>
                <w:left w:val="none" w:sz="0" w:space="0" w:color="auto"/>
                <w:bottom w:val="none" w:sz="0" w:space="0" w:color="auto"/>
                <w:right w:val="none" w:sz="0" w:space="0" w:color="auto"/>
              </w:divBdr>
              <w:divsChild>
                <w:div w:id="11855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7666">
      <w:bodyDiv w:val="1"/>
      <w:marLeft w:val="0"/>
      <w:marRight w:val="0"/>
      <w:marTop w:val="0"/>
      <w:marBottom w:val="0"/>
      <w:divBdr>
        <w:top w:val="none" w:sz="0" w:space="0" w:color="auto"/>
        <w:left w:val="none" w:sz="0" w:space="0" w:color="auto"/>
        <w:bottom w:val="none" w:sz="0" w:space="0" w:color="auto"/>
        <w:right w:val="none" w:sz="0" w:space="0" w:color="auto"/>
      </w:divBdr>
      <w:divsChild>
        <w:div w:id="32847710">
          <w:marLeft w:val="0"/>
          <w:marRight w:val="0"/>
          <w:marTop w:val="0"/>
          <w:marBottom w:val="0"/>
          <w:divBdr>
            <w:top w:val="none" w:sz="0" w:space="0" w:color="auto"/>
            <w:left w:val="none" w:sz="0" w:space="0" w:color="auto"/>
            <w:bottom w:val="none" w:sz="0" w:space="0" w:color="auto"/>
            <w:right w:val="none" w:sz="0" w:space="0" w:color="auto"/>
          </w:divBdr>
          <w:divsChild>
            <w:div w:id="1889951213">
              <w:marLeft w:val="0"/>
              <w:marRight w:val="0"/>
              <w:marTop w:val="0"/>
              <w:marBottom w:val="0"/>
              <w:divBdr>
                <w:top w:val="none" w:sz="0" w:space="0" w:color="auto"/>
                <w:left w:val="none" w:sz="0" w:space="0" w:color="auto"/>
                <w:bottom w:val="none" w:sz="0" w:space="0" w:color="auto"/>
                <w:right w:val="none" w:sz="0" w:space="0" w:color="auto"/>
              </w:divBdr>
              <w:divsChild>
                <w:div w:id="16720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306098">
      <w:bodyDiv w:val="1"/>
      <w:marLeft w:val="0"/>
      <w:marRight w:val="0"/>
      <w:marTop w:val="0"/>
      <w:marBottom w:val="0"/>
      <w:divBdr>
        <w:top w:val="none" w:sz="0" w:space="0" w:color="auto"/>
        <w:left w:val="none" w:sz="0" w:space="0" w:color="auto"/>
        <w:bottom w:val="none" w:sz="0" w:space="0" w:color="auto"/>
        <w:right w:val="none" w:sz="0" w:space="0" w:color="auto"/>
      </w:divBdr>
      <w:divsChild>
        <w:div w:id="914513557">
          <w:marLeft w:val="0"/>
          <w:marRight w:val="0"/>
          <w:marTop w:val="0"/>
          <w:marBottom w:val="0"/>
          <w:divBdr>
            <w:top w:val="none" w:sz="0" w:space="0" w:color="auto"/>
            <w:left w:val="none" w:sz="0" w:space="0" w:color="auto"/>
            <w:bottom w:val="none" w:sz="0" w:space="0" w:color="auto"/>
            <w:right w:val="none" w:sz="0" w:space="0" w:color="auto"/>
          </w:divBdr>
          <w:divsChild>
            <w:div w:id="1377388444">
              <w:marLeft w:val="0"/>
              <w:marRight w:val="0"/>
              <w:marTop w:val="0"/>
              <w:marBottom w:val="0"/>
              <w:divBdr>
                <w:top w:val="none" w:sz="0" w:space="0" w:color="auto"/>
                <w:left w:val="none" w:sz="0" w:space="0" w:color="auto"/>
                <w:bottom w:val="none" w:sz="0" w:space="0" w:color="auto"/>
                <w:right w:val="none" w:sz="0" w:space="0" w:color="auto"/>
              </w:divBdr>
              <w:divsChild>
                <w:div w:id="14336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90703">
      <w:bodyDiv w:val="1"/>
      <w:marLeft w:val="0"/>
      <w:marRight w:val="0"/>
      <w:marTop w:val="0"/>
      <w:marBottom w:val="0"/>
      <w:divBdr>
        <w:top w:val="none" w:sz="0" w:space="0" w:color="auto"/>
        <w:left w:val="none" w:sz="0" w:space="0" w:color="auto"/>
        <w:bottom w:val="none" w:sz="0" w:space="0" w:color="auto"/>
        <w:right w:val="none" w:sz="0" w:space="0" w:color="auto"/>
      </w:divBdr>
    </w:div>
    <w:div w:id="485558282">
      <w:bodyDiv w:val="1"/>
      <w:marLeft w:val="0"/>
      <w:marRight w:val="0"/>
      <w:marTop w:val="0"/>
      <w:marBottom w:val="0"/>
      <w:divBdr>
        <w:top w:val="none" w:sz="0" w:space="0" w:color="auto"/>
        <w:left w:val="none" w:sz="0" w:space="0" w:color="auto"/>
        <w:bottom w:val="none" w:sz="0" w:space="0" w:color="auto"/>
        <w:right w:val="none" w:sz="0" w:space="0" w:color="auto"/>
      </w:divBdr>
      <w:divsChild>
        <w:div w:id="1139955011">
          <w:marLeft w:val="0"/>
          <w:marRight w:val="0"/>
          <w:marTop w:val="0"/>
          <w:marBottom w:val="0"/>
          <w:divBdr>
            <w:top w:val="none" w:sz="0" w:space="0" w:color="auto"/>
            <w:left w:val="none" w:sz="0" w:space="0" w:color="auto"/>
            <w:bottom w:val="none" w:sz="0" w:space="0" w:color="auto"/>
            <w:right w:val="none" w:sz="0" w:space="0" w:color="auto"/>
          </w:divBdr>
          <w:divsChild>
            <w:div w:id="2084138434">
              <w:marLeft w:val="0"/>
              <w:marRight w:val="0"/>
              <w:marTop w:val="0"/>
              <w:marBottom w:val="0"/>
              <w:divBdr>
                <w:top w:val="none" w:sz="0" w:space="0" w:color="auto"/>
                <w:left w:val="none" w:sz="0" w:space="0" w:color="auto"/>
                <w:bottom w:val="none" w:sz="0" w:space="0" w:color="auto"/>
                <w:right w:val="none" w:sz="0" w:space="0" w:color="auto"/>
              </w:divBdr>
              <w:divsChild>
                <w:div w:id="96605966">
                  <w:marLeft w:val="0"/>
                  <w:marRight w:val="0"/>
                  <w:marTop w:val="0"/>
                  <w:marBottom w:val="0"/>
                  <w:divBdr>
                    <w:top w:val="none" w:sz="0" w:space="0" w:color="auto"/>
                    <w:left w:val="none" w:sz="0" w:space="0" w:color="auto"/>
                    <w:bottom w:val="none" w:sz="0" w:space="0" w:color="auto"/>
                    <w:right w:val="none" w:sz="0" w:space="0" w:color="auto"/>
                  </w:divBdr>
                  <w:divsChild>
                    <w:div w:id="4334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82457">
      <w:bodyDiv w:val="1"/>
      <w:marLeft w:val="0"/>
      <w:marRight w:val="0"/>
      <w:marTop w:val="0"/>
      <w:marBottom w:val="0"/>
      <w:divBdr>
        <w:top w:val="none" w:sz="0" w:space="0" w:color="auto"/>
        <w:left w:val="none" w:sz="0" w:space="0" w:color="auto"/>
        <w:bottom w:val="none" w:sz="0" w:space="0" w:color="auto"/>
        <w:right w:val="none" w:sz="0" w:space="0" w:color="auto"/>
      </w:divBdr>
    </w:div>
    <w:div w:id="499196184">
      <w:bodyDiv w:val="1"/>
      <w:marLeft w:val="0"/>
      <w:marRight w:val="0"/>
      <w:marTop w:val="0"/>
      <w:marBottom w:val="0"/>
      <w:divBdr>
        <w:top w:val="none" w:sz="0" w:space="0" w:color="auto"/>
        <w:left w:val="none" w:sz="0" w:space="0" w:color="auto"/>
        <w:bottom w:val="none" w:sz="0" w:space="0" w:color="auto"/>
        <w:right w:val="none" w:sz="0" w:space="0" w:color="auto"/>
      </w:divBdr>
      <w:divsChild>
        <w:div w:id="619797798">
          <w:marLeft w:val="0"/>
          <w:marRight w:val="0"/>
          <w:marTop w:val="0"/>
          <w:marBottom w:val="0"/>
          <w:divBdr>
            <w:top w:val="none" w:sz="0" w:space="0" w:color="auto"/>
            <w:left w:val="none" w:sz="0" w:space="0" w:color="auto"/>
            <w:bottom w:val="none" w:sz="0" w:space="0" w:color="auto"/>
            <w:right w:val="none" w:sz="0" w:space="0" w:color="auto"/>
          </w:divBdr>
          <w:divsChild>
            <w:div w:id="998310950">
              <w:marLeft w:val="0"/>
              <w:marRight w:val="0"/>
              <w:marTop w:val="0"/>
              <w:marBottom w:val="0"/>
              <w:divBdr>
                <w:top w:val="none" w:sz="0" w:space="0" w:color="auto"/>
                <w:left w:val="none" w:sz="0" w:space="0" w:color="auto"/>
                <w:bottom w:val="none" w:sz="0" w:space="0" w:color="auto"/>
                <w:right w:val="none" w:sz="0" w:space="0" w:color="auto"/>
              </w:divBdr>
              <w:divsChild>
                <w:div w:id="2946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95350">
      <w:bodyDiv w:val="1"/>
      <w:marLeft w:val="0"/>
      <w:marRight w:val="0"/>
      <w:marTop w:val="0"/>
      <w:marBottom w:val="0"/>
      <w:divBdr>
        <w:top w:val="none" w:sz="0" w:space="0" w:color="auto"/>
        <w:left w:val="none" w:sz="0" w:space="0" w:color="auto"/>
        <w:bottom w:val="none" w:sz="0" w:space="0" w:color="auto"/>
        <w:right w:val="none" w:sz="0" w:space="0" w:color="auto"/>
      </w:divBdr>
      <w:divsChild>
        <w:div w:id="158935591">
          <w:marLeft w:val="0"/>
          <w:marRight w:val="0"/>
          <w:marTop w:val="0"/>
          <w:marBottom w:val="0"/>
          <w:divBdr>
            <w:top w:val="none" w:sz="0" w:space="0" w:color="auto"/>
            <w:left w:val="none" w:sz="0" w:space="0" w:color="auto"/>
            <w:bottom w:val="none" w:sz="0" w:space="0" w:color="auto"/>
            <w:right w:val="none" w:sz="0" w:space="0" w:color="auto"/>
          </w:divBdr>
          <w:divsChild>
            <w:div w:id="6024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6971">
      <w:bodyDiv w:val="1"/>
      <w:marLeft w:val="0"/>
      <w:marRight w:val="0"/>
      <w:marTop w:val="0"/>
      <w:marBottom w:val="0"/>
      <w:divBdr>
        <w:top w:val="none" w:sz="0" w:space="0" w:color="auto"/>
        <w:left w:val="none" w:sz="0" w:space="0" w:color="auto"/>
        <w:bottom w:val="none" w:sz="0" w:space="0" w:color="auto"/>
        <w:right w:val="none" w:sz="0" w:space="0" w:color="auto"/>
      </w:divBdr>
      <w:divsChild>
        <w:div w:id="1011645596">
          <w:marLeft w:val="0"/>
          <w:marRight w:val="0"/>
          <w:marTop w:val="0"/>
          <w:marBottom w:val="0"/>
          <w:divBdr>
            <w:top w:val="none" w:sz="0" w:space="0" w:color="auto"/>
            <w:left w:val="none" w:sz="0" w:space="0" w:color="auto"/>
            <w:bottom w:val="none" w:sz="0" w:space="0" w:color="auto"/>
            <w:right w:val="none" w:sz="0" w:space="0" w:color="auto"/>
          </w:divBdr>
          <w:divsChild>
            <w:div w:id="1398746106">
              <w:marLeft w:val="0"/>
              <w:marRight w:val="0"/>
              <w:marTop w:val="0"/>
              <w:marBottom w:val="0"/>
              <w:divBdr>
                <w:top w:val="none" w:sz="0" w:space="0" w:color="auto"/>
                <w:left w:val="none" w:sz="0" w:space="0" w:color="auto"/>
                <w:bottom w:val="none" w:sz="0" w:space="0" w:color="auto"/>
                <w:right w:val="none" w:sz="0" w:space="0" w:color="auto"/>
              </w:divBdr>
              <w:divsChild>
                <w:div w:id="7733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65366">
      <w:bodyDiv w:val="1"/>
      <w:marLeft w:val="0"/>
      <w:marRight w:val="0"/>
      <w:marTop w:val="0"/>
      <w:marBottom w:val="0"/>
      <w:divBdr>
        <w:top w:val="none" w:sz="0" w:space="0" w:color="auto"/>
        <w:left w:val="none" w:sz="0" w:space="0" w:color="auto"/>
        <w:bottom w:val="none" w:sz="0" w:space="0" w:color="auto"/>
        <w:right w:val="none" w:sz="0" w:space="0" w:color="auto"/>
      </w:divBdr>
      <w:divsChild>
        <w:div w:id="499662369">
          <w:marLeft w:val="0"/>
          <w:marRight w:val="0"/>
          <w:marTop w:val="0"/>
          <w:marBottom w:val="0"/>
          <w:divBdr>
            <w:top w:val="none" w:sz="0" w:space="0" w:color="auto"/>
            <w:left w:val="none" w:sz="0" w:space="0" w:color="auto"/>
            <w:bottom w:val="none" w:sz="0" w:space="0" w:color="auto"/>
            <w:right w:val="none" w:sz="0" w:space="0" w:color="auto"/>
          </w:divBdr>
          <w:divsChild>
            <w:div w:id="1003630069">
              <w:marLeft w:val="0"/>
              <w:marRight w:val="0"/>
              <w:marTop w:val="0"/>
              <w:marBottom w:val="0"/>
              <w:divBdr>
                <w:top w:val="none" w:sz="0" w:space="0" w:color="auto"/>
                <w:left w:val="none" w:sz="0" w:space="0" w:color="auto"/>
                <w:bottom w:val="none" w:sz="0" w:space="0" w:color="auto"/>
                <w:right w:val="none" w:sz="0" w:space="0" w:color="auto"/>
              </w:divBdr>
              <w:divsChild>
                <w:div w:id="1659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9991">
      <w:bodyDiv w:val="1"/>
      <w:marLeft w:val="0"/>
      <w:marRight w:val="0"/>
      <w:marTop w:val="0"/>
      <w:marBottom w:val="0"/>
      <w:divBdr>
        <w:top w:val="none" w:sz="0" w:space="0" w:color="auto"/>
        <w:left w:val="none" w:sz="0" w:space="0" w:color="auto"/>
        <w:bottom w:val="none" w:sz="0" w:space="0" w:color="auto"/>
        <w:right w:val="none" w:sz="0" w:space="0" w:color="auto"/>
      </w:divBdr>
      <w:divsChild>
        <w:div w:id="389234766">
          <w:marLeft w:val="0"/>
          <w:marRight w:val="0"/>
          <w:marTop w:val="0"/>
          <w:marBottom w:val="0"/>
          <w:divBdr>
            <w:top w:val="none" w:sz="0" w:space="0" w:color="auto"/>
            <w:left w:val="none" w:sz="0" w:space="0" w:color="auto"/>
            <w:bottom w:val="none" w:sz="0" w:space="0" w:color="auto"/>
            <w:right w:val="none" w:sz="0" w:space="0" w:color="auto"/>
          </w:divBdr>
          <w:divsChild>
            <w:div w:id="537545954">
              <w:marLeft w:val="0"/>
              <w:marRight w:val="0"/>
              <w:marTop w:val="0"/>
              <w:marBottom w:val="0"/>
              <w:divBdr>
                <w:top w:val="none" w:sz="0" w:space="0" w:color="auto"/>
                <w:left w:val="none" w:sz="0" w:space="0" w:color="auto"/>
                <w:bottom w:val="none" w:sz="0" w:space="0" w:color="auto"/>
                <w:right w:val="none" w:sz="0" w:space="0" w:color="auto"/>
              </w:divBdr>
              <w:divsChild>
                <w:div w:id="11027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942">
      <w:bodyDiv w:val="1"/>
      <w:marLeft w:val="0"/>
      <w:marRight w:val="0"/>
      <w:marTop w:val="0"/>
      <w:marBottom w:val="0"/>
      <w:divBdr>
        <w:top w:val="none" w:sz="0" w:space="0" w:color="auto"/>
        <w:left w:val="none" w:sz="0" w:space="0" w:color="auto"/>
        <w:bottom w:val="none" w:sz="0" w:space="0" w:color="auto"/>
        <w:right w:val="none" w:sz="0" w:space="0" w:color="auto"/>
      </w:divBdr>
      <w:divsChild>
        <w:div w:id="85005594">
          <w:marLeft w:val="0"/>
          <w:marRight w:val="0"/>
          <w:marTop w:val="0"/>
          <w:marBottom w:val="0"/>
          <w:divBdr>
            <w:top w:val="none" w:sz="0" w:space="0" w:color="auto"/>
            <w:left w:val="none" w:sz="0" w:space="0" w:color="auto"/>
            <w:bottom w:val="none" w:sz="0" w:space="0" w:color="auto"/>
            <w:right w:val="none" w:sz="0" w:space="0" w:color="auto"/>
          </w:divBdr>
          <w:divsChild>
            <w:div w:id="1668023310">
              <w:marLeft w:val="0"/>
              <w:marRight w:val="0"/>
              <w:marTop w:val="0"/>
              <w:marBottom w:val="0"/>
              <w:divBdr>
                <w:top w:val="none" w:sz="0" w:space="0" w:color="auto"/>
                <w:left w:val="none" w:sz="0" w:space="0" w:color="auto"/>
                <w:bottom w:val="none" w:sz="0" w:space="0" w:color="auto"/>
                <w:right w:val="none" w:sz="0" w:space="0" w:color="auto"/>
              </w:divBdr>
              <w:divsChild>
                <w:div w:id="902830208">
                  <w:marLeft w:val="0"/>
                  <w:marRight w:val="0"/>
                  <w:marTop w:val="0"/>
                  <w:marBottom w:val="0"/>
                  <w:divBdr>
                    <w:top w:val="none" w:sz="0" w:space="0" w:color="auto"/>
                    <w:left w:val="none" w:sz="0" w:space="0" w:color="auto"/>
                    <w:bottom w:val="none" w:sz="0" w:space="0" w:color="auto"/>
                    <w:right w:val="none" w:sz="0" w:space="0" w:color="auto"/>
                  </w:divBdr>
                  <w:divsChild>
                    <w:div w:id="15368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693314">
      <w:bodyDiv w:val="1"/>
      <w:marLeft w:val="0"/>
      <w:marRight w:val="0"/>
      <w:marTop w:val="0"/>
      <w:marBottom w:val="0"/>
      <w:divBdr>
        <w:top w:val="none" w:sz="0" w:space="0" w:color="auto"/>
        <w:left w:val="none" w:sz="0" w:space="0" w:color="auto"/>
        <w:bottom w:val="none" w:sz="0" w:space="0" w:color="auto"/>
        <w:right w:val="none" w:sz="0" w:space="0" w:color="auto"/>
      </w:divBdr>
      <w:divsChild>
        <w:div w:id="1345283323">
          <w:marLeft w:val="0"/>
          <w:marRight w:val="0"/>
          <w:marTop w:val="0"/>
          <w:marBottom w:val="0"/>
          <w:divBdr>
            <w:top w:val="none" w:sz="0" w:space="0" w:color="auto"/>
            <w:left w:val="none" w:sz="0" w:space="0" w:color="auto"/>
            <w:bottom w:val="none" w:sz="0" w:space="0" w:color="auto"/>
            <w:right w:val="none" w:sz="0" w:space="0" w:color="auto"/>
          </w:divBdr>
          <w:divsChild>
            <w:div w:id="1441605707">
              <w:marLeft w:val="0"/>
              <w:marRight w:val="0"/>
              <w:marTop w:val="0"/>
              <w:marBottom w:val="0"/>
              <w:divBdr>
                <w:top w:val="none" w:sz="0" w:space="0" w:color="auto"/>
                <w:left w:val="none" w:sz="0" w:space="0" w:color="auto"/>
                <w:bottom w:val="none" w:sz="0" w:space="0" w:color="auto"/>
                <w:right w:val="none" w:sz="0" w:space="0" w:color="auto"/>
              </w:divBdr>
              <w:divsChild>
                <w:div w:id="6924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5865">
      <w:bodyDiv w:val="1"/>
      <w:marLeft w:val="0"/>
      <w:marRight w:val="0"/>
      <w:marTop w:val="0"/>
      <w:marBottom w:val="0"/>
      <w:divBdr>
        <w:top w:val="none" w:sz="0" w:space="0" w:color="auto"/>
        <w:left w:val="none" w:sz="0" w:space="0" w:color="auto"/>
        <w:bottom w:val="none" w:sz="0" w:space="0" w:color="auto"/>
        <w:right w:val="none" w:sz="0" w:space="0" w:color="auto"/>
      </w:divBdr>
      <w:divsChild>
        <w:div w:id="93062886">
          <w:marLeft w:val="0"/>
          <w:marRight w:val="0"/>
          <w:marTop w:val="0"/>
          <w:marBottom w:val="0"/>
          <w:divBdr>
            <w:top w:val="none" w:sz="0" w:space="0" w:color="auto"/>
            <w:left w:val="none" w:sz="0" w:space="0" w:color="auto"/>
            <w:bottom w:val="none" w:sz="0" w:space="0" w:color="auto"/>
            <w:right w:val="none" w:sz="0" w:space="0" w:color="auto"/>
          </w:divBdr>
          <w:divsChild>
            <w:div w:id="1853908679">
              <w:marLeft w:val="0"/>
              <w:marRight w:val="0"/>
              <w:marTop w:val="0"/>
              <w:marBottom w:val="0"/>
              <w:divBdr>
                <w:top w:val="none" w:sz="0" w:space="0" w:color="auto"/>
                <w:left w:val="none" w:sz="0" w:space="0" w:color="auto"/>
                <w:bottom w:val="none" w:sz="0" w:space="0" w:color="auto"/>
                <w:right w:val="none" w:sz="0" w:space="0" w:color="auto"/>
              </w:divBdr>
              <w:divsChild>
                <w:div w:id="1170605883">
                  <w:marLeft w:val="0"/>
                  <w:marRight w:val="0"/>
                  <w:marTop w:val="0"/>
                  <w:marBottom w:val="0"/>
                  <w:divBdr>
                    <w:top w:val="none" w:sz="0" w:space="0" w:color="auto"/>
                    <w:left w:val="none" w:sz="0" w:space="0" w:color="auto"/>
                    <w:bottom w:val="none" w:sz="0" w:space="0" w:color="auto"/>
                    <w:right w:val="none" w:sz="0" w:space="0" w:color="auto"/>
                  </w:divBdr>
                  <w:divsChild>
                    <w:div w:id="8821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321456">
      <w:bodyDiv w:val="1"/>
      <w:marLeft w:val="0"/>
      <w:marRight w:val="0"/>
      <w:marTop w:val="0"/>
      <w:marBottom w:val="0"/>
      <w:divBdr>
        <w:top w:val="none" w:sz="0" w:space="0" w:color="auto"/>
        <w:left w:val="none" w:sz="0" w:space="0" w:color="auto"/>
        <w:bottom w:val="none" w:sz="0" w:space="0" w:color="auto"/>
        <w:right w:val="none" w:sz="0" w:space="0" w:color="auto"/>
      </w:divBdr>
      <w:divsChild>
        <w:div w:id="1476988363">
          <w:marLeft w:val="0"/>
          <w:marRight w:val="0"/>
          <w:marTop w:val="0"/>
          <w:marBottom w:val="0"/>
          <w:divBdr>
            <w:top w:val="none" w:sz="0" w:space="0" w:color="auto"/>
            <w:left w:val="none" w:sz="0" w:space="0" w:color="auto"/>
            <w:bottom w:val="none" w:sz="0" w:space="0" w:color="auto"/>
            <w:right w:val="none" w:sz="0" w:space="0" w:color="auto"/>
          </w:divBdr>
          <w:divsChild>
            <w:div w:id="883910699">
              <w:marLeft w:val="0"/>
              <w:marRight w:val="0"/>
              <w:marTop w:val="0"/>
              <w:marBottom w:val="0"/>
              <w:divBdr>
                <w:top w:val="none" w:sz="0" w:space="0" w:color="auto"/>
                <w:left w:val="none" w:sz="0" w:space="0" w:color="auto"/>
                <w:bottom w:val="none" w:sz="0" w:space="0" w:color="auto"/>
                <w:right w:val="none" w:sz="0" w:space="0" w:color="auto"/>
              </w:divBdr>
              <w:divsChild>
                <w:div w:id="13420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4298">
      <w:bodyDiv w:val="1"/>
      <w:marLeft w:val="0"/>
      <w:marRight w:val="0"/>
      <w:marTop w:val="0"/>
      <w:marBottom w:val="0"/>
      <w:divBdr>
        <w:top w:val="none" w:sz="0" w:space="0" w:color="auto"/>
        <w:left w:val="none" w:sz="0" w:space="0" w:color="auto"/>
        <w:bottom w:val="none" w:sz="0" w:space="0" w:color="auto"/>
        <w:right w:val="none" w:sz="0" w:space="0" w:color="auto"/>
      </w:divBdr>
      <w:divsChild>
        <w:div w:id="1499999476">
          <w:marLeft w:val="0"/>
          <w:marRight w:val="0"/>
          <w:marTop w:val="0"/>
          <w:marBottom w:val="0"/>
          <w:divBdr>
            <w:top w:val="none" w:sz="0" w:space="0" w:color="auto"/>
            <w:left w:val="none" w:sz="0" w:space="0" w:color="auto"/>
            <w:bottom w:val="none" w:sz="0" w:space="0" w:color="auto"/>
            <w:right w:val="none" w:sz="0" w:space="0" w:color="auto"/>
          </w:divBdr>
          <w:divsChild>
            <w:div w:id="1171916589">
              <w:marLeft w:val="0"/>
              <w:marRight w:val="0"/>
              <w:marTop w:val="0"/>
              <w:marBottom w:val="0"/>
              <w:divBdr>
                <w:top w:val="none" w:sz="0" w:space="0" w:color="auto"/>
                <w:left w:val="none" w:sz="0" w:space="0" w:color="auto"/>
                <w:bottom w:val="none" w:sz="0" w:space="0" w:color="auto"/>
                <w:right w:val="none" w:sz="0" w:space="0" w:color="auto"/>
              </w:divBdr>
              <w:divsChild>
                <w:div w:id="17338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47407">
      <w:bodyDiv w:val="1"/>
      <w:marLeft w:val="0"/>
      <w:marRight w:val="0"/>
      <w:marTop w:val="0"/>
      <w:marBottom w:val="0"/>
      <w:divBdr>
        <w:top w:val="none" w:sz="0" w:space="0" w:color="auto"/>
        <w:left w:val="none" w:sz="0" w:space="0" w:color="auto"/>
        <w:bottom w:val="none" w:sz="0" w:space="0" w:color="auto"/>
        <w:right w:val="none" w:sz="0" w:space="0" w:color="auto"/>
      </w:divBdr>
      <w:divsChild>
        <w:div w:id="548340307">
          <w:marLeft w:val="0"/>
          <w:marRight w:val="0"/>
          <w:marTop w:val="0"/>
          <w:marBottom w:val="0"/>
          <w:divBdr>
            <w:top w:val="none" w:sz="0" w:space="0" w:color="auto"/>
            <w:left w:val="none" w:sz="0" w:space="0" w:color="auto"/>
            <w:bottom w:val="none" w:sz="0" w:space="0" w:color="auto"/>
            <w:right w:val="none" w:sz="0" w:space="0" w:color="auto"/>
          </w:divBdr>
          <w:divsChild>
            <w:div w:id="1567299440">
              <w:marLeft w:val="0"/>
              <w:marRight w:val="0"/>
              <w:marTop w:val="0"/>
              <w:marBottom w:val="0"/>
              <w:divBdr>
                <w:top w:val="none" w:sz="0" w:space="0" w:color="auto"/>
                <w:left w:val="none" w:sz="0" w:space="0" w:color="auto"/>
                <w:bottom w:val="none" w:sz="0" w:space="0" w:color="auto"/>
                <w:right w:val="none" w:sz="0" w:space="0" w:color="auto"/>
              </w:divBdr>
              <w:divsChild>
                <w:div w:id="5025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7915">
      <w:bodyDiv w:val="1"/>
      <w:marLeft w:val="0"/>
      <w:marRight w:val="0"/>
      <w:marTop w:val="0"/>
      <w:marBottom w:val="0"/>
      <w:divBdr>
        <w:top w:val="none" w:sz="0" w:space="0" w:color="auto"/>
        <w:left w:val="none" w:sz="0" w:space="0" w:color="auto"/>
        <w:bottom w:val="none" w:sz="0" w:space="0" w:color="auto"/>
        <w:right w:val="none" w:sz="0" w:space="0" w:color="auto"/>
      </w:divBdr>
      <w:divsChild>
        <w:div w:id="2074306798">
          <w:marLeft w:val="0"/>
          <w:marRight w:val="0"/>
          <w:marTop w:val="0"/>
          <w:marBottom w:val="0"/>
          <w:divBdr>
            <w:top w:val="none" w:sz="0" w:space="0" w:color="auto"/>
            <w:left w:val="none" w:sz="0" w:space="0" w:color="auto"/>
            <w:bottom w:val="none" w:sz="0" w:space="0" w:color="auto"/>
            <w:right w:val="none" w:sz="0" w:space="0" w:color="auto"/>
          </w:divBdr>
          <w:divsChild>
            <w:div w:id="222763283">
              <w:marLeft w:val="0"/>
              <w:marRight w:val="0"/>
              <w:marTop w:val="0"/>
              <w:marBottom w:val="0"/>
              <w:divBdr>
                <w:top w:val="none" w:sz="0" w:space="0" w:color="auto"/>
                <w:left w:val="none" w:sz="0" w:space="0" w:color="auto"/>
                <w:bottom w:val="none" w:sz="0" w:space="0" w:color="auto"/>
                <w:right w:val="none" w:sz="0" w:space="0" w:color="auto"/>
              </w:divBdr>
              <w:divsChild>
                <w:div w:id="19393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959846">
      <w:bodyDiv w:val="1"/>
      <w:marLeft w:val="0"/>
      <w:marRight w:val="0"/>
      <w:marTop w:val="0"/>
      <w:marBottom w:val="0"/>
      <w:divBdr>
        <w:top w:val="none" w:sz="0" w:space="0" w:color="auto"/>
        <w:left w:val="none" w:sz="0" w:space="0" w:color="auto"/>
        <w:bottom w:val="none" w:sz="0" w:space="0" w:color="auto"/>
        <w:right w:val="none" w:sz="0" w:space="0" w:color="auto"/>
      </w:divBdr>
      <w:divsChild>
        <w:div w:id="1423381449">
          <w:marLeft w:val="0"/>
          <w:marRight w:val="0"/>
          <w:marTop w:val="0"/>
          <w:marBottom w:val="0"/>
          <w:divBdr>
            <w:top w:val="none" w:sz="0" w:space="0" w:color="auto"/>
            <w:left w:val="none" w:sz="0" w:space="0" w:color="auto"/>
            <w:bottom w:val="none" w:sz="0" w:space="0" w:color="auto"/>
            <w:right w:val="none" w:sz="0" w:space="0" w:color="auto"/>
          </w:divBdr>
          <w:divsChild>
            <w:div w:id="2022538468">
              <w:marLeft w:val="0"/>
              <w:marRight w:val="0"/>
              <w:marTop w:val="0"/>
              <w:marBottom w:val="0"/>
              <w:divBdr>
                <w:top w:val="none" w:sz="0" w:space="0" w:color="auto"/>
                <w:left w:val="none" w:sz="0" w:space="0" w:color="auto"/>
                <w:bottom w:val="none" w:sz="0" w:space="0" w:color="auto"/>
                <w:right w:val="none" w:sz="0" w:space="0" w:color="auto"/>
              </w:divBdr>
              <w:divsChild>
                <w:div w:id="11144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47796">
      <w:bodyDiv w:val="1"/>
      <w:marLeft w:val="0"/>
      <w:marRight w:val="0"/>
      <w:marTop w:val="0"/>
      <w:marBottom w:val="0"/>
      <w:divBdr>
        <w:top w:val="none" w:sz="0" w:space="0" w:color="auto"/>
        <w:left w:val="none" w:sz="0" w:space="0" w:color="auto"/>
        <w:bottom w:val="none" w:sz="0" w:space="0" w:color="auto"/>
        <w:right w:val="none" w:sz="0" w:space="0" w:color="auto"/>
      </w:divBdr>
      <w:divsChild>
        <w:div w:id="407658056">
          <w:marLeft w:val="0"/>
          <w:marRight w:val="0"/>
          <w:marTop w:val="0"/>
          <w:marBottom w:val="0"/>
          <w:divBdr>
            <w:top w:val="none" w:sz="0" w:space="0" w:color="auto"/>
            <w:left w:val="none" w:sz="0" w:space="0" w:color="auto"/>
            <w:bottom w:val="none" w:sz="0" w:space="0" w:color="auto"/>
            <w:right w:val="none" w:sz="0" w:space="0" w:color="auto"/>
          </w:divBdr>
          <w:divsChild>
            <w:div w:id="1886748418">
              <w:marLeft w:val="0"/>
              <w:marRight w:val="0"/>
              <w:marTop w:val="0"/>
              <w:marBottom w:val="0"/>
              <w:divBdr>
                <w:top w:val="none" w:sz="0" w:space="0" w:color="auto"/>
                <w:left w:val="none" w:sz="0" w:space="0" w:color="auto"/>
                <w:bottom w:val="none" w:sz="0" w:space="0" w:color="auto"/>
                <w:right w:val="none" w:sz="0" w:space="0" w:color="auto"/>
              </w:divBdr>
              <w:divsChild>
                <w:div w:id="73940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2978">
      <w:bodyDiv w:val="1"/>
      <w:marLeft w:val="0"/>
      <w:marRight w:val="0"/>
      <w:marTop w:val="0"/>
      <w:marBottom w:val="0"/>
      <w:divBdr>
        <w:top w:val="none" w:sz="0" w:space="0" w:color="auto"/>
        <w:left w:val="none" w:sz="0" w:space="0" w:color="auto"/>
        <w:bottom w:val="none" w:sz="0" w:space="0" w:color="auto"/>
        <w:right w:val="none" w:sz="0" w:space="0" w:color="auto"/>
      </w:divBdr>
      <w:divsChild>
        <w:div w:id="1473670126">
          <w:marLeft w:val="0"/>
          <w:marRight w:val="0"/>
          <w:marTop w:val="0"/>
          <w:marBottom w:val="0"/>
          <w:divBdr>
            <w:top w:val="none" w:sz="0" w:space="0" w:color="auto"/>
            <w:left w:val="none" w:sz="0" w:space="0" w:color="auto"/>
            <w:bottom w:val="none" w:sz="0" w:space="0" w:color="auto"/>
            <w:right w:val="none" w:sz="0" w:space="0" w:color="auto"/>
          </w:divBdr>
          <w:divsChild>
            <w:div w:id="1167133319">
              <w:marLeft w:val="0"/>
              <w:marRight w:val="0"/>
              <w:marTop w:val="0"/>
              <w:marBottom w:val="0"/>
              <w:divBdr>
                <w:top w:val="none" w:sz="0" w:space="0" w:color="auto"/>
                <w:left w:val="none" w:sz="0" w:space="0" w:color="auto"/>
                <w:bottom w:val="none" w:sz="0" w:space="0" w:color="auto"/>
                <w:right w:val="none" w:sz="0" w:space="0" w:color="auto"/>
              </w:divBdr>
              <w:divsChild>
                <w:div w:id="444736193">
                  <w:marLeft w:val="0"/>
                  <w:marRight w:val="0"/>
                  <w:marTop w:val="0"/>
                  <w:marBottom w:val="0"/>
                  <w:divBdr>
                    <w:top w:val="none" w:sz="0" w:space="0" w:color="auto"/>
                    <w:left w:val="none" w:sz="0" w:space="0" w:color="auto"/>
                    <w:bottom w:val="none" w:sz="0" w:space="0" w:color="auto"/>
                    <w:right w:val="none" w:sz="0" w:space="0" w:color="auto"/>
                  </w:divBdr>
                  <w:divsChild>
                    <w:div w:id="15142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653481">
      <w:bodyDiv w:val="1"/>
      <w:marLeft w:val="0"/>
      <w:marRight w:val="0"/>
      <w:marTop w:val="0"/>
      <w:marBottom w:val="0"/>
      <w:divBdr>
        <w:top w:val="none" w:sz="0" w:space="0" w:color="auto"/>
        <w:left w:val="none" w:sz="0" w:space="0" w:color="auto"/>
        <w:bottom w:val="none" w:sz="0" w:space="0" w:color="auto"/>
        <w:right w:val="none" w:sz="0" w:space="0" w:color="auto"/>
      </w:divBdr>
      <w:divsChild>
        <w:div w:id="2071995132">
          <w:marLeft w:val="0"/>
          <w:marRight w:val="0"/>
          <w:marTop w:val="0"/>
          <w:marBottom w:val="0"/>
          <w:divBdr>
            <w:top w:val="none" w:sz="0" w:space="0" w:color="auto"/>
            <w:left w:val="none" w:sz="0" w:space="0" w:color="auto"/>
            <w:bottom w:val="none" w:sz="0" w:space="0" w:color="auto"/>
            <w:right w:val="none" w:sz="0" w:space="0" w:color="auto"/>
          </w:divBdr>
          <w:divsChild>
            <w:div w:id="1956130068">
              <w:marLeft w:val="0"/>
              <w:marRight w:val="0"/>
              <w:marTop w:val="0"/>
              <w:marBottom w:val="0"/>
              <w:divBdr>
                <w:top w:val="none" w:sz="0" w:space="0" w:color="auto"/>
                <w:left w:val="none" w:sz="0" w:space="0" w:color="auto"/>
                <w:bottom w:val="none" w:sz="0" w:space="0" w:color="auto"/>
                <w:right w:val="none" w:sz="0" w:space="0" w:color="auto"/>
              </w:divBdr>
              <w:divsChild>
                <w:div w:id="2167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39547">
      <w:bodyDiv w:val="1"/>
      <w:marLeft w:val="0"/>
      <w:marRight w:val="0"/>
      <w:marTop w:val="0"/>
      <w:marBottom w:val="0"/>
      <w:divBdr>
        <w:top w:val="none" w:sz="0" w:space="0" w:color="auto"/>
        <w:left w:val="none" w:sz="0" w:space="0" w:color="auto"/>
        <w:bottom w:val="none" w:sz="0" w:space="0" w:color="auto"/>
        <w:right w:val="none" w:sz="0" w:space="0" w:color="auto"/>
      </w:divBdr>
      <w:divsChild>
        <w:div w:id="733773413">
          <w:marLeft w:val="0"/>
          <w:marRight w:val="0"/>
          <w:marTop w:val="0"/>
          <w:marBottom w:val="0"/>
          <w:divBdr>
            <w:top w:val="none" w:sz="0" w:space="0" w:color="auto"/>
            <w:left w:val="none" w:sz="0" w:space="0" w:color="auto"/>
            <w:bottom w:val="none" w:sz="0" w:space="0" w:color="auto"/>
            <w:right w:val="none" w:sz="0" w:space="0" w:color="auto"/>
          </w:divBdr>
          <w:divsChild>
            <w:div w:id="1587961293">
              <w:marLeft w:val="0"/>
              <w:marRight w:val="0"/>
              <w:marTop w:val="0"/>
              <w:marBottom w:val="0"/>
              <w:divBdr>
                <w:top w:val="none" w:sz="0" w:space="0" w:color="auto"/>
                <w:left w:val="none" w:sz="0" w:space="0" w:color="auto"/>
                <w:bottom w:val="none" w:sz="0" w:space="0" w:color="auto"/>
                <w:right w:val="none" w:sz="0" w:space="0" w:color="auto"/>
              </w:divBdr>
              <w:divsChild>
                <w:div w:id="2724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0619">
      <w:bodyDiv w:val="1"/>
      <w:marLeft w:val="0"/>
      <w:marRight w:val="0"/>
      <w:marTop w:val="0"/>
      <w:marBottom w:val="0"/>
      <w:divBdr>
        <w:top w:val="none" w:sz="0" w:space="0" w:color="auto"/>
        <w:left w:val="none" w:sz="0" w:space="0" w:color="auto"/>
        <w:bottom w:val="none" w:sz="0" w:space="0" w:color="auto"/>
        <w:right w:val="none" w:sz="0" w:space="0" w:color="auto"/>
      </w:divBdr>
      <w:divsChild>
        <w:div w:id="668606751">
          <w:marLeft w:val="0"/>
          <w:marRight w:val="0"/>
          <w:marTop w:val="0"/>
          <w:marBottom w:val="0"/>
          <w:divBdr>
            <w:top w:val="none" w:sz="0" w:space="0" w:color="auto"/>
            <w:left w:val="none" w:sz="0" w:space="0" w:color="auto"/>
            <w:bottom w:val="none" w:sz="0" w:space="0" w:color="auto"/>
            <w:right w:val="none" w:sz="0" w:space="0" w:color="auto"/>
          </w:divBdr>
          <w:divsChild>
            <w:div w:id="588660107">
              <w:marLeft w:val="0"/>
              <w:marRight w:val="0"/>
              <w:marTop w:val="0"/>
              <w:marBottom w:val="0"/>
              <w:divBdr>
                <w:top w:val="none" w:sz="0" w:space="0" w:color="auto"/>
                <w:left w:val="none" w:sz="0" w:space="0" w:color="auto"/>
                <w:bottom w:val="none" w:sz="0" w:space="0" w:color="auto"/>
                <w:right w:val="none" w:sz="0" w:space="0" w:color="auto"/>
              </w:divBdr>
              <w:divsChild>
                <w:div w:id="3172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5131">
      <w:bodyDiv w:val="1"/>
      <w:marLeft w:val="0"/>
      <w:marRight w:val="0"/>
      <w:marTop w:val="0"/>
      <w:marBottom w:val="0"/>
      <w:divBdr>
        <w:top w:val="none" w:sz="0" w:space="0" w:color="auto"/>
        <w:left w:val="none" w:sz="0" w:space="0" w:color="auto"/>
        <w:bottom w:val="none" w:sz="0" w:space="0" w:color="auto"/>
        <w:right w:val="none" w:sz="0" w:space="0" w:color="auto"/>
      </w:divBdr>
      <w:divsChild>
        <w:div w:id="480275588">
          <w:marLeft w:val="0"/>
          <w:marRight w:val="0"/>
          <w:marTop w:val="0"/>
          <w:marBottom w:val="0"/>
          <w:divBdr>
            <w:top w:val="none" w:sz="0" w:space="0" w:color="auto"/>
            <w:left w:val="none" w:sz="0" w:space="0" w:color="auto"/>
            <w:bottom w:val="none" w:sz="0" w:space="0" w:color="auto"/>
            <w:right w:val="none" w:sz="0" w:space="0" w:color="auto"/>
          </w:divBdr>
          <w:divsChild>
            <w:div w:id="17745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3500">
      <w:bodyDiv w:val="1"/>
      <w:marLeft w:val="0"/>
      <w:marRight w:val="0"/>
      <w:marTop w:val="0"/>
      <w:marBottom w:val="0"/>
      <w:divBdr>
        <w:top w:val="none" w:sz="0" w:space="0" w:color="auto"/>
        <w:left w:val="none" w:sz="0" w:space="0" w:color="auto"/>
        <w:bottom w:val="none" w:sz="0" w:space="0" w:color="auto"/>
        <w:right w:val="none" w:sz="0" w:space="0" w:color="auto"/>
      </w:divBdr>
    </w:div>
    <w:div w:id="642201486">
      <w:bodyDiv w:val="1"/>
      <w:marLeft w:val="0"/>
      <w:marRight w:val="0"/>
      <w:marTop w:val="0"/>
      <w:marBottom w:val="0"/>
      <w:divBdr>
        <w:top w:val="none" w:sz="0" w:space="0" w:color="auto"/>
        <w:left w:val="none" w:sz="0" w:space="0" w:color="auto"/>
        <w:bottom w:val="none" w:sz="0" w:space="0" w:color="auto"/>
        <w:right w:val="none" w:sz="0" w:space="0" w:color="auto"/>
      </w:divBdr>
    </w:div>
    <w:div w:id="660501298">
      <w:bodyDiv w:val="1"/>
      <w:marLeft w:val="0"/>
      <w:marRight w:val="0"/>
      <w:marTop w:val="0"/>
      <w:marBottom w:val="0"/>
      <w:divBdr>
        <w:top w:val="none" w:sz="0" w:space="0" w:color="auto"/>
        <w:left w:val="none" w:sz="0" w:space="0" w:color="auto"/>
        <w:bottom w:val="none" w:sz="0" w:space="0" w:color="auto"/>
        <w:right w:val="none" w:sz="0" w:space="0" w:color="auto"/>
      </w:divBdr>
    </w:div>
    <w:div w:id="662508392">
      <w:bodyDiv w:val="1"/>
      <w:marLeft w:val="0"/>
      <w:marRight w:val="0"/>
      <w:marTop w:val="0"/>
      <w:marBottom w:val="0"/>
      <w:divBdr>
        <w:top w:val="none" w:sz="0" w:space="0" w:color="auto"/>
        <w:left w:val="none" w:sz="0" w:space="0" w:color="auto"/>
        <w:bottom w:val="none" w:sz="0" w:space="0" w:color="auto"/>
        <w:right w:val="none" w:sz="0" w:space="0" w:color="auto"/>
      </w:divBdr>
      <w:divsChild>
        <w:div w:id="301161479">
          <w:marLeft w:val="0"/>
          <w:marRight w:val="0"/>
          <w:marTop w:val="0"/>
          <w:marBottom w:val="0"/>
          <w:divBdr>
            <w:top w:val="none" w:sz="0" w:space="0" w:color="auto"/>
            <w:left w:val="none" w:sz="0" w:space="0" w:color="auto"/>
            <w:bottom w:val="none" w:sz="0" w:space="0" w:color="auto"/>
            <w:right w:val="none" w:sz="0" w:space="0" w:color="auto"/>
          </w:divBdr>
          <w:divsChild>
            <w:div w:id="1723864002">
              <w:marLeft w:val="0"/>
              <w:marRight w:val="0"/>
              <w:marTop w:val="0"/>
              <w:marBottom w:val="0"/>
              <w:divBdr>
                <w:top w:val="none" w:sz="0" w:space="0" w:color="auto"/>
                <w:left w:val="none" w:sz="0" w:space="0" w:color="auto"/>
                <w:bottom w:val="none" w:sz="0" w:space="0" w:color="auto"/>
                <w:right w:val="none" w:sz="0" w:space="0" w:color="auto"/>
              </w:divBdr>
              <w:divsChild>
                <w:div w:id="14523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81709">
      <w:bodyDiv w:val="1"/>
      <w:marLeft w:val="0"/>
      <w:marRight w:val="0"/>
      <w:marTop w:val="0"/>
      <w:marBottom w:val="0"/>
      <w:divBdr>
        <w:top w:val="none" w:sz="0" w:space="0" w:color="auto"/>
        <w:left w:val="none" w:sz="0" w:space="0" w:color="auto"/>
        <w:bottom w:val="none" w:sz="0" w:space="0" w:color="auto"/>
        <w:right w:val="none" w:sz="0" w:space="0" w:color="auto"/>
      </w:divBdr>
      <w:divsChild>
        <w:div w:id="1221407668">
          <w:marLeft w:val="0"/>
          <w:marRight w:val="0"/>
          <w:marTop w:val="0"/>
          <w:marBottom w:val="0"/>
          <w:divBdr>
            <w:top w:val="none" w:sz="0" w:space="0" w:color="auto"/>
            <w:left w:val="none" w:sz="0" w:space="0" w:color="auto"/>
            <w:bottom w:val="none" w:sz="0" w:space="0" w:color="auto"/>
            <w:right w:val="none" w:sz="0" w:space="0" w:color="auto"/>
          </w:divBdr>
          <w:divsChild>
            <w:div w:id="1304239782">
              <w:marLeft w:val="0"/>
              <w:marRight w:val="0"/>
              <w:marTop w:val="0"/>
              <w:marBottom w:val="0"/>
              <w:divBdr>
                <w:top w:val="none" w:sz="0" w:space="0" w:color="auto"/>
                <w:left w:val="none" w:sz="0" w:space="0" w:color="auto"/>
                <w:bottom w:val="none" w:sz="0" w:space="0" w:color="auto"/>
                <w:right w:val="none" w:sz="0" w:space="0" w:color="auto"/>
              </w:divBdr>
              <w:divsChild>
                <w:div w:id="8800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98071">
      <w:bodyDiv w:val="1"/>
      <w:marLeft w:val="0"/>
      <w:marRight w:val="0"/>
      <w:marTop w:val="0"/>
      <w:marBottom w:val="0"/>
      <w:divBdr>
        <w:top w:val="none" w:sz="0" w:space="0" w:color="auto"/>
        <w:left w:val="none" w:sz="0" w:space="0" w:color="auto"/>
        <w:bottom w:val="none" w:sz="0" w:space="0" w:color="auto"/>
        <w:right w:val="none" w:sz="0" w:space="0" w:color="auto"/>
      </w:divBdr>
      <w:divsChild>
        <w:div w:id="533621318">
          <w:marLeft w:val="0"/>
          <w:marRight w:val="0"/>
          <w:marTop w:val="0"/>
          <w:marBottom w:val="0"/>
          <w:divBdr>
            <w:top w:val="none" w:sz="0" w:space="0" w:color="auto"/>
            <w:left w:val="none" w:sz="0" w:space="0" w:color="auto"/>
            <w:bottom w:val="none" w:sz="0" w:space="0" w:color="auto"/>
            <w:right w:val="none" w:sz="0" w:space="0" w:color="auto"/>
          </w:divBdr>
          <w:divsChild>
            <w:div w:id="408507358">
              <w:marLeft w:val="0"/>
              <w:marRight w:val="0"/>
              <w:marTop w:val="0"/>
              <w:marBottom w:val="0"/>
              <w:divBdr>
                <w:top w:val="none" w:sz="0" w:space="0" w:color="auto"/>
                <w:left w:val="none" w:sz="0" w:space="0" w:color="auto"/>
                <w:bottom w:val="none" w:sz="0" w:space="0" w:color="auto"/>
                <w:right w:val="none" w:sz="0" w:space="0" w:color="auto"/>
              </w:divBdr>
              <w:divsChild>
                <w:div w:id="1909608014">
                  <w:marLeft w:val="0"/>
                  <w:marRight w:val="0"/>
                  <w:marTop w:val="0"/>
                  <w:marBottom w:val="0"/>
                  <w:divBdr>
                    <w:top w:val="none" w:sz="0" w:space="0" w:color="auto"/>
                    <w:left w:val="none" w:sz="0" w:space="0" w:color="auto"/>
                    <w:bottom w:val="none" w:sz="0" w:space="0" w:color="auto"/>
                    <w:right w:val="none" w:sz="0" w:space="0" w:color="auto"/>
                  </w:divBdr>
                  <w:divsChild>
                    <w:div w:id="11102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74093">
      <w:bodyDiv w:val="1"/>
      <w:marLeft w:val="0"/>
      <w:marRight w:val="0"/>
      <w:marTop w:val="0"/>
      <w:marBottom w:val="0"/>
      <w:divBdr>
        <w:top w:val="none" w:sz="0" w:space="0" w:color="auto"/>
        <w:left w:val="none" w:sz="0" w:space="0" w:color="auto"/>
        <w:bottom w:val="none" w:sz="0" w:space="0" w:color="auto"/>
        <w:right w:val="none" w:sz="0" w:space="0" w:color="auto"/>
      </w:divBdr>
      <w:divsChild>
        <w:div w:id="89738059">
          <w:marLeft w:val="0"/>
          <w:marRight w:val="0"/>
          <w:marTop w:val="0"/>
          <w:marBottom w:val="0"/>
          <w:divBdr>
            <w:top w:val="none" w:sz="0" w:space="0" w:color="auto"/>
            <w:left w:val="none" w:sz="0" w:space="0" w:color="auto"/>
            <w:bottom w:val="none" w:sz="0" w:space="0" w:color="auto"/>
            <w:right w:val="none" w:sz="0" w:space="0" w:color="auto"/>
          </w:divBdr>
          <w:divsChild>
            <w:div w:id="194539438">
              <w:marLeft w:val="0"/>
              <w:marRight w:val="0"/>
              <w:marTop w:val="0"/>
              <w:marBottom w:val="0"/>
              <w:divBdr>
                <w:top w:val="none" w:sz="0" w:space="0" w:color="auto"/>
                <w:left w:val="none" w:sz="0" w:space="0" w:color="auto"/>
                <w:bottom w:val="none" w:sz="0" w:space="0" w:color="auto"/>
                <w:right w:val="none" w:sz="0" w:space="0" w:color="auto"/>
              </w:divBdr>
              <w:divsChild>
                <w:div w:id="13699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12847">
      <w:bodyDiv w:val="1"/>
      <w:marLeft w:val="0"/>
      <w:marRight w:val="0"/>
      <w:marTop w:val="0"/>
      <w:marBottom w:val="0"/>
      <w:divBdr>
        <w:top w:val="none" w:sz="0" w:space="0" w:color="auto"/>
        <w:left w:val="none" w:sz="0" w:space="0" w:color="auto"/>
        <w:bottom w:val="none" w:sz="0" w:space="0" w:color="auto"/>
        <w:right w:val="none" w:sz="0" w:space="0" w:color="auto"/>
      </w:divBdr>
    </w:div>
    <w:div w:id="691613072">
      <w:bodyDiv w:val="1"/>
      <w:marLeft w:val="0"/>
      <w:marRight w:val="0"/>
      <w:marTop w:val="0"/>
      <w:marBottom w:val="0"/>
      <w:divBdr>
        <w:top w:val="none" w:sz="0" w:space="0" w:color="auto"/>
        <w:left w:val="none" w:sz="0" w:space="0" w:color="auto"/>
        <w:bottom w:val="none" w:sz="0" w:space="0" w:color="auto"/>
        <w:right w:val="none" w:sz="0" w:space="0" w:color="auto"/>
      </w:divBdr>
      <w:divsChild>
        <w:div w:id="1155757976">
          <w:marLeft w:val="0"/>
          <w:marRight w:val="0"/>
          <w:marTop w:val="0"/>
          <w:marBottom w:val="0"/>
          <w:divBdr>
            <w:top w:val="none" w:sz="0" w:space="0" w:color="auto"/>
            <w:left w:val="none" w:sz="0" w:space="0" w:color="auto"/>
            <w:bottom w:val="none" w:sz="0" w:space="0" w:color="auto"/>
            <w:right w:val="none" w:sz="0" w:space="0" w:color="auto"/>
          </w:divBdr>
          <w:divsChild>
            <w:div w:id="951936406">
              <w:marLeft w:val="0"/>
              <w:marRight w:val="0"/>
              <w:marTop w:val="0"/>
              <w:marBottom w:val="0"/>
              <w:divBdr>
                <w:top w:val="none" w:sz="0" w:space="0" w:color="auto"/>
                <w:left w:val="none" w:sz="0" w:space="0" w:color="auto"/>
                <w:bottom w:val="none" w:sz="0" w:space="0" w:color="auto"/>
                <w:right w:val="none" w:sz="0" w:space="0" w:color="auto"/>
              </w:divBdr>
              <w:divsChild>
                <w:div w:id="20915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59389">
      <w:bodyDiv w:val="1"/>
      <w:marLeft w:val="0"/>
      <w:marRight w:val="0"/>
      <w:marTop w:val="0"/>
      <w:marBottom w:val="0"/>
      <w:divBdr>
        <w:top w:val="none" w:sz="0" w:space="0" w:color="auto"/>
        <w:left w:val="none" w:sz="0" w:space="0" w:color="auto"/>
        <w:bottom w:val="none" w:sz="0" w:space="0" w:color="auto"/>
        <w:right w:val="none" w:sz="0" w:space="0" w:color="auto"/>
      </w:divBdr>
      <w:divsChild>
        <w:div w:id="1183469988">
          <w:marLeft w:val="0"/>
          <w:marRight w:val="0"/>
          <w:marTop w:val="0"/>
          <w:marBottom w:val="0"/>
          <w:divBdr>
            <w:top w:val="none" w:sz="0" w:space="0" w:color="auto"/>
            <w:left w:val="none" w:sz="0" w:space="0" w:color="auto"/>
            <w:bottom w:val="none" w:sz="0" w:space="0" w:color="auto"/>
            <w:right w:val="none" w:sz="0" w:space="0" w:color="auto"/>
          </w:divBdr>
          <w:divsChild>
            <w:div w:id="1987657697">
              <w:marLeft w:val="0"/>
              <w:marRight w:val="0"/>
              <w:marTop w:val="0"/>
              <w:marBottom w:val="0"/>
              <w:divBdr>
                <w:top w:val="none" w:sz="0" w:space="0" w:color="auto"/>
                <w:left w:val="none" w:sz="0" w:space="0" w:color="auto"/>
                <w:bottom w:val="none" w:sz="0" w:space="0" w:color="auto"/>
                <w:right w:val="none" w:sz="0" w:space="0" w:color="auto"/>
              </w:divBdr>
              <w:divsChild>
                <w:div w:id="16157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003434">
      <w:bodyDiv w:val="1"/>
      <w:marLeft w:val="0"/>
      <w:marRight w:val="0"/>
      <w:marTop w:val="0"/>
      <w:marBottom w:val="0"/>
      <w:divBdr>
        <w:top w:val="none" w:sz="0" w:space="0" w:color="auto"/>
        <w:left w:val="none" w:sz="0" w:space="0" w:color="auto"/>
        <w:bottom w:val="none" w:sz="0" w:space="0" w:color="auto"/>
        <w:right w:val="none" w:sz="0" w:space="0" w:color="auto"/>
      </w:divBdr>
      <w:divsChild>
        <w:div w:id="1046098635">
          <w:marLeft w:val="0"/>
          <w:marRight w:val="0"/>
          <w:marTop w:val="0"/>
          <w:marBottom w:val="0"/>
          <w:divBdr>
            <w:top w:val="none" w:sz="0" w:space="0" w:color="auto"/>
            <w:left w:val="none" w:sz="0" w:space="0" w:color="auto"/>
            <w:bottom w:val="none" w:sz="0" w:space="0" w:color="auto"/>
            <w:right w:val="none" w:sz="0" w:space="0" w:color="auto"/>
          </w:divBdr>
          <w:divsChild>
            <w:div w:id="847017440">
              <w:marLeft w:val="0"/>
              <w:marRight w:val="0"/>
              <w:marTop w:val="0"/>
              <w:marBottom w:val="0"/>
              <w:divBdr>
                <w:top w:val="none" w:sz="0" w:space="0" w:color="auto"/>
                <w:left w:val="none" w:sz="0" w:space="0" w:color="auto"/>
                <w:bottom w:val="none" w:sz="0" w:space="0" w:color="auto"/>
                <w:right w:val="none" w:sz="0" w:space="0" w:color="auto"/>
              </w:divBdr>
              <w:divsChild>
                <w:div w:id="702905771">
                  <w:marLeft w:val="0"/>
                  <w:marRight w:val="0"/>
                  <w:marTop w:val="0"/>
                  <w:marBottom w:val="0"/>
                  <w:divBdr>
                    <w:top w:val="none" w:sz="0" w:space="0" w:color="auto"/>
                    <w:left w:val="none" w:sz="0" w:space="0" w:color="auto"/>
                    <w:bottom w:val="none" w:sz="0" w:space="0" w:color="auto"/>
                    <w:right w:val="none" w:sz="0" w:space="0" w:color="auto"/>
                  </w:divBdr>
                  <w:divsChild>
                    <w:div w:id="15495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86597">
      <w:bodyDiv w:val="1"/>
      <w:marLeft w:val="0"/>
      <w:marRight w:val="0"/>
      <w:marTop w:val="0"/>
      <w:marBottom w:val="0"/>
      <w:divBdr>
        <w:top w:val="none" w:sz="0" w:space="0" w:color="auto"/>
        <w:left w:val="none" w:sz="0" w:space="0" w:color="auto"/>
        <w:bottom w:val="none" w:sz="0" w:space="0" w:color="auto"/>
        <w:right w:val="none" w:sz="0" w:space="0" w:color="auto"/>
      </w:divBdr>
      <w:divsChild>
        <w:div w:id="1937443421">
          <w:marLeft w:val="0"/>
          <w:marRight w:val="0"/>
          <w:marTop w:val="0"/>
          <w:marBottom w:val="0"/>
          <w:divBdr>
            <w:top w:val="none" w:sz="0" w:space="0" w:color="auto"/>
            <w:left w:val="none" w:sz="0" w:space="0" w:color="auto"/>
            <w:bottom w:val="none" w:sz="0" w:space="0" w:color="auto"/>
            <w:right w:val="none" w:sz="0" w:space="0" w:color="auto"/>
          </w:divBdr>
        </w:div>
      </w:divsChild>
    </w:div>
    <w:div w:id="718943869">
      <w:bodyDiv w:val="1"/>
      <w:marLeft w:val="0"/>
      <w:marRight w:val="0"/>
      <w:marTop w:val="0"/>
      <w:marBottom w:val="0"/>
      <w:divBdr>
        <w:top w:val="none" w:sz="0" w:space="0" w:color="auto"/>
        <w:left w:val="none" w:sz="0" w:space="0" w:color="auto"/>
        <w:bottom w:val="none" w:sz="0" w:space="0" w:color="auto"/>
        <w:right w:val="none" w:sz="0" w:space="0" w:color="auto"/>
      </w:divBdr>
      <w:divsChild>
        <w:div w:id="2030134170">
          <w:marLeft w:val="0"/>
          <w:marRight w:val="0"/>
          <w:marTop w:val="0"/>
          <w:marBottom w:val="0"/>
          <w:divBdr>
            <w:top w:val="none" w:sz="0" w:space="0" w:color="auto"/>
            <w:left w:val="none" w:sz="0" w:space="0" w:color="auto"/>
            <w:bottom w:val="none" w:sz="0" w:space="0" w:color="auto"/>
            <w:right w:val="none" w:sz="0" w:space="0" w:color="auto"/>
          </w:divBdr>
          <w:divsChild>
            <w:div w:id="2054037246">
              <w:marLeft w:val="0"/>
              <w:marRight w:val="0"/>
              <w:marTop w:val="0"/>
              <w:marBottom w:val="0"/>
              <w:divBdr>
                <w:top w:val="none" w:sz="0" w:space="0" w:color="auto"/>
                <w:left w:val="none" w:sz="0" w:space="0" w:color="auto"/>
                <w:bottom w:val="none" w:sz="0" w:space="0" w:color="auto"/>
                <w:right w:val="none" w:sz="0" w:space="0" w:color="auto"/>
              </w:divBdr>
              <w:divsChild>
                <w:div w:id="14833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7715">
      <w:bodyDiv w:val="1"/>
      <w:marLeft w:val="0"/>
      <w:marRight w:val="0"/>
      <w:marTop w:val="0"/>
      <w:marBottom w:val="0"/>
      <w:divBdr>
        <w:top w:val="none" w:sz="0" w:space="0" w:color="auto"/>
        <w:left w:val="none" w:sz="0" w:space="0" w:color="auto"/>
        <w:bottom w:val="none" w:sz="0" w:space="0" w:color="auto"/>
        <w:right w:val="none" w:sz="0" w:space="0" w:color="auto"/>
      </w:divBdr>
    </w:div>
    <w:div w:id="730352526">
      <w:bodyDiv w:val="1"/>
      <w:marLeft w:val="0"/>
      <w:marRight w:val="0"/>
      <w:marTop w:val="0"/>
      <w:marBottom w:val="0"/>
      <w:divBdr>
        <w:top w:val="none" w:sz="0" w:space="0" w:color="auto"/>
        <w:left w:val="none" w:sz="0" w:space="0" w:color="auto"/>
        <w:bottom w:val="none" w:sz="0" w:space="0" w:color="auto"/>
        <w:right w:val="none" w:sz="0" w:space="0" w:color="auto"/>
      </w:divBdr>
    </w:div>
    <w:div w:id="732389828">
      <w:bodyDiv w:val="1"/>
      <w:marLeft w:val="0"/>
      <w:marRight w:val="0"/>
      <w:marTop w:val="0"/>
      <w:marBottom w:val="0"/>
      <w:divBdr>
        <w:top w:val="none" w:sz="0" w:space="0" w:color="auto"/>
        <w:left w:val="none" w:sz="0" w:space="0" w:color="auto"/>
        <w:bottom w:val="none" w:sz="0" w:space="0" w:color="auto"/>
        <w:right w:val="none" w:sz="0" w:space="0" w:color="auto"/>
      </w:divBdr>
      <w:divsChild>
        <w:div w:id="1704206890">
          <w:marLeft w:val="0"/>
          <w:marRight w:val="0"/>
          <w:marTop w:val="0"/>
          <w:marBottom w:val="0"/>
          <w:divBdr>
            <w:top w:val="none" w:sz="0" w:space="0" w:color="auto"/>
            <w:left w:val="none" w:sz="0" w:space="0" w:color="auto"/>
            <w:bottom w:val="none" w:sz="0" w:space="0" w:color="auto"/>
            <w:right w:val="none" w:sz="0" w:space="0" w:color="auto"/>
          </w:divBdr>
          <w:divsChild>
            <w:div w:id="413749123">
              <w:marLeft w:val="0"/>
              <w:marRight w:val="0"/>
              <w:marTop w:val="0"/>
              <w:marBottom w:val="0"/>
              <w:divBdr>
                <w:top w:val="none" w:sz="0" w:space="0" w:color="auto"/>
                <w:left w:val="none" w:sz="0" w:space="0" w:color="auto"/>
                <w:bottom w:val="none" w:sz="0" w:space="0" w:color="auto"/>
                <w:right w:val="none" w:sz="0" w:space="0" w:color="auto"/>
              </w:divBdr>
              <w:divsChild>
                <w:div w:id="1307777610">
                  <w:marLeft w:val="0"/>
                  <w:marRight w:val="0"/>
                  <w:marTop w:val="0"/>
                  <w:marBottom w:val="0"/>
                  <w:divBdr>
                    <w:top w:val="none" w:sz="0" w:space="0" w:color="auto"/>
                    <w:left w:val="none" w:sz="0" w:space="0" w:color="auto"/>
                    <w:bottom w:val="none" w:sz="0" w:space="0" w:color="auto"/>
                    <w:right w:val="none" w:sz="0" w:space="0" w:color="auto"/>
                  </w:divBdr>
                  <w:divsChild>
                    <w:div w:id="18552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84563">
      <w:bodyDiv w:val="1"/>
      <w:marLeft w:val="0"/>
      <w:marRight w:val="0"/>
      <w:marTop w:val="0"/>
      <w:marBottom w:val="0"/>
      <w:divBdr>
        <w:top w:val="none" w:sz="0" w:space="0" w:color="auto"/>
        <w:left w:val="none" w:sz="0" w:space="0" w:color="auto"/>
        <w:bottom w:val="none" w:sz="0" w:space="0" w:color="auto"/>
        <w:right w:val="none" w:sz="0" w:space="0" w:color="auto"/>
      </w:divBdr>
    </w:div>
    <w:div w:id="765152316">
      <w:bodyDiv w:val="1"/>
      <w:marLeft w:val="0"/>
      <w:marRight w:val="0"/>
      <w:marTop w:val="0"/>
      <w:marBottom w:val="0"/>
      <w:divBdr>
        <w:top w:val="none" w:sz="0" w:space="0" w:color="auto"/>
        <w:left w:val="none" w:sz="0" w:space="0" w:color="auto"/>
        <w:bottom w:val="none" w:sz="0" w:space="0" w:color="auto"/>
        <w:right w:val="none" w:sz="0" w:space="0" w:color="auto"/>
      </w:divBdr>
    </w:div>
    <w:div w:id="766464638">
      <w:bodyDiv w:val="1"/>
      <w:marLeft w:val="0"/>
      <w:marRight w:val="0"/>
      <w:marTop w:val="0"/>
      <w:marBottom w:val="0"/>
      <w:divBdr>
        <w:top w:val="none" w:sz="0" w:space="0" w:color="auto"/>
        <w:left w:val="none" w:sz="0" w:space="0" w:color="auto"/>
        <w:bottom w:val="none" w:sz="0" w:space="0" w:color="auto"/>
        <w:right w:val="none" w:sz="0" w:space="0" w:color="auto"/>
      </w:divBdr>
      <w:divsChild>
        <w:div w:id="198710978">
          <w:marLeft w:val="0"/>
          <w:marRight w:val="0"/>
          <w:marTop w:val="0"/>
          <w:marBottom w:val="0"/>
          <w:divBdr>
            <w:top w:val="none" w:sz="0" w:space="0" w:color="auto"/>
            <w:left w:val="none" w:sz="0" w:space="0" w:color="auto"/>
            <w:bottom w:val="none" w:sz="0" w:space="0" w:color="auto"/>
            <w:right w:val="none" w:sz="0" w:space="0" w:color="auto"/>
          </w:divBdr>
          <w:divsChild>
            <w:div w:id="1843277587">
              <w:marLeft w:val="0"/>
              <w:marRight w:val="0"/>
              <w:marTop w:val="0"/>
              <w:marBottom w:val="0"/>
              <w:divBdr>
                <w:top w:val="none" w:sz="0" w:space="0" w:color="auto"/>
                <w:left w:val="none" w:sz="0" w:space="0" w:color="auto"/>
                <w:bottom w:val="none" w:sz="0" w:space="0" w:color="auto"/>
                <w:right w:val="none" w:sz="0" w:space="0" w:color="auto"/>
              </w:divBdr>
              <w:divsChild>
                <w:div w:id="4769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21020">
      <w:bodyDiv w:val="1"/>
      <w:marLeft w:val="0"/>
      <w:marRight w:val="0"/>
      <w:marTop w:val="0"/>
      <w:marBottom w:val="0"/>
      <w:divBdr>
        <w:top w:val="none" w:sz="0" w:space="0" w:color="auto"/>
        <w:left w:val="none" w:sz="0" w:space="0" w:color="auto"/>
        <w:bottom w:val="none" w:sz="0" w:space="0" w:color="auto"/>
        <w:right w:val="none" w:sz="0" w:space="0" w:color="auto"/>
      </w:divBdr>
      <w:divsChild>
        <w:div w:id="1900627330">
          <w:marLeft w:val="0"/>
          <w:marRight w:val="0"/>
          <w:marTop w:val="0"/>
          <w:marBottom w:val="0"/>
          <w:divBdr>
            <w:top w:val="none" w:sz="0" w:space="0" w:color="auto"/>
            <w:left w:val="none" w:sz="0" w:space="0" w:color="auto"/>
            <w:bottom w:val="none" w:sz="0" w:space="0" w:color="auto"/>
            <w:right w:val="none" w:sz="0" w:space="0" w:color="auto"/>
          </w:divBdr>
          <w:divsChild>
            <w:div w:id="1870532385">
              <w:marLeft w:val="0"/>
              <w:marRight w:val="0"/>
              <w:marTop w:val="0"/>
              <w:marBottom w:val="0"/>
              <w:divBdr>
                <w:top w:val="none" w:sz="0" w:space="0" w:color="auto"/>
                <w:left w:val="none" w:sz="0" w:space="0" w:color="auto"/>
                <w:bottom w:val="none" w:sz="0" w:space="0" w:color="auto"/>
                <w:right w:val="none" w:sz="0" w:space="0" w:color="auto"/>
              </w:divBdr>
              <w:divsChild>
                <w:div w:id="8698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145324">
      <w:bodyDiv w:val="1"/>
      <w:marLeft w:val="0"/>
      <w:marRight w:val="0"/>
      <w:marTop w:val="0"/>
      <w:marBottom w:val="0"/>
      <w:divBdr>
        <w:top w:val="none" w:sz="0" w:space="0" w:color="auto"/>
        <w:left w:val="none" w:sz="0" w:space="0" w:color="auto"/>
        <w:bottom w:val="none" w:sz="0" w:space="0" w:color="auto"/>
        <w:right w:val="none" w:sz="0" w:space="0" w:color="auto"/>
      </w:divBdr>
    </w:div>
    <w:div w:id="791245923">
      <w:bodyDiv w:val="1"/>
      <w:marLeft w:val="0"/>
      <w:marRight w:val="0"/>
      <w:marTop w:val="0"/>
      <w:marBottom w:val="0"/>
      <w:divBdr>
        <w:top w:val="none" w:sz="0" w:space="0" w:color="auto"/>
        <w:left w:val="none" w:sz="0" w:space="0" w:color="auto"/>
        <w:bottom w:val="none" w:sz="0" w:space="0" w:color="auto"/>
        <w:right w:val="none" w:sz="0" w:space="0" w:color="auto"/>
      </w:divBdr>
    </w:div>
    <w:div w:id="800995503">
      <w:bodyDiv w:val="1"/>
      <w:marLeft w:val="0"/>
      <w:marRight w:val="0"/>
      <w:marTop w:val="0"/>
      <w:marBottom w:val="0"/>
      <w:divBdr>
        <w:top w:val="none" w:sz="0" w:space="0" w:color="auto"/>
        <w:left w:val="none" w:sz="0" w:space="0" w:color="auto"/>
        <w:bottom w:val="none" w:sz="0" w:space="0" w:color="auto"/>
        <w:right w:val="none" w:sz="0" w:space="0" w:color="auto"/>
      </w:divBdr>
      <w:divsChild>
        <w:div w:id="948859233">
          <w:marLeft w:val="0"/>
          <w:marRight w:val="0"/>
          <w:marTop w:val="0"/>
          <w:marBottom w:val="0"/>
          <w:divBdr>
            <w:top w:val="none" w:sz="0" w:space="0" w:color="auto"/>
            <w:left w:val="none" w:sz="0" w:space="0" w:color="auto"/>
            <w:bottom w:val="none" w:sz="0" w:space="0" w:color="auto"/>
            <w:right w:val="none" w:sz="0" w:space="0" w:color="auto"/>
          </w:divBdr>
          <w:divsChild>
            <w:div w:id="782188613">
              <w:marLeft w:val="0"/>
              <w:marRight w:val="0"/>
              <w:marTop w:val="0"/>
              <w:marBottom w:val="0"/>
              <w:divBdr>
                <w:top w:val="none" w:sz="0" w:space="0" w:color="auto"/>
                <w:left w:val="none" w:sz="0" w:space="0" w:color="auto"/>
                <w:bottom w:val="none" w:sz="0" w:space="0" w:color="auto"/>
                <w:right w:val="none" w:sz="0" w:space="0" w:color="auto"/>
              </w:divBdr>
              <w:divsChild>
                <w:div w:id="19289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70791">
      <w:bodyDiv w:val="1"/>
      <w:marLeft w:val="0"/>
      <w:marRight w:val="0"/>
      <w:marTop w:val="0"/>
      <w:marBottom w:val="0"/>
      <w:divBdr>
        <w:top w:val="none" w:sz="0" w:space="0" w:color="auto"/>
        <w:left w:val="none" w:sz="0" w:space="0" w:color="auto"/>
        <w:bottom w:val="none" w:sz="0" w:space="0" w:color="auto"/>
        <w:right w:val="none" w:sz="0" w:space="0" w:color="auto"/>
      </w:divBdr>
      <w:divsChild>
        <w:div w:id="387344596">
          <w:marLeft w:val="0"/>
          <w:marRight w:val="0"/>
          <w:marTop w:val="0"/>
          <w:marBottom w:val="0"/>
          <w:divBdr>
            <w:top w:val="none" w:sz="0" w:space="0" w:color="auto"/>
            <w:left w:val="none" w:sz="0" w:space="0" w:color="auto"/>
            <w:bottom w:val="none" w:sz="0" w:space="0" w:color="auto"/>
            <w:right w:val="none" w:sz="0" w:space="0" w:color="auto"/>
          </w:divBdr>
          <w:divsChild>
            <w:div w:id="1944142096">
              <w:marLeft w:val="0"/>
              <w:marRight w:val="0"/>
              <w:marTop w:val="0"/>
              <w:marBottom w:val="0"/>
              <w:divBdr>
                <w:top w:val="none" w:sz="0" w:space="0" w:color="auto"/>
                <w:left w:val="none" w:sz="0" w:space="0" w:color="auto"/>
                <w:bottom w:val="none" w:sz="0" w:space="0" w:color="auto"/>
                <w:right w:val="none" w:sz="0" w:space="0" w:color="auto"/>
              </w:divBdr>
              <w:divsChild>
                <w:div w:id="540560466">
                  <w:marLeft w:val="0"/>
                  <w:marRight w:val="0"/>
                  <w:marTop w:val="0"/>
                  <w:marBottom w:val="0"/>
                  <w:divBdr>
                    <w:top w:val="none" w:sz="0" w:space="0" w:color="auto"/>
                    <w:left w:val="none" w:sz="0" w:space="0" w:color="auto"/>
                    <w:bottom w:val="none" w:sz="0" w:space="0" w:color="auto"/>
                    <w:right w:val="none" w:sz="0" w:space="0" w:color="auto"/>
                  </w:divBdr>
                  <w:divsChild>
                    <w:div w:id="14491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16775">
      <w:bodyDiv w:val="1"/>
      <w:marLeft w:val="0"/>
      <w:marRight w:val="0"/>
      <w:marTop w:val="0"/>
      <w:marBottom w:val="0"/>
      <w:divBdr>
        <w:top w:val="none" w:sz="0" w:space="0" w:color="auto"/>
        <w:left w:val="none" w:sz="0" w:space="0" w:color="auto"/>
        <w:bottom w:val="none" w:sz="0" w:space="0" w:color="auto"/>
        <w:right w:val="none" w:sz="0" w:space="0" w:color="auto"/>
      </w:divBdr>
      <w:divsChild>
        <w:div w:id="1702854192">
          <w:marLeft w:val="0"/>
          <w:marRight w:val="0"/>
          <w:marTop w:val="0"/>
          <w:marBottom w:val="0"/>
          <w:divBdr>
            <w:top w:val="none" w:sz="0" w:space="0" w:color="auto"/>
            <w:left w:val="none" w:sz="0" w:space="0" w:color="auto"/>
            <w:bottom w:val="none" w:sz="0" w:space="0" w:color="auto"/>
            <w:right w:val="none" w:sz="0" w:space="0" w:color="auto"/>
          </w:divBdr>
          <w:divsChild>
            <w:div w:id="2100371701">
              <w:marLeft w:val="0"/>
              <w:marRight w:val="0"/>
              <w:marTop w:val="0"/>
              <w:marBottom w:val="0"/>
              <w:divBdr>
                <w:top w:val="none" w:sz="0" w:space="0" w:color="auto"/>
                <w:left w:val="none" w:sz="0" w:space="0" w:color="auto"/>
                <w:bottom w:val="none" w:sz="0" w:space="0" w:color="auto"/>
                <w:right w:val="none" w:sz="0" w:space="0" w:color="auto"/>
              </w:divBdr>
              <w:divsChild>
                <w:div w:id="12298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83209">
      <w:bodyDiv w:val="1"/>
      <w:marLeft w:val="0"/>
      <w:marRight w:val="0"/>
      <w:marTop w:val="0"/>
      <w:marBottom w:val="0"/>
      <w:divBdr>
        <w:top w:val="none" w:sz="0" w:space="0" w:color="auto"/>
        <w:left w:val="none" w:sz="0" w:space="0" w:color="auto"/>
        <w:bottom w:val="none" w:sz="0" w:space="0" w:color="auto"/>
        <w:right w:val="none" w:sz="0" w:space="0" w:color="auto"/>
      </w:divBdr>
      <w:divsChild>
        <w:div w:id="1110856301">
          <w:marLeft w:val="0"/>
          <w:marRight w:val="0"/>
          <w:marTop w:val="0"/>
          <w:marBottom w:val="0"/>
          <w:divBdr>
            <w:top w:val="none" w:sz="0" w:space="0" w:color="auto"/>
            <w:left w:val="none" w:sz="0" w:space="0" w:color="auto"/>
            <w:bottom w:val="none" w:sz="0" w:space="0" w:color="auto"/>
            <w:right w:val="none" w:sz="0" w:space="0" w:color="auto"/>
          </w:divBdr>
          <w:divsChild>
            <w:div w:id="265693766">
              <w:marLeft w:val="0"/>
              <w:marRight w:val="0"/>
              <w:marTop w:val="0"/>
              <w:marBottom w:val="0"/>
              <w:divBdr>
                <w:top w:val="none" w:sz="0" w:space="0" w:color="auto"/>
                <w:left w:val="none" w:sz="0" w:space="0" w:color="auto"/>
                <w:bottom w:val="none" w:sz="0" w:space="0" w:color="auto"/>
                <w:right w:val="none" w:sz="0" w:space="0" w:color="auto"/>
              </w:divBdr>
              <w:divsChild>
                <w:div w:id="1015109992">
                  <w:marLeft w:val="0"/>
                  <w:marRight w:val="0"/>
                  <w:marTop w:val="0"/>
                  <w:marBottom w:val="0"/>
                  <w:divBdr>
                    <w:top w:val="none" w:sz="0" w:space="0" w:color="auto"/>
                    <w:left w:val="none" w:sz="0" w:space="0" w:color="auto"/>
                    <w:bottom w:val="none" w:sz="0" w:space="0" w:color="auto"/>
                    <w:right w:val="none" w:sz="0" w:space="0" w:color="auto"/>
                  </w:divBdr>
                  <w:divsChild>
                    <w:div w:id="582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92538">
      <w:bodyDiv w:val="1"/>
      <w:marLeft w:val="0"/>
      <w:marRight w:val="0"/>
      <w:marTop w:val="0"/>
      <w:marBottom w:val="0"/>
      <w:divBdr>
        <w:top w:val="none" w:sz="0" w:space="0" w:color="auto"/>
        <w:left w:val="none" w:sz="0" w:space="0" w:color="auto"/>
        <w:bottom w:val="none" w:sz="0" w:space="0" w:color="auto"/>
        <w:right w:val="none" w:sz="0" w:space="0" w:color="auto"/>
      </w:divBdr>
      <w:divsChild>
        <w:div w:id="1080326704">
          <w:marLeft w:val="0"/>
          <w:marRight w:val="0"/>
          <w:marTop w:val="0"/>
          <w:marBottom w:val="0"/>
          <w:divBdr>
            <w:top w:val="none" w:sz="0" w:space="0" w:color="auto"/>
            <w:left w:val="none" w:sz="0" w:space="0" w:color="auto"/>
            <w:bottom w:val="none" w:sz="0" w:space="0" w:color="auto"/>
            <w:right w:val="none" w:sz="0" w:space="0" w:color="auto"/>
          </w:divBdr>
          <w:divsChild>
            <w:div w:id="2142379102">
              <w:marLeft w:val="0"/>
              <w:marRight w:val="0"/>
              <w:marTop w:val="0"/>
              <w:marBottom w:val="0"/>
              <w:divBdr>
                <w:top w:val="none" w:sz="0" w:space="0" w:color="auto"/>
                <w:left w:val="none" w:sz="0" w:space="0" w:color="auto"/>
                <w:bottom w:val="none" w:sz="0" w:space="0" w:color="auto"/>
                <w:right w:val="none" w:sz="0" w:space="0" w:color="auto"/>
              </w:divBdr>
              <w:divsChild>
                <w:div w:id="2495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25806">
      <w:bodyDiv w:val="1"/>
      <w:marLeft w:val="0"/>
      <w:marRight w:val="0"/>
      <w:marTop w:val="0"/>
      <w:marBottom w:val="0"/>
      <w:divBdr>
        <w:top w:val="none" w:sz="0" w:space="0" w:color="auto"/>
        <w:left w:val="none" w:sz="0" w:space="0" w:color="auto"/>
        <w:bottom w:val="none" w:sz="0" w:space="0" w:color="auto"/>
        <w:right w:val="none" w:sz="0" w:space="0" w:color="auto"/>
      </w:divBdr>
      <w:divsChild>
        <w:div w:id="1922519634">
          <w:marLeft w:val="0"/>
          <w:marRight w:val="0"/>
          <w:marTop w:val="0"/>
          <w:marBottom w:val="0"/>
          <w:divBdr>
            <w:top w:val="none" w:sz="0" w:space="0" w:color="auto"/>
            <w:left w:val="none" w:sz="0" w:space="0" w:color="auto"/>
            <w:bottom w:val="none" w:sz="0" w:space="0" w:color="auto"/>
            <w:right w:val="none" w:sz="0" w:space="0" w:color="auto"/>
          </w:divBdr>
          <w:divsChild>
            <w:div w:id="2009675359">
              <w:marLeft w:val="0"/>
              <w:marRight w:val="0"/>
              <w:marTop w:val="0"/>
              <w:marBottom w:val="0"/>
              <w:divBdr>
                <w:top w:val="none" w:sz="0" w:space="0" w:color="auto"/>
                <w:left w:val="none" w:sz="0" w:space="0" w:color="auto"/>
                <w:bottom w:val="none" w:sz="0" w:space="0" w:color="auto"/>
                <w:right w:val="none" w:sz="0" w:space="0" w:color="auto"/>
              </w:divBdr>
              <w:divsChild>
                <w:div w:id="13669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13016">
      <w:bodyDiv w:val="1"/>
      <w:marLeft w:val="0"/>
      <w:marRight w:val="0"/>
      <w:marTop w:val="0"/>
      <w:marBottom w:val="0"/>
      <w:divBdr>
        <w:top w:val="none" w:sz="0" w:space="0" w:color="auto"/>
        <w:left w:val="none" w:sz="0" w:space="0" w:color="auto"/>
        <w:bottom w:val="none" w:sz="0" w:space="0" w:color="auto"/>
        <w:right w:val="none" w:sz="0" w:space="0" w:color="auto"/>
      </w:divBdr>
      <w:divsChild>
        <w:div w:id="1660765750">
          <w:marLeft w:val="0"/>
          <w:marRight w:val="0"/>
          <w:marTop w:val="0"/>
          <w:marBottom w:val="0"/>
          <w:divBdr>
            <w:top w:val="none" w:sz="0" w:space="0" w:color="auto"/>
            <w:left w:val="none" w:sz="0" w:space="0" w:color="auto"/>
            <w:bottom w:val="none" w:sz="0" w:space="0" w:color="auto"/>
            <w:right w:val="none" w:sz="0" w:space="0" w:color="auto"/>
          </w:divBdr>
          <w:divsChild>
            <w:div w:id="447429592">
              <w:marLeft w:val="0"/>
              <w:marRight w:val="0"/>
              <w:marTop w:val="0"/>
              <w:marBottom w:val="0"/>
              <w:divBdr>
                <w:top w:val="none" w:sz="0" w:space="0" w:color="auto"/>
                <w:left w:val="none" w:sz="0" w:space="0" w:color="auto"/>
                <w:bottom w:val="none" w:sz="0" w:space="0" w:color="auto"/>
                <w:right w:val="none" w:sz="0" w:space="0" w:color="auto"/>
              </w:divBdr>
              <w:divsChild>
                <w:div w:id="1969581521">
                  <w:marLeft w:val="0"/>
                  <w:marRight w:val="0"/>
                  <w:marTop w:val="0"/>
                  <w:marBottom w:val="0"/>
                  <w:divBdr>
                    <w:top w:val="none" w:sz="0" w:space="0" w:color="auto"/>
                    <w:left w:val="none" w:sz="0" w:space="0" w:color="auto"/>
                    <w:bottom w:val="none" w:sz="0" w:space="0" w:color="auto"/>
                    <w:right w:val="none" w:sz="0" w:space="0" w:color="auto"/>
                  </w:divBdr>
                  <w:divsChild>
                    <w:div w:id="21191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87878">
      <w:bodyDiv w:val="1"/>
      <w:marLeft w:val="0"/>
      <w:marRight w:val="0"/>
      <w:marTop w:val="0"/>
      <w:marBottom w:val="0"/>
      <w:divBdr>
        <w:top w:val="none" w:sz="0" w:space="0" w:color="auto"/>
        <w:left w:val="none" w:sz="0" w:space="0" w:color="auto"/>
        <w:bottom w:val="none" w:sz="0" w:space="0" w:color="auto"/>
        <w:right w:val="none" w:sz="0" w:space="0" w:color="auto"/>
      </w:divBdr>
      <w:divsChild>
        <w:div w:id="2101871884">
          <w:marLeft w:val="0"/>
          <w:marRight w:val="0"/>
          <w:marTop w:val="0"/>
          <w:marBottom w:val="0"/>
          <w:divBdr>
            <w:top w:val="none" w:sz="0" w:space="0" w:color="auto"/>
            <w:left w:val="none" w:sz="0" w:space="0" w:color="auto"/>
            <w:bottom w:val="none" w:sz="0" w:space="0" w:color="auto"/>
            <w:right w:val="none" w:sz="0" w:space="0" w:color="auto"/>
          </w:divBdr>
          <w:divsChild>
            <w:div w:id="1155610911">
              <w:marLeft w:val="0"/>
              <w:marRight w:val="0"/>
              <w:marTop w:val="0"/>
              <w:marBottom w:val="0"/>
              <w:divBdr>
                <w:top w:val="none" w:sz="0" w:space="0" w:color="auto"/>
                <w:left w:val="none" w:sz="0" w:space="0" w:color="auto"/>
                <w:bottom w:val="none" w:sz="0" w:space="0" w:color="auto"/>
                <w:right w:val="none" w:sz="0" w:space="0" w:color="auto"/>
              </w:divBdr>
              <w:divsChild>
                <w:div w:id="21294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965770">
      <w:bodyDiv w:val="1"/>
      <w:marLeft w:val="0"/>
      <w:marRight w:val="0"/>
      <w:marTop w:val="0"/>
      <w:marBottom w:val="0"/>
      <w:divBdr>
        <w:top w:val="none" w:sz="0" w:space="0" w:color="auto"/>
        <w:left w:val="none" w:sz="0" w:space="0" w:color="auto"/>
        <w:bottom w:val="none" w:sz="0" w:space="0" w:color="auto"/>
        <w:right w:val="none" w:sz="0" w:space="0" w:color="auto"/>
      </w:divBdr>
      <w:divsChild>
        <w:div w:id="2120492079">
          <w:marLeft w:val="0"/>
          <w:marRight w:val="0"/>
          <w:marTop w:val="0"/>
          <w:marBottom w:val="0"/>
          <w:divBdr>
            <w:top w:val="none" w:sz="0" w:space="0" w:color="auto"/>
            <w:left w:val="none" w:sz="0" w:space="0" w:color="auto"/>
            <w:bottom w:val="none" w:sz="0" w:space="0" w:color="auto"/>
            <w:right w:val="none" w:sz="0" w:space="0" w:color="auto"/>
          </w:divBdr>
          <w:divsChild>
            <w:div w:id="2027175927">
              <w:marLeft w:val="0"/>
              <w:marRight w:val="0"/>
              <w:marTop w:val="0"/>
              <w:marBottom w:val="0"/>
              <w:divBdr>
                <w:top w:val="none" w:sz="0" w:space="0" w:color="auto"/>
                <w:left w:val="none" w:sz="0" w:space="0" w:color="auto"/>
                <w:bottom w:val="none" w:sz="0" w:space="0" w:color="auto"/>
                <w:right w:val="none" w:sz="0" w:space="0" w:color="auto"/>
              </w:divBdr>
              <w:divsChild>
                <w:div w:id="5927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87709">
      <w:bodyDiv w:val="1"/>
      <w:marLeft w:val="0"/>
      <w:marRight w:val="0"/>
      <w:marTop w:val="0"/>
      <w:marBottom w:val="0"/>
      <w:divBdr>
        <w:top w:val="none" w:sz="0" w:space="0" w:color="auto"/>
        <w:left w:val="none" w:sz="0" w:space="0" w:color="auto"/>
        <w:bottom w:val="none" w:sz="0" w:space="0" w:color="auto"/>
        <w:right w:val="none" w:sz="0" w:space="0" w:color="auto"/>
      </w:divBdr>
      <w:divsChild>
        <w:div w:id="818889100">
          <w:marLeft w:val="0"/>
          <w:marRight w:val="0"/>
          <w:marTop w:val="0"/>
          <w:marBottom w:val="0"/>
          <w:divBdr>
            <w:top w:val="none" w:sz="0" w:space="0" w:color="auto"/>
            <w:left w:val="none" w:sz="0" w:space="0" w:color="auto"/>
            <w:bottom w:val="none" w:sz="0" w:space="0" w:color="auto"/>
            <w:right w:val="none" w:sz="0" w:space="0" w:color="auto"/>
          </w:divBdr>
          <w:divsChild>
            <w:div w:id="1076323146">
              <w:marLeft w:val="0"/>
              <w:marRight w:val="0"/>
              <w:marTop w:val="0"/>
              <w:marBottom w:val="0"/>
              <w:divBdr>
                <w:top w:val="none" w:sz="0" w:space="0" w:color="auto"/>
                <w:left w:val="none" w:sz="0" w:space="0" w:color="auto"/>
                <w:bottom w:val="none" w:sz="0" w:space="0" w:color="auto"/>
                <w:right w:val="none" w:sz="0" w:space="0" w:color="auto"/>
              </w:divBdr>
              <w:divsChild>
                <w:div w:id="6406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7869">
      <w:bodyDiv w:val="1"/>
      <w:marLeft w:val="0"/>
      <w:marRight w:val="0"/>
      <w:marTop w:val="0"/>
      <w:marBottom w:val="0"/>
      <w:divBdr>
        <w:top w:val="none" w:sz="0" w:space="0" w:color="auto"/>
        <w:left w:val="none" w:sz="0" w:space="0" w:color="auto"/>
        <w:bottom w:val="none" w:sz="0" w:space="0" w:color="auto"/>
        <w:right w:val="none" w:sz="0" w:space="0" w:color="auto"/>
      </w:divBdr>
    </w:div>
    <w:div w:id="886337827">
      <w:bodyDiv w:val="1"/>
      <w:marLeft w:val="0"/>
      <w:marRight w:val="0"/>
      <w:marTop w:val="0"/>
      <w:marBottom w:val="0"/>
      <w:divBdr>
        <w:top w:val="none" w:sz="0" w:space="0" w:color="auto"/>
        <w:left w:val="none" w:sz="0" w:space="0" w:color="auto"/>
        <w:bottom w:val="none" w:sz="0" w:space="0" w:color="auto"/>
        <w:right w:val="none" w:sz="0" w:space="0" w:color="auto"/>
      </w:divBdr>
      <w:divsChild>
        <w:div w:id="502358591">
          <w:marLeft w:val="0"/>
          <w:marRight w:val="0"/>
          <w:marTop w:val="0"/>
          <w:marBottom w:val="0"/>
          <w:divBdr>
            <w:top w:val="none" w:sz="0" w:space="0" w:color="auto"/>
            <w:left w:val="none" w:sz="0" w:space="0" w:color="auto"/>
            <w:bottom w:val="none" w:sz="0" w:space="0" w:color="auto"/>
            <w:right w:val="none" w:sz="0" w:space="0" w:color="auto"/>
          </w:divBdr>
          <w:divsChild>
            <w:div w:id="1830098469">
              <w:marLeft w:val="0"/>
              <w:marRight w:val="0"/>
              <w:marTop w:val="0"/>
              <w:marBottom w:val="0"/>
              <w:divBdr>
                <w:top w:val="none" w:sz="0" w:space="0" w:color="auto"/>
                <w:left w:val="none" w:sz="0" w:space="0" w:color="auto"/>
                <w:bottom w:val="none" w:sz="0" w:space="0" w:color="auto"/>
                <w:right w:val="none" w:sz="0" w:space="0" w:color="auto"/>
              </w:divBdr>
              <w:divsChild>
                <w:div w:id="272640002">
                  <w:marLeft w:val="0"/>
                  <w:marRight w:val="0"/>
                  <w:marTop w:val="0"/>
                  <w:marBottom w:val="0"/>
                  <w:divBdr>
                    <w:top w:val="none" w:sz="0" w:space="0" w:color="auto"/>
                    <w:left w:val="none" w:sz="0" w:space="0" w:color="auto"/>
                    <w:bottom w:val="none" w:sz="0" w:space="0" w:color="auto"/>
                    <w:right w:val="none" w:sz="0" w:space="0" w:color="auto"/>
                  </w:divBdr>
                  <w:divsChild>
                    <w:div w:id="11177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09046">
      <w:bodyDiv w:val="1"/>
      <w:marLeft w:val="0"/>
      <w:marRight w:val="0"/>
      <w:marTop w:val="0"/>
      <w:marBottom w:val="0"/>
      <w:divBdr>
        <w:top w:val="none" w:sz="0" w:space="0" w:color="auto"/>
        <w:left w:val="none" w:sz="0" w:space="0" w:color="auto"/>
        <w:bottom w:val="none" w:sz="0" w:space="0" w:color="auto"/>
        <w:right w:val="none" w:sz="0" w:space="0" w:color="auto"/>
      </w:divBdr>
      <w:divsChild>
        <w:div w:id="183053380">
          <w:marLeft w:val="0"/>
          <w:marRight w:val="0"/>
          <w:marTop w:val="0"/>
          <w:marBottom w:val="0"/>
          <w:divBdr>
            <w:top w:val="none" w:sz="0" w:space="0" w:color="auto"/>
            <w:left w:val="none" w:sz="0" w:space="0" w:color="auto"/>
            <w:bottom w:val="none" w:sz="0" w:space="0" w:color="auto"/>
            <w:right w:val="none" w:sz="0" w:space="0" w:color="auto"/>
          </w:divBdr>
          <w:divsChild>
            <w:div w:id="12668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9151">
      <w:bodyDiv w:val="1"/>
      <w:marLeft w:val="0"/>
      <w:marRight w:val="0"/>
      <w:marTop w:val="0"/>
      <w:marBottom w:val="0"/>
      <w:divBdr>
        <w:top w:val="none" w:sz="0" w:space="0" w:color="auto"/>
        <w:left w:val="none" w:sz="0" w:space="0" w:color="auto"/>
        <w:bottom w:val="none" w:sz="0" w:space="0" w:color="auto"/>
        <w:right w:val="none" w:sz="0" w:space="0" w:color="auto"/>
      </w:divBdr>
      <w:divsChild>
        <w:div w:id="1486165208">
          <w:marLeft w:val="0"/>
          <w:marRight w:val="0"/>
          <w:marTop w:val="0"/>
          <w:marBottom w:val="0"/>
          <w:divBdr>
            <w:top w:val="none" w:sz="0" w:space="0" w:color="auto"/>
            <w:left w:val="none" w:sz="0" w:space="0" w:color="auto"/>
            <w:bottom w:val="none" w:sz="0" w:space="0" w:color="auto"/>
            <w:right w:val="none" w:sz="0" w:space="0" w:color="auto"/>
          </w:divBdr>
          <w:divsChild>
            <w:div w:id="71966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3843">
      <w:bodyDiv w:val="1"/>
      <w:marLeft w:val="0"/>
      <w:marRight w:val="0"/>
      <w:marTop w:val="0"/>
      <w:marBottom w:val="0"/>
      <w:divBdr>
        <w:top w:val="none" w:sz="0" w:space="0" w:color="auto"/>
        <w:left w:val="none" w:sz="0" w:space="0" w:color="auto"/>
        <w:bottom w:val="none" w:sz="0" w:space="0" w:color="auto"/>
        <w:right w:val="none" w:sz="0" w:space="0" w:color="auto"/>
      </w:divBdr>
      <w:divsChild>
        <w:div w:id="153494408">
          <w:marLeft w:val="0"/>
          <w:marRight w:val="0"/>
          <w:marTop w:val="0"/>
          <w:marBottom w:val="0"/>
          <w:divBdr>
            <w:top w:val="none" w:sz="0" w:space="0" w:color="auto"/>
            <w:left w:val="none" w:sz="0" w:space="0" w:color="auto"/>
            <w:bottom w:val="none" w:sz="0" w:space="0" w:color="auto"/>
            <w:right w:val="none" w:sz="0" w:space="0" w:color="auto"/>
          </w:divBdr>
          <w:divsChild>
            <w:div w:id="853687320">
              <w:marLeft w:val="0"/>
              <w:marRight w:val="0"/>
              <w:marTop w:val="0"/>
              <w:marBottom w:val="0"/>
              <w:divBdr>
                <w:top w:val="none" w:sz="0" w:space="0" w:color="auto"/>
                <w:left w:val="none" w:sz="0" w:space="0" w:color="auto"/>
                <w:bottom w:val="none" w:sz="0" w:space="0" w:color="auto"/>
                <w:right w:val="none" w:sz="0" w:space="0" w:color="auto"/>
              </w:divBdr>
              <w:divsChild>
                <w:div w:id="223832136">
                  <w:marLeft w:val="0"/>
                  <w:marRight w:val="0"/>
                  <w:marTop w:val="0"/>
                  <w:marBottom w:val="0"/>
                  <w:divBdr>
                    <w:top w:val="none" w:sz="0" w:space="0" w:color="auto"/>
                    <w:left w:val="none" w:sz="0" w:space="0" w:color="auto"/>
                    <w:bottom w:val="none" w:sz="0" w:space="0" w:color="auto"/>
                    <w:right w:val="none" w:sz="0" w:space="0" w:color="auto"/>
                  </w:divBdr>
                  <w:divsChild>
                    <w:div w:id="17304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82157">
      <w:bodyDiv w:val="1"/>
      <w:marLeft w:val="0"/>
      <w:marRight w:val="0"/>
      <w:marTop w:val="0"/>
      <w:marBottom w:val="0"/>
      <w:divBdr>
        <w:top w:val="none" w:sz="0" w:space="0" w:color="auto"/>
        <w:left w:val="none" w:sz="0" w:space="0" w:color="auto"/>
        <w:bottom w:val="none" w:sz="0" w:space="0" w:color="auto"/>
        <w:right w:val="none" w:sz="0" w:space="0" w:color="auto"/>
      </w:divBdr>
      <w:divsChild>
        <w:div w:id="290550747">
          <w:marLeft w:val="0"/>
          <w:marRight w:val="0"/>
          <w:marTop w:val="0"/>
          <w:marBottom w:val="0"/>
          <w:divBdr>
            <w:top w:val="none" w:sz="0" w:space="0" w:color="auto"/>
            <w:left w:val="none" w:sz="0" w:space="0" w:color="auto"/>
            <w:bottom w:val="none" w:sz="0" w:space="0" w:color="auto"/>
            <w:right w:val="none" w:sz="0" w:space="0" w:color="auto"/>
          </w:divBdr>
          <w:divsChild>
            <w:div w:id="2042047481">
              <w:marLeft w:val="0"/>
              <w:marRight w:val="0"/>
              <w:marTop w:val="0"/>
              <w:marBottom w:val="0"/>
              <w:divBdr>
                <w:top w:val="none" w:sz="0" w:space="0" w:color="auto"/>
                <w:left w:val="none" w:sz="0" w:space="0" w:color="auto"/>
                <w:bottom w:val="none" w:sz="0" w:space="0" w:color="auto"/>
                <w:right w:val="none" w:sz="0" w:space="0" w:color="auto"/>
              </w:divBdr>
              <w:divsChild>
                <w:div w:id="5269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7768">
      <w:bodyDiv w:val="1"/>
      <w:marLeft w:val="0"/>
      <w:marRight w:val="0"/>
      <w:marTop w:val="0"/>
      <w:marBottom w:val="0"/>
      <w:divBdr>
        <w:top w:val="none" w:sz="0" w:space="0" w:color="auto"/>
        <w:left w:val="none" w:sz="0" w:space="0" w:color="auto"/>
        <w:bottom w:val="none" w:sz="0" w:space="0" w:color="auto"/>
        <w:right w:val="none" w:sz="0" w:space="0" w:color="auto"/>
      </w:divBdr>
      <w:divsChild>
        <w:div w:id="481125067">
          <w:marLeft w:val="0"/>
          <w:marRight w:val="0"/>
          <w:marTop w:val="0"/>
          <w:marBottom w:val="0"/>
          <w:divBdr>
            <w:top w:val="none" w:sz="0" w:space="0" w:color="auto"/>
            <w:left w:val="none" w:sz="0" w:space="0" w:color="auto"/>
            <w:bottom w:val="none" w:sz="0" w:space="0" w:color="auto"/>
            <w:right w:val="none" w:sz="0" w:space="0" w:color="auto"/>
          </w:divBdr>
          <w:divsChild>
            <w:div w:id="2031833211">
              <w:marLeft w:val="0"/>
              <w:marRight w:val="0"/>
              <w:marTop w:val="0"/>
              <w:marBottom w:val="0"/>
              <w:divBdr>
                <w:top w:val="none" w:sz="0" w:space="0" w:color="auto"/>
                <w:left w:val="none" w:sz="0" w:space="0" w:color="auto"/>
                <w:bottom w:val="none" w:sz="0" w:space="0" w:color="auto"/>
                <w:right w:val="none" w:sz="0" w:space="0" w:color="auto"/>
              </w:divBdr>
              <w:divsChild>
                <w:div w:id="1045911413">
                  <w:marLeft w:val="0"/>
                  <w:marRight w:val="0"/>
                  <w:marTop w:val="0"/>
                  <w:marBottom w:val="0"/>
                  <w:divBdr>
                    <w:top w:val="none" w:sz="0" w:space="0" w:color="auto"/>
                    <w:left w:val="none" w:sz="0" w:space="0" w:color="auto"/>
                    <w:bottom w:val="none" w:sz="0" w:space="0" w:color="auto"/>
                    <w:right w:val="none" w:sz="0" w:space="0" w:color="auto"/>
                  </w:divBdr>
                </w:div>
                <w:div w:id="13124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3186">
      <w:bodyDiv w:val="1"/>
      <w:marLeft w:val="0"/>
      <w:marRight w:val="0"/>
      <w:marTop w:val="0"/>
      <w:marBottom w:val="0"/>
      <w:divBdr>
        <w:top w:val="none" w:sz="0" w:space="0" w:color="auto"/>
        <w:left w:val="none" w:sz="0" w:space="0" w:color="auto"/>
        <w:bottom w:val="none" w:sz="0" w:space="0" w:color="auto"/>
        <w:right w:val="none" w:sz="0" w:space="0" w:color="auto"/>
      </w:divBdr>
      <w:divsChild>
        <w:div w:id="528104470">
          <w:marLeft w:val="0"/>
          <w:marRight w:val="0"/>
          <w:marTop w:val="0"/>
          <w:marBottom w:val="0"/>
          <w:divBdr>
            <w:top w:val="none" w:sz="0" w:space="0" w:color="auto"/>
            <w:left w:val="none" w:sz="0" w:space="0" w:color="auto"/>
            <w:bottom w:val="none" w:sz="0" w:space="0" w:color="auto"/>
            <w:right w:val="none" w:sz="0" w:space="0" w:color="auto"/>
          </w:divBdr>
          <w:divsChild>
            <w:div w:id="1771585571">
              <w:marLeft w:val="0"/>
              <w:marRight w:val="0"/>
              <w:marTop w:val="0"/>
              <w:marBottom w:val="0"/>
              <w:divBdr>
                <w:top w:val="none" w:sz="0" w:space="0" w:color="auto"/>
                <w:left w:val="none" w:sz="0" w:space="0" w:color="auto"/>
                <w:bottom w:val="none" w:sz="0" w:space="0" w:color="auto"/>
                <w:right w:val="none" w:sz="0" w:space="0" w:color="auto"/>
              </w:divBdr>
              <w:divsChild>
                <w:div w:id="5862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2899">
      <w:bodyDiv w:val="1"/>
      <w:marLeft w:val="0"/>
      <w:marRight w:val="0"/>
      <w:marTop w:val="0"/>
      <w:marBottom w:val="0"/>
      <w:divBdr>
        <w:top w:val="none" w:sz="0" w:space="0" w:color="auto"/>
        <w:left w:val="none" w:sz="0" w:space="0" w:color="auto"/>
        <w:bottom w:val="none" w:sz="0" w:space="0" w:color="auto"/>
        <w:right w:val="none" w:sz="0" w:space="0" w:color="auto"/>
      </w:divBdr>
      <w:divsChild>
        <w:div w:id="2060207334">
          <w:marLeft w:val="0"/>
          <w:marRight w:val="0"/>
          <w:marTop w:val="0"/>
          <w:marBottom w:val="0"/>
          <w:divBdr>
            <w:top w:val="none" w:sz="0" w:space="0" w:color="auto"/>
            <w:left w:val="none" w:sz="0" w:space="0" w:color="auto"/>
            <w:bottom w:val="none" w:sz="0" w:space="0" w:color="auto"/>
            <w:right w:val="none" w:sz="0" w:space="0" w:color="auto"/>
          </w:divBdr>
          <w:divsChild>
            <w:div w:id="1451895027">
              <w:marLeft w:val="0"/>
              <w:marRight w:val="0"/>
              <w:marTop w:val="0"/>
              <w:marBottom w:val="0"/>
              <w:divBdr>
                <w:top w:val="none" w:sz="0" w:space="0" w:color="auto"/>
                <w:left w:val="none" w:sz="0" w:space="0" w:color="auto"/>
                <w:bottom w:val="none" w:sz="0" w:space="0" w:color="auto"/>
                <w:right w:val="none" w:sz="0" w:space="0" w:color="auto"/>
              </w:divBdr>
              <w:divsChild>
                <w:div w:id="20133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33091">
      <w:bodyDiv w:val="1"/>
      <w:marLeft w:val="0"/>
      <w:marRight w:val="0"/>
      <w:marTop w:val="0"/>
      <w:marBottom w:val="0"/>
      <w:divBdr>
        <w:top w:val="none" w:sz="0" w:space="0" w:color="auto"/>
        <w:left w:val="none" w:sz="0" w:space="0" w:color="auto"/>
        <w:bottom w:val="none" w:sz="0" w:space="0" w:color="auto"/>
        <w:right w:val="none" w:sz="0" w:space="0" w:color="auto"/>
      </w:divBdr>
      <w:divsChild>
        <w:div w:id="1567062573">
          <w:marLeft w:val="0"/>
          <w:marRight w:val="0"/>
          <w:marTop w:val="0"/>
          <w:marBottom w:val="0"/>
          <w:divBdr>
            <w:top w:val="none" w:sz="0" w:space="0" w:color="auto"/>
            <w:left w:val="none" w:sz="0" w:space="0" w:color="auto"/>
            <w:bottom w:val="none" w:sz="0" w:space="0" w:color="auto"/>
            <w:right w:val="none" w:sz="0" w:space="0" w:color="auto"/>
          </w:divBdr>
          <w:divsChild>
            <w:div w:id="2122450653">
              <w:marLeft w:val="0"/>
              <w:marRight w:val="0"/>
              <w:marTop w:val="0"/>
              <w:marBottom w:val="0"/>
              <w:divBdr>
                <w:top w:val="none" w:sz="0" w:space="0" w:color="auto"/>
                <w:left w:val="none" w:sz="0" w:space="0" w:color="auto"/>
                <w:bottom w:val="none" w:sz="0" w:space="0" w:color="auto"/>
                <w:right w:val="none" w:sz="0" w:space="0" w:color="auto"/>
              </w:divBdr>
              <w:divsChild>
                <w:div w:id="5748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12619">
      <w:bodyDiv w:val="1"/>
      <w:marLeft w:val="0"/>
      <w:marRight w:val="0"/>
      <w:marTop w:val="0"/>
      <w:marBottom w:val="0"/>
      <w:divBdr>
        <w:top w:val="none" w:sz="0" w:space="0" w:color="auto"/>
        <w:left w:val="none" w:sz="0" w:space="0" w:color="auto"/>
        <w:bottom w:val="none" w:sz="0" w:space="0" w:color="auto"/>
        <w:right w:val="none" w:sz="0" w:space="0" w:color="auto"/>
      </w:divBdr>
      <w:divsChild>
        <w:div w:id="117720961">
          <w:marLeft w:val="0"/>
          <w:marRight w:val="0"/>
          <w:marTop w:val="0"/>
          <w:marBottom w:val="0"/>
          <w:divBdr>
            <w:top w:val="none" w:sz="0" w:space="0" w:color="auto"/>
            <w:left w:val="none" w:sz="0" w:space="0" w:color="auto"/>
            <w:bottom w:val="none" w:sz="0" w:space="0" w:color="auto"/>
            <w:right w:val="none" w:sz="0" w:space="0" w:color="auto"/>
          </w:divBdr>
          <w:divsChild>
            <w:div w:id="3673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4774">
      <w:bodyDiv w:val="1"/>
      <w:marLeft w:val="0"/>
      <w:marRight w:val="0"/>
      <w:marTop w:val="0"/>
      <w:marBottom w:val="0"/>
      <w:divBdr>
        <w:top w:val="none" w:sz="0" w:space="0" w:color="auto"/>
        <w:left w:val="none" w:sz="0" w:space="0" w:color="auto"/>
        <w:bottom w:val="none" w:sz="0" w:space="0" w:color="auto"/>
        <w:right w:val="none" w:sz="0" w:space="0" w:color="auto"/>
      </w:divBdr>
      <w:divsChild>
        <w:div w:id="1769616626">
          <w:marLeft w:val="0"/>
          <w:marRight w:val="0"/>
          <w:marTop w:val="0"/>
          <w:marBottom w:val="0"/>
          <w:divBdr>
            <w:top w:val="none" w:sz="0" w:space="0" w:color="auto"/>
            <w:left w:val="none" w:sz="0" w:space="0" w:color="auto"/>
            <w:bottom w:val="none" w:sz="0" w:space="0" w:color="auto"/>
            <w:right w:val="none" w:sz="0" w:space="0" w:color="auto"/>
          </w:divBdr>
          <w:divsChild>
            <w:div w:id="241910291">
              <w:marLeft w:val="0"/>
              <w:marRight w:val="0"/>
              <w:marTop w:val="0"/>
              <w:marBottom w:val="0"/>
              <w:divBdr>
                <w:top w:val="none" w:sz="0" w:space="0" w:color="auto"/>
                <w:left w:val="none" w:sz="0" w:space="0" w:color="auto"/>
                <w:bottom w:val="none" w:sz="0" w:space="0" w:color="auto"/>
                <w:right w:val="none" w:sz="0" w:space="0" w:color="auto"/>
              </w:divBdr>
              <w:divsChild>
                <w:div w:id="3696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1489">
      <w:bodyDiv w:val="1"/>
      <w:marLeft w:val="0"/>
      <w:marRight w:val="0"/>
      <w:marTop w:val="0"/>
      <w:marBottom w:val="0"/>
      <w:divBdr>
        <w:top w:val="none" w:sz="0" w:space="0" w:color="auto"/>
        <w:left w:val="none" w:sz="0" w:space="0" w:color="auto"/>
        <w:bottom w:val="none" w:sz="0" w:space="0" w:color="auto"/>
        <w:right w:val="none" w:sz="0" w:space="0" w:color="auto"/>
      </w:divBdr>
      <w:divsChild>
        <w:div w:id="121045734">
          <w:marLeft w:val="0"/>
          <w:marRight w:val="0"/>
          <w:marTop w:val="0"/>
          <w:marBottom w:val="0"/>
          <w:divBdr>
            <w:top w:val="none" w:sz="0" w:space="0" w:color="auto"/>
            <w:left w:val="none" w:sz="0" w:space="0" w:color="auto"/>
            <w:bottom w:val="none" w:sz="0" w:space="0" w:color="auto"/>
            <w:right w:val="none" w:sz="0" w:space="0" w:color="auto"/>
          </w:divBdr>
          <w:divsChild>
            <w:div w:id="286545963">
              <w:marLeft w:val="0"/>
              <w:marRight w:val="0"/>
              <w:marTop w:val="0"/>
              <w:marBottom w:val="0"/>
              <w:divBdr>
                <w:top w:val="none" w:sz="0" w:space="0" w:color="auto"/>
                <w:left w:val="none" w:sz="0" w:space="0" w:color="auto"/>
                <w:bottom w:val="none" w:sz="0" w:space="0" w:color="auto"/>
                <w:right w:val="none" w:sz="0" w:space="0" w:color="auto"/>
              </w:divBdr>
              <w:divsChild>
                <w:div w:id="16844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5318">
      <w:bodyDiv w:val="1"/>
      <w:marLeft w:val="0"/>
      <w:marRight w:val="0"/>
      <w:marTop w:val="0"/>
      <w:marBottom w:val="0"/>
      <w:divBdr>
        <w:top w:val="none" w:sz="0" w:space="0" w:color="auto"/>
        <w:left w:val="none" w:sz="0" w:space="0" w:color="auto"/>
        <w:bottom w:val="none" w:sz="0" w:space="0" w:color="auto"/>
        <w:right w:val="none" w:sz="0" w:space="0" w:color="auto"/>
      </w:divBdr>
      <w:divsChild>
        <w:div w:id="875895668">
          <w:marLeft w:val="0"/>
          <w:marRight w:val="0"/>
          <w:marTop w:val="0"/>
          <w:marBottom w:val="0"/>
          <w:divBdr>
            <w:top w:val="none" w:sz="0" w:space="0" w:color="auto"/>
            <w:left w:val="none" w:sz="0" w:space="0" w:color="auto"/>
            <w:bottom w:val="none" w:sz="0" w:space="0" w:color="auto"/>
            <w:right w:val="none" w:sz="0" w:space="0" w:color="auto"/>
          </w:divBdr>
          <w:divsChild>
            <w:div w:id="1415856611">
              <w:marLeft w:val="0"/>
              <w:marRight w:val="0"/>
              <w:marTop w:val="0"/>
              <w:marBottom w:val="0"/>
              <w:divBdr>
                <w:top w:val="none" w:sz="0" w:space="0" w:color="auto"/>
                <w:left w:val="none" w:sz="0" w:space="0" w:color="auto"/>
                <w:bottom w:val="none" w:sz="0" w:space="0" w:color="auto"/>
                <w:right w:val="none" w:sz="0" w:space="0" w:color="auto"/>
              </w:divBdr>
              <w:divsChild>
                <w:div w:id="10740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81601">
      <w:bodyDiv w:val="1"/>
      <w:marLeft w:val="0"/>
      <w:marRight w:val="0"/>
      <w:marTop w:val="0"/>
      <w:marBottom w:val="0"/>
      <w:divBdr>
        <w:top w:val="none" w:sz="0" w:space="0" w:color="auto"/>
        <w:left w:val="none" w:sz="0" w:space="0" w:color="auto"/>
        <w:bottom w:val="none" w:sz="0" w:space="0" w:color="auto"/>
        <w:right w:val="none" w:sz="0" w:space="0" w:color="auto"/>
      </w:divBdr>
      <w:divsChild>
        <w:div w:id="1106384675">
          <w:marLeft w:val="0"/>
          <w:marRight w:val="0"/>
          <w:marTop w:val="0"/>
          <w:marBottom w:val="0"/>
          <w:divBdr>
            <w:top w:val="none" w:sz="0" w:space="0" w:color="auto"/>
            <w:left w:val="none" w:sz="0" w:space="0" w:color="auto"/>
            <w:bottom w:val="none" w:sz="0" w:space="0" w:color="auto"/>
            <w:right w:val="none" w:sz="0" w:space="0" w:color="auto"/>
          </w:divBdr>
          <w:divsChild>
            <w:div w:id="980424834">
              <w:marLeft w:val="0"/>
              <w:marRight w:val="0"/>
              <w:marTop w:val="0"/>
              <w:marBottom w:val="0"/>
              <w:divBdr>
                <w:top w:val="none" w:sz="0" w:space="0" w:color="auto"/>
                <w:left w:val="none" w:sz="0" w:space="0" w:color="auto"/>
                <w:bottom w:val="none" w:sz="0" w:space="0" w:color="auto"/>
                <w:right w:val="none" w:sz="0" w:space="0" w:color="auto"/>
              </w:divBdr>
              <w:divsChild>
                <w:div w:id="1970672576">
                  <w:marLeft w:val="0"/>
                  <w:marRight w:val="0"/>
                  <w:marTop w:val="0"/>
                  <w:marBottom w:val="0"/>
                  <w:divBdr>
                    <w:top w:val="none" w:sz="0" w:space="0" w:color="auto"/>
                    <w:left w:val="none" w:sz="0" w:space="0" w:color="auto"/>
                    <w:bottom w:val="none" w:sz="0" w:space="0" w:color="auto"/>
                    <w:right w:val="none" w:sz="0" w:space="0" w:color="auto"/>
                  </w:divBdr>
                  <w:divsChild>
                    <w:div w:id="15257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6323">
      <w:bodyDiv w:val="1"/>
      <w:marLeft w:val="0"/>
      <w:marRight w:val="0"/>
      <w:marTop w:val="0"/>
      <w:marBottom w:val="0"/>
      <w:divBdr>
        <w:top w:val="none" w:sz="0" w:space="0" w:color="auto"/>
        <w:left w:val="none" w:sz="0" w:space="0" w:color="auto"/>
        <w:bottom w:val="none" w:sz="0" w:space="0" w:color="auto"/>
        <w:right w:val="none" w:sz="0" w:space="0" w:color="auto"/>
      </w:divBdr>
      <w:divsChild>
        <w:div w:id="158415">
          <w:marLeft w:val="0"/>
          <w:marRight w:val="0"/>
          <w:marTop w:val="0"/>
          <w:marBottom w:val="0"/>
          <w:divBdr>
            <w:top w:val="none" w:sz="0" w:space="0" w:color="auto"/>
            <w:left w:val="none" w:sz="0" w:space="0" w:color="auto"/>
            <w:bottom w:val="none" w:sz="0" w:space="0" w:color="auto"/>
            <w:right w:val="none" w:sz="0" w:space="0" w:color="auto"/>
          </w:divBdr>
          <w:divsChild>
            <w:div w:id="261190387">
              <w:marLeft w:val="0"/>
              <w:marRight w:val="0"/>
              <w:marTop w:val="0"/>
              <w:marBottom w:val="0"/>
              <w:divBdr>
                <w:top w:val="none" w:sz="0" w:space="0" w:color="auto"/>
                <w:left w:val="none" w:sz="0" w:space="0" w:color="auto"/>
                <w:bottom w:val="none" w:sz="0" w:space="0" w:color="auto"/>
                <w:right w:val="none" w:sz="0" w:space="0" w:color="auto"/>
              </w:divBdr>
              <w:divsChild>
                <w:div w:id="613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35657">
      <w:bodyDiv w:val="1"/>
      <w:marLeft w:val="0"/>
      <w:marRight w:val="0"/>
      <w:marTop w:val="0"/>
      <w:marBottom w:val="0"/>
      <w:divBdr>
        <w:top w:val="none" w:sz="0" w:space="0" w:color="auto"/>
        <w:left w:val="none" w:sz="0" w:space="0" w:color="auto"/>
        <w:bottom w:val="none" w:sz="0" w:space="0" w:color="auto"/>
        <w:right w:val="none" w:sz="0" w:space="0" w:color="auto"/>
      </w:divBdr>
      <w:divsChild>
        <w:div w:id="2042508066">
          <w:marLeft w:val="0"/>
          <w:marRight w:val="0"/>
          <w:marTop w:val="0"/>
          <w:marBottom w:val="0"/>
          <w:divBdr>
            <w:top w:val="none" w:sz="0" w:space="0" w:color="auto"/>
            <w:left w:val="none" w:sz="0" w:space="0" w:color="auto"/>
            <w:bottom w:val="none" w:sz="0" w:space="0" w:color="auto"/>
            <w:right w:val="none" w:sz="0" w:space="0" w:color="auto"/>
          </w:divBdr>
          <w:divsChild>
            <w:div w:id="1991206485">
              <w:marLeft w:val="0"/>
              <w:marRight w:val="0"/>
              <w:marTop w:val="0"/>
              <w:marBottom w:val="0"/>
              <w:divBdr>
                <w:top w:val="none" w:sz="0" w:space="0" w:color="auto"/>
                <w:left w:val="none" w:sz="0" w:space="0" w:color="auto"/>
                <w:bottom w:val="none" w:sz="0" w:space="0" w:color="auto"/>
                <w:right w:val="none" w:sz="0" w:space="0" w:color="auto"/>
              </w:divBdr>
              <w:divsChild>
                <w:div w:id="20290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5305">
      <w:bodyDiv w:val="1"/>
      <w:marLeft w:val="0"/>
      <w:marRight w:val="0"/>
      <w:marTop w:val="0"/>
      <w:marBottom w:val="0"/>
      <w:divBdr>
        <w:top w:val="none" w:sz="0" w:space="0" w:color="auto"/>
        <w:left w:val="none" w:sz="0" w:space="0" w:color="auto"/>
        <w:bottom w:val="none" w:sz="0" w:space="0" w:color="auto"/>
        <w:right w:val="none" w:sz="0" w:space="0" w:color="auto"/>
      </w:divBdr>
      <w:divsChild>
        <w:div w:id="531653620">
          <w:marLeft w:val="0"/>
          <w:marRight w:val="0"/>
          <w:marTop w:val="0"/>
          <w:marBottom w:val="0"/>
          <w:divBdr>
            <w:top w:val="none" w:sz="0" w:space="0" w:color="auto"/>
            <w:left w:val="none" w:sz="0" w:space="0" w:color="auto"/>
            <w:bottom w:val="none" w:sz="0" w:space="0" w:color="auto"/>
            <w:right w:val="none" w:sz="0" w:space="0" w:color="auto"/>
          </w:divBdr>
          <w:divsChild>
            <w:div w:id="1968124222">
              <w:marLeft w:val="0"/>
              <w:marRight w:val="0"/>
              <w:marTop w:val="0"/>
              <w:marBottom w:val="0"/>
              <w:divBdr>
                <w:top w:val="none" w:sz="0" w:space="0" w:color="auto"/>
                <w:left w:val="none" w:sz="0" w:space="0" w:color="auto"/>
                <w:bottom w:val="none" w:sz="0" w:space="0" w:color="auto"/>
                <w:right w:val="none" w:sz="0" w:space="0" w:color="auto"/>
              </w:divBdr>
              <w:divsChild>
                <w:div w:id="6781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89406">
      <w:bodyDiv w:val="1"/>
      <w:marLeft w:val="0"/>
      <w:marRight w:val="0"/>
      <w:marTop w:val="0"/>
      <w:marBottom w:val="0"/>
      <w:divBdr>
        <w:top w:val="none" w:sz="0" w:space="0" w:color="auto"/>
        <w:left w:val="none" w:sz="0" w:space="0" w:color="auto"/>
        <w:bottom w:val="none" w:sz="0" w:space="0" w:color="auto"/>
        <w:right w:val="none" w:sz="0" w:space="0" w:color="auto"/>
      </w:divBdr>
      <w:divsChild>
        <w:div w:id="2041665217">
          <w:marLeft w:val="0"/>
          <w:marRight w:val="0"/>
          <w:marTop w:val="0"/>
          <w:marBottom w:val="0"/>
          <w:divBdr>
            <w:top w:val="none" w:sz="0" w:space="0" w:color="auto"/>
            <w:left w:val="none" w:sz="0" w:space="0" w:color="auto"/>
            <w:bottom w:val="none" w:sz="0" w:space="0" w:color="auto"/>
            <w:right w:val="none" w:sz="0" w:space="0" w:color="auto"/>
          </w:divBdr>
          <w:divsChild>
            <w:div w:id="1766803978">
              <w:marLeft w:val="0"/>
              <w:marRight w:val="0"/>
              <w:marTop w:val="0"/>
              <w:marBottom w:val="0"/>
              <w:divBdr>
                <w:top w:val="none" w:sz="0" w:space="0" w:color="auto"/>
                <w:left w:val="none" w:sz="0" w:space="0" w:color="auto"/>
                <w:bottom w:val="none" w:sz="0" w:space="0" w:color="auto"/>
                <w:right w:val="none" w:sz="0" w:space="0" w:color="auto"/>
              </w:divBdr>
              <w:divsChild>
                <w:div w:id="9348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55676">
      <w:bodyDiv w:val="1"/>
      <w:marLeft w:val="0"/>
      <w:marRight w:val="0"/>
      <w:marTop w:val="0"/>
      <w:marBottom w:val="0"/>
      <w:divBdr>
        <w:top w:val="none" w:sz="0" w:space="0" w:color="auto"/>
        <w:left w:val="none" w:sz="0" w:space="0" w:color="auto"/>
        <w:bottom w:val="none" w:sz="0" w:space="0" w:color="auto"/>
        <w:right w:val="none" w:sz="0" w:space="0" w:color="auto"/>
      </w:divBdr>
      <w:divsChild>
        <w:div w:id="1583568013">
          <w:marLeft w:val="0"/>
          <w:marRight w:val="0"/>
          <w:marTop w:val="0"/>
          <w:marBottom w:val="0"/>
          <w:divBdr>
            <w:top w:val="none" w:sz="0" w:space="0" w:color="auto"/>
            <w:left w:val="none" w:sz="0" w:space="0" w:color="auto"/>
            <w:bottom w:val="none" w:sz="0" w:space="0" w:color="auto"/>
            <w:right w:val="none" w:sz="0" w:space="0" w:color="auto"/>
          </w:divBdr>
          <w:divsChild>
            <w:div w:id="1352992404">
              <w:marLeft w:val="0"/>
              <w:marRight w:val="0"/>
              <w:marTop w:val="0"/>
              <w:marBottom w:val="0"/>
              <w:divBdr>
                <w:top w:val="none" w:sz="0" w:space="0" w:color="auto"/>
                <w:left w:val="none" w:sz="0" w:space="0" w:color="auto"/>
                <w:bottom w:val="none" w:sz="0" w:space="0" w:color="auto"/>
                <w:right w:val="none" w:sz="0" w:space="0" w:color="auto"/>
              </w:divBdr>
              <w:divsChild>
                <w:div w:id="14136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3901">
      <w:bodyDiv w:val="1"/>
      <w:marLeft w:val="0"/>
      <w:marRight w:val="0"/>
      <w:marTop w:val="0"/>
      <w:marBottom w:val="0"/>
      <w:divBdr>
        <w:top w:val="none" w:sz="0" w:space="0" w:color="auto"/>
        <w:left w:val="none" w:sz="0" w:space="0" w:color="auto"/>
        <w:bottom w:val="none" w:sz="0" w:space="0" w:color="auto"/>
        <w:right w:val="none" w:sz="0" w:space="0" w:color="auto"/>
      </w:divBdr>
      <w:divsChild>
        <w:div w:id="2093816799">
          <w:marLeft w:val="0"/>
          <w:marRight w:val="0"/>
          <w:marTop w:val="0"/>
          <w:marBottom w:val="0"/>
          <w:divBdr>
            <w:top w:val="none" w:sz="0" w:space="0" w:color="auto"/>
            <w:left w:val="none" w:sz="0" w:space="0" w:color="auto"/>
            <w:bottom w:val="none" w:sz="0" w:space="0" w:color="auto"/>
            <w:right w:val="none" w:sz="0" w:space="0" w:color="auto"/>
          </w:divBdr>
          <w:divsChild>
            <w:div w:id="16764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7743">
      <w:bodyDiv w:val="1"/>
      <w:marLeft w:val="0"/>
      <w:marRight w:val="0"/>
      <w:marTop w:val="0"/>
      <w:marBottom w:val="0"/>
      <w:divBdr>
        <w:top w:val="none" w:sz="0" w:space="0" w:color="auto"/>
        <w:left w:val="none" w:sz="0" w:space="0" w:color="auto"/>
        <w:bottom w:val="none" w:sz="0" w:space="0" w:color="auto"/>
        <w:right w:val="none" w:sz="0" w:space="0" w:color="auto"/>
      </w:divBdr>
      <w:divsChild>
        <w:div w:id="785153571">
          <w:marLeft w:val="0"/>
          <w:marRight w:val="0"/>
          <w:marTop w:val="0"/>
          <w:marBottom w:val="0"/>
          <w:divBdr>
            <w:top w:val="none" w:sz="0" w:space="0" w:color="auto"/>
            <w:left w:val="none" w:sz="0" w:space="0" w:color="auto"/>
            <w:bottom w:val="none" w:sz="0" w:space="0" w:color="auto"/>
            <w:right w:val="none" w:sz="0" w:space="0" w:color="auto"/>
          </w:divBdr>
          <w:divsChild>
            <w:div w:id="174156879">
              <w:marLeft w:val="0"/>
              <w:marRight w:val="0"/>
              <w:marTop w:val="0"/>
              <w:marBottom w:val="0"/>
              <w:divBdr>
                <w:top w:val="none" w:sz="0" w:space="0" w:color="auto"/>
                <w:left w:val="none" w:sz="0" w:space="0" w:color="auto"/>
                <w:bottom w:val="none" w:sz="0" w:space="0" w:color="auto"/>
                <w:right w:val="none" w:sz="0" w:space="0" w:color="auto"/>
              </w:divBdr>
              <w:divsChild>
                <w:div w:id="1422214923">
                  <w:marLeft w:val="0"/>
                  <w:marRight w:val="0"/>
                  <w:marTop w:val="0"/>
                  <w:marBottom w:val="0"/>
                  <w:divBdr>
                    <w:top w:val="none" w:sz="0" w:space="0" w:color="auto"/>
                    <w:left w:val="none" w:sz="0" w:space="0" w:color="auto"/>
                    <w:bottom w:val="none" w:sz="0" w:space="0" w:color="auto"/>
                    <w:right w:val="none" w:sz="0" w:space="0" w:color="auto"/>
                  </w:divBdr>
                  <w:divsChild>
                    <w:div w:id="3496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14185">
      <w:bodyDiv w:val="1"/>
      <w:marLeft w:val="0"/>
      <w:marRight w:val="0"/>
      <w:marTop w:val="0"/>
      <w:marBottom w:val="0"/>
      <w:divBdr>
        <w:top w:val="none" w:sz="0" w:space="0" w:color="auto"/>
        <w:left w:val="none" w:sz="0" w:space="0" w:color="auto"/>
        <w:bottom w:val="none" w:sz="0" w:space="0" w:color="auto"/>
        <w:right w:val="none" w:sz="0" w:space="0" w:color="auto"/>
      </w:divBdr>
      <w:divsChild>
        <w:div w:id="1019310349">
          <w:marLeft w:val="0"/>
          <w:marRight w:val="0"/>
          <w:marTop w:val="0"/>
          <w:marBottom w:val="0"/>
          <w:divBdr>
            <w:top w:val="none" w:sz="0" w:space="0" w:color="auto"/>
            <w:left w:val="none" w:sz="0" w:space="0" w:color="auto"/>
            <w:bottom w:val="none" w:sz="0" w:space="0" w:color="auto"/>
            <w:right w:val="none" w:sz="0" w:space="0" w:color="auto"/>
          </w:divBdr>
          <w:divsChild>
            <w:div w:id="1017392803">
              <w:marLeft w:val="0"/>
              <w:marRight w:val="0"/>
              <w:marTop w:val="0"/>
              <w:marBottom w:val="0"/>
              <w:divBdr>
                <w:top w:val="none" w:sz="0" w:space="0" w:color="auto"/>
                <w:left w:val="none" w:sz="0" w:space="0" w:color="auto"/>
                <w:bottom w:val="none" w:sz="0" w:space="0" w:color="auto"/>
                <w:right w:val="none" w:sz="0" w:space="0" w:color="auto"/>
              </w:divBdr>
              <w:divsChild>
                <w:div w:id="13336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8929">
      <w:bodyDiv w:val="1"/>
      <w:marLeft w:val="0"/>
      <w:marRight w:val="0"/>
      <w:marTop w:val="0"/>
      <w:marBottom w:val="0"/>
      <w:divBdr>
        <w:top w:val="none" w:sz="0" w:space="0" w:color="auto"/>
        <w:left w:val="none" w:sz="0" w:space="0" w:color="auto"/>
        <w:bottom w:val="none" w:sz="0" w:space="0" w:color="auto"/>
        <w:right w:val="none" w:sz="0" w:space="0" w:color="auto"/>
      </w:divBdr>
      <w:divsChild>
        <w:div w:id="296374756">
          <w:marLeft w:val="0"/>
          <w:marRight w:val="0"/>
          <w:marTop w:val="0"/>
          <w:marBottom w:val="0"/>
          <w:divBdr>
            <w:top w:val="none" w:sz="0" w:space="0" w:color="auto"/>
            <w:left w:val="none" w:sz="0" w:space="0" w:color="auto"/>
            <w:bottom w:val="none" w:sz="0" w:space="0" w:color="auto"/>
            <w:right w:val="none" w:sz="0" w:space="0" w:color="auto"/>
          </w:divBdr>
          <w:divsChild>
            <w:div w:id="1918131644">
              <w:marLeft w:val="0"/>
              <w:marRight w:val="0"/>
              <w:marTop w:val="0"/>
              <w:marBottom w:val="0"/>
              <w:divBdr>
                <w:top w:val="none" w:sz="0" w:space="0" w:color="auto"/>
                <w:left w:val="none" w:sz="0" w:space="0" w:color="auto"/>
                <w:bottom w:val="none" w:sz="0" w:space="0" w:color="auto"/>
                <w:right w:val="none" w:sz="0" w:space="0" w:color="auto"/>
              </w:divBdr>
              <w:divsChild>
                <w:div w:id="13912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64280">
      <w:bodyDiv w:val="1"/>
      <w:marLeft w:val="0"/>
      <w:marRight w:val="0"/>
      <w:marTop w:val="0"/>
      <w:marBottom w:val="0"/>
      <w:divBdr>
        <w:top w:val="none" w:sz="0" w:space="0" w:color="auto"/>
        <w:left w:val="none" w:sz="0" w:space="0" w:color="auto"/>
        <w:bottom w:val="none" w:sz="0" w:space="0" w:color="auto"/>
        <w:right w:val="none" w:sz="0" w:space="0" w:color="auto"/>
      </w:divBdr>
      <w:divsChild>
        <w:div w:id="1518273317">
          <w:marLeft w:val="0"/>
          <w:marRight w:val="0"/>
          <w:marTop w:val="0"/>
          <w:marBottom w:val="0"/>
          <w:divBdr>
            <w:top w:val="none" w:sz="0" w:space="0" w:color="auto"/>
            <w:left w:val="none" w:sz="0" w:space="0" w:color="auto"/>
            <w:bottom w:val="none" w:sz="0" w:space="0" w:color="auto"/>
            <w:right w:val="none" w:sz="0" w:space="0" w:color="auto"/>
          </w:divBdr>
          <w:divsChild>
            <w:div w:id="1655600539">
              <w:marLeft w:val="0"/>
              <w:marRight w:val="0"/>
              <w:marTop w:val="0"/>
              <w:marBottom w:val="0"/>
              <w:divBdr>
                <w:top w:val="none" w:sz="0" w:space="0" w:color="auto"/>
                <w:left w:val="none" w:sz="0" w:space="0" w:color="auto"/>
                <w:bottom w:val="none" w:sz="0" w:space="0" w:color="auto"/>
                <w:right w:val="none" w:sz="0" w:space="0" w:color="auto"/>
              </w:divBdr>
              <w:divsChild>
                <w:div w:id="12918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58328">
      <w:bodyDiv w:val="1"/>
      <w:marLeft w:val="0"/>
      <w:marRight w:val="0"/>
      <w:marTop w:val="0"/>
      <w:marBottom w:val="0"/>
      <w:divBdr>
        <w:top w:val="none" w:sz="0" w:space="0" w:color="auto"/>
        <w:left w:val="none" w:sz="0" w:space="0" w:color="auto"/>
        <w:bottom w:val="none" w:sz="0" w:space="0" w:color="auto"/>
        <w:right w:val="none" w:sz="0" w:space="0" w:color="auto"/>
      </w:divBdr>
    </w:div>
    <w:div w:id="1023091464">
      <w:bodyDiv w:val="1"/>
      <w:marLeft w:val="0"/>
      <w:marRight w:val="0"/>
      <w:marTop w:val="0"/>
      <w:marBottom w:val="0"/>
      <w:divBdr>
        <w:top w:val="none" w:sz="0" w:space="0" w:color="auto"/>
        <w:left w:val="none" w:sz="0" w:space="0" w:color="auto"/>
        <w:bottom w:val="none" w:sz="0" w:space="0" w:color="auto"/>
        <w:right w:val="none" w:sz="0" w:space="0" w:color="auto"/>
      </w:divBdr>
    </w:div>
    <w:div w:id="1030256773">
      <w:bodyDiv w:val="1"/>
      <w:marLeft w:val="0"/>
      <w:marRight w:val="0"/>
      <w:marTop w:val="0"/>
      <w:marBottom w:val="0"/>
      <w:divBdr>
        <w:top w:val="none" w:sz="0" w:space="0" w:color="auto"/>
        <w:left w:val="none" w:sz="0" w:space="0" w:color="auto"/>
        <w:bottom w:val="none" w:sz="0" w:space="0" w:color="auto"/>
        <w:right w:val="none" w:sz="0" w:space="0" w:color="auto"/>
      </w:divBdr>
      <w:divsChild>
        <w:div w:id="416949739">
          <w:marLeft w:val="0"/>
          <w:marRight w:val="0"/>
          <w:marTop w:val="0"/>
          <w:marBottom w:val="0"/>
          <w:divBdr>
            <w:top w:val="none" w:sz="0" w:space="0" w:color="auto"/>
            <w:left w:val="none" w:sz="0" w:space="0" w:color="auto"/>
            <w:bottom w:val="none" w:sz="0" w:space="0" w:color="auto"/>
            <w:right w:val="none" w:sz="0" w:space="0" w:color="auto"/>
          </w:divBdr>
          <w:divsChild>
            <w:div w:id="962463815">
              <w:marLeft w:val="0"/>
              <w:marRight w:val="0"/>
              <w:marTop w:val="0"/>
              <w:marBottom w:val="0"/>
              <w:divBdr>
                <w:top w:val="none" w:sz="0" w:space="0" w:color="auto"/>
                <w:left w:val="none" w:sz="0" w:space="0" w:color="auto"/>
                <w:bottom w:val="none" w:sz="0" w:space="0" w:color="auto"/>
                <w:right w:val="none" w:sz="0" w:space="0" w:color="auto"/>
              </w:divBdr>
              <w:divsChild>
                <w:div w:id="19046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12655">
      <w:bodyDiv w:val="1"/>
      <w:marLeft w:val="0"/>
      <w:marRight w:val="0"/>
      <w:marTop w:val="0"/>
      <w:marBottom w:val="0"/>
      <w:divBdr>
        <w:top w:val="none" w:sz="0" w:space="0" w:color="auto"/>
        <w:left w:val="none" w:sz="0" w:space="0" w:color="auto"/>
        <w:bottom w:val="none" w:sz="0" w:space="0" w:color="auto"/>
        <w:right w:val="none" w:sz="0" w:space="0" w:color="auto"/>
      </w:divBdr>
      <w:divsChild>
        <w:div w:id="1025135710">
          <w:marLeft w:val="0"/>
          <w:marRight w:val="0"/>
          <w:marTop w:val="0"/>
          <w:marBottom w:val="0"/>
          <w:divBdr>
            <w:top w:val="none" w:sz="0" w:space="0" w:color="auto"/>
            <w:left w:val="none" w:sz="0" w:space="0" w:color="auto"/>
            <w:bottom w:val="none" w:sz="0" w:space="0" w:color="auto"/>
            <w:right w:val="none" w:sz="0" w:space="0" w:color="auto"/>
          </w:divBdr>
          <w:divsChild>
            <w:div w:id="1316494743">
              <w:marLeft w:val="0"/>
              <w:marRight w:val="0"/>
              <w:marTop w:val="0"/>
              <w:marBottom w:val="0"/>
              <w:divBdr>
                <w:top w:val="none" w:sz="0" w:space="0" w:color="auto"/>
                <w:left w:val="none" w:sz="0" w:space="0" w:color="auto"/>
                <w:bottom w:val="none" w:sz="0" w:space="0" w:color="auto"/>
                <w:right w:val="none" w:sz="0" w:space="0" w:color="auto"/>
              </w:divBdr>
              <w:divsChild>
                <w:div w:id="9124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01217">
      <w:bodyDiv w:val="1"/>
      <w:marLeft w:val="0"/>
      <w:marRight w:val="0"/>
      <w:marTop w:val="0"/>
      <w:marBottom w:val="0"/>
      <w:divBdr>
        <w:top w:val="none" w:sz="0" w:space="0" w:color="auto"/>
        <w:left w:val="none" w:sz="0" w:space="0" w:color="auto"/>
        <w:bottom w:val="none" w:sz="0" w:space="0" w:color="auto"/>
        <w:right w:val="none" w:sz="0" w:space="0" w:color="auto"/>
      </w:divBdr>
      <w:divsChild>
        <w:div w:id="284389842">
          <w:marLeft w:val="0"/>
          <w:marRight w:val="0"/>
          <w:marTop w:val="0"/>
          <w:marBottom w:val="0"/>
          <w:divBdr>
            <w:top w:val="none" w:sz="0" w:space="0" w:color="auto"/>
            <w:left w:val="none" w:sz="0" w:space="0" w:color="auto"/>
            <w:bottom w:val="none" w:sz="0" w:space="0" w:color="auto"/>
            <w:right w:val="none" w:sz="0" w:space="0" w:color="auto"/>
          </w:divBdr>
          <w:divsChild>
            <w:div w:id="1641113157">
              <w:marLeft w:val="0"/>
              <w:marRight w:val="0"/>
              <w:marTop w:val="0"/>
              <w:marBottom w:val="0"/>
              <w:divBdr>
                <w:top w:val="none" w:sz="0" w:space="0" w:color="auto"/>
                <w:left w:val="none" w:sz="0" w:space="0" w:color="auto"/>
                <w:bottom w:val="none" w:sz="0" w:space="0" w:color="auto"/>
                <w:right w:val="none" w:sz="0" w:space="0" w:color="auto"/>
              </w:divBdr>
              <w:divsChild>
                <w:div w:id="20076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25871">
      <w:bodyDiv w:val="1"/>
      <w:marLeft w:val="0"/>
      <w:marRight w:val="0"/>
      <w:marTop w:val="0"/>
      <w:marBottom w:val="0"/>
      <w:divBdr>
        <w:top w:val="none" w:sz="0" w:space="0" w:color="auto"/>
        <w:left w:val="none" w:sz="0" w:space="0" w:color="auto"/>
        <w:bottom w:val="none" w:sz="0" w:space="0" w:color="auto"/>
        <w:right w:val="none" w:sz="0" w:space="0" w:color="auto"/>
      </w:divBdr>
      <w:divsChild>
        <w:div w:id="1409158366">
          <w:marLeft w:val="0"/>
          <w:marRight w:val="0"/>
          <w:marTop w:val="0"/>
          <w:marBottom w:val="0"/>
          <w:divBdr>
            <w:top w:val="none" w:sz="0" w:space="0" w:color="auto"/>
            <w:left w:val="none" w:sz="0" w:space="0" w:color="auto"/>
            <w:bottom w:val="none" w:sz="0" w:space="0" w:color="auto"/>
            <w:right w:val="none" w:sz="0" w:space="0" w:color="auto"/>
          </w:divBdr>
          <w:divsChild>
            <w:div w:id="571086875">
              <w:marLeft w:val="0"/>
              <w:marRight w:val="0"/>
              <w:marTop w:val="0"/>
              <w:marBottom w:val="0"/>
              <w:divBdr>
                <w:top w:val="none" w:sz="0" w:space="0" w:color="auto"/>
                <w:left w:val="none" w:sz="0" w:space="0" w:color="auto"/>
                <w:bottom w:val="none" w:sz="0" w:space="0" w:color="auto"/>
                <w:right w:val="none" w:sz="0" w:space="0" w:color="auto"/>
              </w:divBdr>
              <w:divsChild>
                <w:div w:id="984626404">
                  <w:marLeft w:val="0"/>
                  <w:marRight w:val="0"/>
                  <w:marTop w:val="0"/>
                  <w:marBottom w:val="0"/>
                  <w:divBdr>
                    <w:top w:val="none" w:sz="0" w:space="0" w:color="auto"/>
                    <w:left w:val="none" w:sz="0" w:space="0" w:color="auto"/>
                    <w:bottom w:val="none" w:sz="0" w:space="0" w:color="auto"/>
                    <w:right w:val="none" w:sz="0" w:space="0" w:color="auto"/>
                  </w:divBdr>
                  <w:divsChild>
                    <w:div w:id="13088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94685">
      <w:bodyDiv w:val="1"/>
      <w:marLeft w:val="0"/>
      <w:marRight w:val="0"/>
      <w:marTop w:val="0"/>
      <w:marBottom w:val="0"/>
      <w:divBdr>
        <w:top w:val="none" w:sz="0" w:space="0" w:color="auto"/>
        <w:left w:val="none" w:sz="0" w:space="0" w:color="auto"/>
        <w:bottom w:val="none" w:sz="0" w:space="0" w:color="auto"/>
        <w:right w:val="none" w:sz="0" w:space="0" w:color="auto"/>
      </w:divBdr>
      <w:divsChild>
        <w:div w:id="2132743545">
          <w:marLeft w:val="0"/>
          <w:marRight w:val="0"/>
          <w:marTop w:val="0"/>
          <w:marBottom w:val="0"/>
          <w:divBdr>
            <w:top w:val="none" w:sz="0" w:space="0" w:color="auto"/>
            <w:left w:val="none" w:sz="0" w:space="0" w:color="auto"/>
            <w:bottom w:val="none" w:sz="0" w:space="0" w:color="auto"/>
            <w:right w:val="none" w:sz="0" w:space="0" w:color="auto"/>
          </w:divBdr>
          <w:divsChild>
            <w:div w:id="1925063215">
              <w:marLeft w:val="0"/>
              <w:marRight w:val="0"/>
              <w:marTop w:val="0"/>
              <w:marBottom w:val="0"/>
              <w:divBdr>
                <w:top w:val="none" w:sz="0" w:space="0" w:color="auto"/>
                <w:left w:val="none" w:sz="0" w:space="0" w:color="auto"/>
                <w:bottom w:val="none" w:sz="0" w:space="0" w:color="auto"/>
                <w:right w:val="none" w:sz="0" w:space="0" w:color="auto"/>
              </w:divBdr>
              <w:divsChild>
                <w:div w:id="14372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4258">
      <w:bodyDiv w:val="1"/>
      <w:marLeft w:val="0"/>
      <w:marRight w:val="0"/>
      <w:marTop w:val="0"/>
      <w:marBottom w:val="0"/>
      <w:divBdr>
        <w:top w:val="none" w:sz="0" w:space="0" w:color="auto"/>
        <w:left w:val="none" w:sz="0" w:space="0" w:color="auto"/>
        <w:bottom w:val="none" w:sz="0" w:space="0" w:color="auto"/>
        <w:right w:val="none" w:sz="0" w:space="0" w:color="auto"/>
      </w:divBdr>
      <w:divsChild>
        <w:div w:id="1750880787">
          <w:marLeft w:val="0"/>
          <w:marRight w:val="0"/>
          <w:marTop w:val="0"/>
          <w:marBottom w:val="0"/>
          <w:divBdr>
            <w:top w:val="none" w:sz="0" w:space="0" w:color="auto"/>
            <w:left w:val="none" w:sz="0" w:space="0" w:color="auto"/>
            <w:bottom w:val="none" w:sz="0" w:space="0" w:color="auto"/>
            <w:right w:val="none" w:sz="0" w:space="0" w:color="auto"/>
          </w:divBdr>
          <w:divsChild>
            <w:div w:id="985820594">
              <w:marLeft w:val="0"/>
              <w:marRight w:val="0"/>
              <w:marTop w:val="0"/>
              <w:marBottom w:val="0"/>
              <w:divBdr>
                <w:top w:val="none" w:sz="0" w:space="0" w:color="auto"/>
                <w:left w:val="none" w:sz="0" w:space="0" w:color="auto"/>
                <w:bottom w:val="none" w:sz="0" w:space="0" w:color="auto"/>
                <w:right w:val="none" w:sz="0" w:space="0" w:color="auto"/>
              </w:divBdr>
              <w:divsChild>
                <w:div w:id="14526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4727">
      <w:bodyDiv w:val="1"/>
      <w:marLeft w:val="0"/>
      <w:marRight w:val="0"/>
      <w:marTop w:val="0"/>
      <w:marBottom w:val="0"/>
      <w:divBdr>
        <w:top w:val="none" w:sz="0" w:space="0" w:color="auto"/>
        <w:left w:val="none" w:sz="0" w:space="0" w:color="auto"/>
        <w:bottom w:val="none" w:sz="0" w:space="0" w:color="auto"/>
        <w:right w:val="none" w:sz="0" w:space="0" w:color="auto"/>
      </w:divBdr>
      <w:divsChild>
        <w:div w:id="1007748481">
          <w:marLeft w:val="0"/>
          <w:marRight w:val="0"/>
          <w:marTop w:val="0"/>
          <w:marBottom w:val="0"/>
          <w:divBdr>
            <w:top w:val="none" w:sz="0" w:space="0" w:color="auto"/>
            <w:left w:val="none" w:sz="0" w:space="0" w:color="auto"/>
            <w:bottom w:val="none" w:sz="0" w:space="0" w:color="auto"/>
            <w:right w:val="none" w:sz="0" w:space="0" w:color="auto"/>
          </w:divBdr>
          <w:divsChild>
            <w:div w:id="1006056923">
              <w:marLeft w:val="0"/>
              <w:marRight w:val="0"/>
              <w:marTop w:val="0"/>
              <w:marBottom w:val="0"/>
              <w:divBdr>
                <w:top w:val="none" w:sz="0" w:space="0" w:color="auto"/>
                <w:left w:val="none" w:sz="0" w:space="0" w:color="auto"/>
                <w:bottom w:val="none" w:sz="0" w:space="0" w:color="auto"/>
                <w:right w:val="none" w:sz="0" w:space="0" w:color="auto"/>
              </w:divBdr>
              <w:divsChild>
                <w:div w:id="1556970503">
                  <w:marLeft w:val="0"/>
                  <w:marRight w:val="0"/>
                  <w:marTop w:val="0"/>
                  <w:marBottom w:val="0"/>
                  <w:divBdr>
                    <w:top w:val="none" w:sz="0" w:space="0" w:color="auto"/>
                    <w:left w:val="none" w:sz="0" w:space="0" w:color="auto"/>
                    <w:bottom w:val="none" w:sz="0" w:space="0" w:color="auto"/>
                    <w:right w:val="none" w:sz="0" w:space="0" w:color="auto"/>
                  </w:divBdr>
                  <w:divsChild>
                    <w:div w:id="2922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89210">
      <w:bodyDiv w:val="1"/>
      <w:marLeft w:val="0"/>
      <w:marRight w:val="0"/>
      <w:marTop w:val="0"/>
      <w:marBottom w:val="0"/>
      <w:divBdr>
        <w:top w:val="none" w:sz="0" w:space="0" w:color="auto"/>
        <w:left w:val="none" w:sz="0" w:space="0" w:color="auto"/>
        <w:bottom w:val="none" w:sz="0" w:space="0" w:color="auto"/>
        <w:right w:val="none" w:sz="0" w:space="0" w:color="auto"/>
      </w:divBdr>
      <w:divsChild>
        <w:div w:id="1846507830">
          <w:marLeft w:val="0"/>
          <w:marRight w:val="0"/>
          <w:marTop w:val="0"/>
          <w:marBottom w:val="0"/>
          <w:divBdr>
            <w:top w:val="none" w:sz="0" w:space="0" w:color="auto"/>
            <w:left w:val="none" w:sz="0" w:space="0" w:color="auto"/>
            <w:bottom w:val="none" w:sz="0" w:space="0" w:color="auto"/>
            <w:right w:val="none" w:sz="0" w:space="0" w:color="auto"/>
          </w:divBdr>
          <w:divsChild>
            <w:div w:id="938411662">
              <w:marLeft w:val="0"/>
              <w:marRight w:val="0"/>
              <w:marTop w:val="0"/>
              <w:marBottom w:val="0"/>
              <w:divBdr>
                <w:top w:val="none" w:sz="0" w:space="0" w:color="auto"/>
                <w:left w:val="none" w:sz="0" w:space="0" w:color="auto"/>
                <w:bottom w:val="none" w:sz="0" w:space="0" w:color="auto"/>
                <w:right w:val="none" w:sz="0" w:space="0" w:color="auto"/>
              </w:divBdr>
              <w:divsChild>
                <w:div w:id="18125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5617">
      <w:bodyDiv w:val="1"/>
      <w:marLeft w:val="0"/>
      <w:marRight w:val="0"/>
      <w:marTop w:val="0"/>
      <w:marBottom w:val="0"/>
      <w:divBdr>
        <w:top w:val="none" w:sz="0" w:space="0" w:color="auto"/>
        <w:left w:val="none" w:sz="0" w:space="0" w:color="auto"/>
        <w:bottom w:val="none" w:sz="0" w:space="0" w:color="auto"/>
        <w:right w:val="none" w:sz="0" w:space="0" w:color="auto"/>
      </w:divBdr>
      <w:divsChild>
        <w:div w:id="1933082548">
          <w:marLeft w:val="0"/>
          <w:marRight w:val="0"/>
          <w:marTop w:val="0"/>
          <w:marBottom w:val="0"/>
          <w:divBdr>
            <w:top w:val="none" w:sz="0" w:space="0" w:color="auto"/>
            <w:left w:val="none" w:sz="0" w:space="0" w:color="auto"/>
            <w:bottom w:val="none" w:sz="0" w:space="0" w:color="auto"/>
            <w:right w:val="none" w:sz="0" w:space="0" w:color="auto"/>
          </w:divBdr>
          <w:divsChild>
            <w:div w:id="229776075">
              <w:marLeft w:val="0"/>
              <w:marRight w:val="0"/>
              <w:marTop w:val="0"/>
              <w:marBottom w:val="0"/>
              <w:divBdr>
                <w:top w:val="none" w:sz="0" w:space="0" w:color="auto"/>
                <w:left w:val="none" w:sz="0" w:space="0" w:color="auto"/>
                <w:bottom w:val="none" w:sz="0" w:space="0" w:color="auto"/>
                <w:right w:val="none" w:sz="0" w:space="0" w:color="auto"/>
              </w:divBdr>
              <w:divsChild>
                <w:div w:id="1166358419">
                  <w:marLeft w:val="0"/>
                  <w:marRight w:val="0"/>
                  <w:marTop w:val="0"/>
                  <w:marBottom w:val="0"/>
                  <w:divBdr>
                    <w:top w:val="none" w:sz="0" w:space="0" w:color="auto"/>
                    <w:left w:val="none" w:sz="0" w:space="0" w:color="auto"/>
                    <w:bottom w:val="none" w:sz="0" w:space="0" w:color="auto"/>
                    <w:right w:val="none" w:sz="0" w:space="0" w:color="auto"/>
                  </w:divBdr>
                  <w:divsChild>
                    <w:div w:id="5292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156104">
      <w:bodyDiv w:val="1"/>
      <w:marLeft w:val="0"/>
      <w:marRight w:val="0"/>
      <w:marTop w:val="0"/>
      <w:marBottom w:val="0"/>
      <w:divBdr>
        <w:top w:val="none" w:sz="0" w:space="0" w:color="auto"/>
        <w:left w:val="none" w:sz="0" w:space="0" w:color="auto"/>
        <w:bottom w:val="none" w:sz="0" w:space="0" w:color="auto"/>
        <w:right w:val="none" w:sz="0" w:space="0" w:color="auto"/>
      </w:divBdr>
      <w:divsChild>
        <w:div w:id="118189717">
          <w:marLeft w:val="0"/>
          <w:marRight w:val="0"/>
          <w:marTop w:val="0"/>
          <w:marBottom w:val="0"/>
          <w:divBdr>
            <w:top w:val="none" w:sz="0" w:space="0" w:color="auto"/>
            <w:left w:val="none" w:sz="0" w:space="0" w:color="auto"/>
            <w:bottom w:val="none" w:sz="0" w:space="0" w:color="auto"/>
            <w:right w:val="none" w:sz="0" w:space="0" w:color="auto"/>
          </w:divBdr>
          <w:divsChild>
            <w:div w:id="1205868139">
              <w:marLeft w:val="0"/>
              <w:marRight w:val="0"/>
              <w:marTop w:val="0"/>
              <w:marBottom w:val="0"/>
              <w:divBdr>
                <w:top w:val="none" w:sz="0" w:space="0" w:color="auto"/>
                <w:left w:val="none" w:sz="0" w:space="0" w:color="auto"/>
                <w:bottom w:val="none" w:sz="0" w:space="0" w:color="auto"/>
                <w:right w:val="none" w:sz="0" w:space="0" w:color="auto"/>
              </w:divBdr>
              <w:divsChild>
                <w:div w:id="1047148783">
                  <w:marLeft w:val="0"/>
                  <w:marRight w:val="0"/>
                  <w:marTop w:val="0"/>
                  <w:marBottom w:val="0"/>
                  <w:divBdr>
                    <w:top w:val="none" w:sz="0" w:space="0" w:color="auto"/>
                    <w:left w:val="none" w:sz="0" w:space="0" w:color="auto"/>
                    <w:bottom w:val="none" w:sz="0" w:space="0" w:color="auto"/>
                    <w:right w:val="none" w:sz="0" w:space="0" w:color="auto"/>
                  </w:divBdr>
                  <w:divsChild>
                    <w:div w:id="610087958">
                      <w:marLeft w:val="0"/>
                      <w:marRight w:val="0"/>
                      <w:marTop w:val="0"/>
                      <w:marBottom w:val="0"/>
                      <w:divBdr>
                        <w:top w:val="none" w:sz="0" w:space="0" w:color="auto"/>
                        <w:left w:val="none" w:sz="0" w:space="0" w:color="auto"/>
                        <w:bottom w:val="none" w:sz="0" w:space="0" w:color="auto"/>
                        <w:right w:val="none" w:sz="0" w:space="0" w:color="auto"/>
                      </w:divBdr>
                      <w:divsChild>
                        <w:div w:id="1731995568">
                          <w:marLeft w:val="0"/>
                          <w:marRight w:val="0"/>
                          <w:marTop w:val="0"/>
                          <w:marBottom w:val="0"/>
                          <w:divBdr>
                            <w:top w:val="none" w:sz="0" w:space="0" w:color="auto"/>
                            <w:left w:val="none" w:sz="0" w:space="0" w:color="auto"/>
                            <w:bottom w:val="none" w:sz="0" w:space="0" w:color="auto"/>
                            <w:right w:val="none" w:sz="0" w:space="0" w:color="auto"/>
                          </w:divBdr>
                          <w:divsChild>
                            <w:div w:id="59912408">
                              <w:marLeft w:val="0"/>
                              <w:marRight w:val="0"/>
                              <w:marTop w:val="0"/>
                              <w:marBottom w:val="0"/>
                              <w:divBdr>
                                <w:top w:val="none" w:sz="0" w:space="0" w:color="auto"/>
                                <w:left w:val="none" w:sz="0" w:space="0" w:color="auto"/>
                                <w:bottom w:val="none" w:sz="0" w:space="0" w:color="auto"/>
                                <w:right w:val="none" w:sz="0" w:space="0" w:color="auto"/>
                              </w:divBdr>
                              <w:divsChild>
                                <w:div w:id="173886479">
                                  <w:marLeft w:val="0"/>
                                  <w:marRight w:val="0"/>
                                  <w:marTop w:val="0"/>
                                  <w:marBottom w:val="0"/>
                                  <w:divBdr>
                                    <w:top w:val="none" w:sz="0" w:space="0" w:color="auto"/>
                                    <w:left w:val="none" w:sz="0" w:space="0" w:color="auto"/>
                                    <w:bottom w:val="none" w:sz="0" w:space="0" w:color="auto"/>
                                    <w:right w:val="none" w:sz="0" w:space="0" w:color="auto"/>
                                  </w:divBdr>
                                  <w:divsChild>
                                    <w:div w:id="353458316">
                                      <w:marLeft w:val="0"/>
                                      <w:marRight w:val="0"/>
                                      <w:marTop w:val="0"/>
                                      <w:marBottom w:val="0"/>
                                      <w:divBdr>
                                        <w:top w:val="none" w:sz="0" w:space="0" w:color="auto"/>
                                        <w:left w:val="none" w:sz="0" w:space="0" w:color="auto"/>
                                        <w:bottom w:val="none" w:sz="0" w:space="0" w:color="auto"/>
                                        <w:right w:val="none" w:sz="0" w:space="0" w:color="auto"/>
                                      </w:divBdr>
                                      <w:divsChild>
                                        <w:div w:id="1088580890">
                                          <w:marLeft w:val="0"/>
                                          <w:marRight w:val="0"/>
                                          <w:marTop w:val="0"/>
                                          <w:marBottom w:val="0"/>
                                          <w:divBdr>
                                            <w:top w:val="none" w:sz="0" w:space="0" w:color="auto"/>
                                            <w:left w:val="none" w:sz="0" w:space="0" w:color="auto"/>
                                            <w:bottom w:val="none" w:sz="0" w:space="0" w:color="auto"/>
                                            <w:right w:val="none" w:sz="0" w:space="0" w:color="auto"/>
                                          </w:divBdr>
                                          <w:divsChild>
                                            <w:div w:id="458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81078">
                                  <w:marLeft w:val="0"/>
                                  <w:marRight w:val="0"/>
                                  <w:marTop w:val="0"/>
                                  <w:marBottom w:val="0"/>
                                  <w:divBdr>
                                    <w:top w:val="none" w:sz="0" w:space="0" w:color="auto"/>
                                    <w:left w:val="none" w:sz="0" w:space="0" w:color="auto"/>
                                    <w:bottom w:val="none" w:sz="0" w:space="0" w:color="auto"/>
                                    <w:right w:val="none" w:sz="0" w:space="0" w:color="auto"/>
                                  </w:divBdr>
                                  <w:divsChild>
                                    <w:div w:id="252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157817">
          <w:marLeft w:val="0"/>
          <w:marRight w:val="0"/>
          <w:marTop w:val="0"/>
          <w:marBottom w:val="0"/>
          <w:divBdr>
            <w:top w:val="none" w:sz="0" w:space="0" w:color="auto"/>
            <w:left w:val="none" w:sz="0" w:space="0" w:color="auto"/>
            <w:bottom w:val="none" w:sz="0" w:space="0" w:color="auto"/>
            <w:right w:val="none" w:sz="0" w:space="0" w:color="auto"/>
          </w:divBdr>
          <w:divsChild>
            <w:div w:id="1848403788">
              <w:marLeft w:val="0"/>
              <w:marRight w:val="0"/>
              <w:marTop w:val="0"/>
              <w:marBottom w:val="0"/>
              <w:divBdr>
                <w:top w:val="none" w:sz="0" w:space="0" w:color="auto"/>
                <w:left w:val="none" w:sz="0" w:space="0" w:color="auto"/>
                <w:bottom w:val="none" w:sz="0" w:space="0" w:color="auto"/>
                <w:right w:val="none" w:sz="0" w:space="0" w:color="auto"/>
              </w:divBdr>
              <w:divsChild>
                <w:div w:id="1224634275">
                  <w:marLeft w:val="0"/>
                  <w:marRight w:val="0"/>
                  <w:marTop w:val="0"/>
                  <w:marBottom w:val="0"/>
                  <w:divBdr>
                    <w:top w:val="none" w:sz="0" w:space="0" w:color="auto"/>
                    <w:left w:val="none" w:sz="0" w:space="0" w:color="auto"/>
                    <w:bottom w:val="none" w:sz="0" w:space="0" w:color="auto"/>
                    <w:right w:val="none" w:sz="0" w:space="0" w:color="auto"/>
                  </w:divBdr>
                  <w:divsChild>
                    <w:div w:id="2038701533">
                      <w:marLeft w:val="0"/>
                      <w:marRight w:val="0"/>
                      <w:marTop w:val="0"/>
                      <w:marBottom w:val="0"/>
                      <w:divBdr>
                        <w:top w:val="none" w:sz="0" w:space="0" w:color="auto"/>
                        <w:left w:val="none" w:sz="0" w:space="0" w:color="auto"/>
                        <w:bottom w:val="none" w:sz="0" w:space="0" w:color="auto"/>
                        <w:right w:val="none" w:sz="0" w:space="0" w:color="auto"/>
                      </w:divBdr>
                      <w:divsChild>
                        <w:div w:id="1562711541">
                          <w:marLeft w:val="0"/>
                          <w:marRight w:val="0"/>
                          <w:marTop w:val="0"/>
                          <w:marBottom w:val="0"/>
                          <w:divBdr>
                            <w:top w:val="none" w:sz="0" w:space="0" w:color="auto"/>
                            <w:left w:val="none" w:sz="0" w:space="0" w:color="auto"/>
                            <w:bottom w:val="none" w:sz="0" w:space="0" w:color="auto"/>
                            <w:right w:val="none" w:sz="0" w:space="0" w:color="auto"/>
                          </w:divBdr>
                          <w:divsChild>
                            <w:div w:id="802498622">
                              <w:marLeft w:val="0"/>
                              <w:marRight w:val="0"/>
                              <w:marTop w:val="0"/>
                              <w:marBottom w:val="0"/>
                              <w:divBdr>
                                <w:top w:val="none" w:sz="0" w:space="0" w:color="auto"/>
                                <w:left w:val="none" w:sz="0" w:space="0" w:color="auto"/>
                                <w:bottom w:val="none" w:sz="0" w:space="0" w:color="auto"/>
                                <w:right w:val="none" w:sz="0" w:space="0" w:color="auto"/>
                              </w:divBdr>
                              <w:divsChild>
                                <w:div w:id="1399131438">
                                  <w:marLeft w:val="0"/>
                                  <w:marRight w:val="0"/>
                                  <w:marTop w:val="0"/>
                                  <w:marBottom w:val="0"/>
                                  <w:divBdr>
                                    <w:top w:val="none" w:sz="0" w:space="0" w:color="auto"/>
                                    <w:left w:val="none" w:sz="0" w:space="0" w:color="auto"/>
                                    <w:bottom w:val="none" w:sz="0" w:space="0" w:color="auto"/>
                                    <w:right w:val="none" w:sz="0" w:space="0" w:color="auto"/>
                                  </w:divBdr>
                                  <w:divsChild>
                                    <w:div w:id="1845897438">
                                      <w:marLeft w:val="0"/>
                                      <w:marRight w:val="0"/>
                                      <w:marTop w:val="0"/>
                                      <w:marBottom w:val="0"/>
                                      <w:divBdr>
                                        <w:top w:val="none" w:sz="0" w:space="0" w:color="auto"/>
                                        <w:left w:val="none" w:sz="0" w:space="0" w:color="auto"/>
                                        <w:bottom w:val="none" w:sz="0" w:space="0" w:color="auto"/>
                                        <w:right w:val="none" w:sz="0" w:space="0" w:color="auto"/>
                                      </w:divBdr>
                                      <w:divsChild>
                                        <w:div w:id="1351494532">
                                          <w:marLeft w:val="0"/>
                                          <w:marRight w:val="0"/>
                                          <w:marTop w:val="0"/>
                                          <w:marBottom w:val="0"/>
                                          <w:divBdr>
                                            <w:top w:val="none" w:sz="0" w:space="0" w:color="auto"/>
                                            <w:left w:val="none" w:sz="0" w:space="0" w:color="auto"/>
                                            <w:bottom w:val="none" w:sz="0" w:space="0" w:color="auto"/>
                                            <w:right w:val="none" w:sz="0" w:space="0" w:color="auto"/>
                                          </w:divBdr>
                                          <w:divsChild>
                                            <w:div w:id="494225382">
                                              <w:marLeft w:val="0"/>
                                              <w:marRight w:val="0"/>
                                              <w:marTop w:val="0"/>
                                              <w:marBottom w:val="0"/>
                                              <w:divBdr>
                                                <w:top w:val="none" w:sz="0" w:space="0" w:color="auto"/>
                                                <w:left w:val="none" w:sz="0" w:space="0" w:color="auto"/>
                                                <w:bottom w:val="none" w:sz="0" w:space="0" w:color="auto"/>
                                                <w:right w:val="none" w:sz="0" w:space="0" w:color="auto"/>
                                              </w:divBdr>
                                              <w:divsChild>
                                                <w:div w:id="16221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720511">
      <w:bodyDiv w:val="1"/>
      <w:marLeft w:val="0"/>
      <w:marRight w:val="0"/>
      <w:marTop w:val="0"/>
      <w:marBottom w:val="0"/>
      <w:divBdr>
        <w:top w:val="none" w:sz="0" w:space="0" w:color="auto"/>
        <w:left w:val="none" w:sz="0" w:space="0" w:color="auto"/>
        <w:bottom w:val="none" w:sz="0" w:space="0" w:color="auto"/>
        <w:right w:val="none" w:sz="0" w:space="0" w:color="auto"/>
      </w:divBdr>
      <w:divsChild>
        <w:div w:id="1725592716">
          <w:marLeft w:val="0"/>
          <w:marRight w:val="0"/>
          <w:marTop w:val="0"/>
          <w:marBottom w:val="0"/>
          <w:divBdr>
            <w:top w:val="none" w:sz="0" w:space="0" w:color="auto"/>
            <w:left w:val="none" w:sz="0" w:space="0" w:color="auto"/>
            <w:bottom w:val="none" w:sz="0" w:space="0" w:color="auto"/>
            <w:right w:val="none" w:sz="0" w:space="0" w:color="auto"/>
          </w:divBdr>
          <w:divsChild>
            <w:div w:id="18769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87337">
      <w:bodyDiv w:val="1"/>
      <w:marLeft w:val="0"/>
      <w:marRight w:val="0"/>
      <w:marTop w:val="0"/>
      <w:marBottom w:val="0"/>
      <w:divBdr>
        <w:top w:val="none" w:sz="0" w:space="0" w:color="auto"/>
        <w:left w:val="none" w:sz="0" w:space="0" w:color="auto"/>
        <w:bottom w:val="none" w:sz="0" w:space="0" w:color="auto"/>
        <w:right w:val="none" w:sz="0" w:space="0" w:color="auto"/>
      </w:divBdr>
      <w:divsChild>
        <w:div w:id="735474694">
          <w:marLeft w:val="0"/>
          <w:marRight w:val="0"/>
          <w:marTop w:val="0"/>
          <w:marBottom w:val="0"/>
          <w:divBdr>
            <w:top w:val="none" w:sz="0" w:space="0" w:color="auto"/>
            <w:left w:val="none" w:sz="0" w:space="0" w:color="auto"/>
            <w:bottom w:val="none" w:sz="0" w:space="0" w:color="auto"/>
            <w:right w:val="none" w:sz="0" w:space="0" w:color="auto"/>
          </w:divBdr>
          <w:divsChild>
            <w:div w:id="590821661">
              <w:marLeft w:val="0"/>
              <w:marRight w:val="0"/>
              <w:marTop w:val="0"/>
              <w:marBottom w:val="0"/>
              <w:divBdr>
                <w:top w:val="none" w:sz="0" w:space="0" w:color="auto"/>
                <w:left w:val="none" w:sz="0" w:space="0" w:color="auto"/>
                <w:bottom w:val="none" w:sz="0" w:space="0" w:color="auto"/>
                <w:right w:val="none" w:sz="0" w:space="0" w:color="auto"/>
              </w:divBdr>
              <w:divsChild>
                <w:div w:id="2139182957">
                  <w:marLeft w:val="0"/>
                  <w:marRight w:val="0"/>
                  <w:marTop w:val="0"/>
                  <w:marBottom w:val="0"/>
                  <w:divBdr>
                    <w:top w:val="none" w:sz="0" w:space="0" w:color="auto"/>
                    <w:left w:val="none" w:sz="0" w:space="0" w:color="auto"/>
                    <w:bottom w:val="none" w:sz="0" w:space="0" w:color="auto"/>
                    <w:right w:val="none" w:sz="0" w:space="0" w:color="auto"/>
                  </w:divBdr>
                  <w:divsChild>
                    <w:div w:id="8593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739736">
      <w:bodyDiv w:val="1"/>
      <w:marLeft w:val="0"/>
      <w:marRight w:val="0"/>
      <w:marTop w:val="0"/>
      <w:marBottom w:val="0"/>
      <w:divBdr>
        <w:top w:val="none" w:sz="0" w:space="0" w:color="auto"/>
        <w:left w:val="none" w:sz="0" w:space="0" w:color="auto"/>
        <w:bottom w:val="none" w:sz="0" w:space="0" w:color="auto"/>
        <w:right w:val="none" w:sz="0" w:space="0" w:color="auto"/>
      </w:divBdr>
      <w:divsChild>
        <w:div w:id="177044450">
          <w:marLeft w:val="0"/>
          <w:marRight w:val="0"/>
          <w:marTop w:val="0"/>
          <w:marBottom w:val="0"/>
          <w:divBdr>
            <w:top w:val="none" w:sz="0" w:space="0" w:color="auto"/>
            <w:left w:val="none" w:sz="0" w:space="0" w:color="auto"/>
            <w:bottom w:val="none" w:sz="0" w:space="0" w:color="auto"/>
            <w:right w:val="none" w:sz="0" w:space="0" w:color="auto"/>
          </w:divBdr>
          <w:divsChild>
            <w:div w:id="50351880">
              <w:marLeft w:val="0"/>
              <w:marRight w:val="0"/>
              <w:marTop w:val="0"/>
              <w:marBottom w:val="0"/>
              <w:divBdr>
                <w:top w:val="none" w:sz="0" w:space="0" w:color="auto"/>
                <w:left w:val="none" w:sz="0" w:space="0" w:color="auto"/>
                <w:bottom w:val="none" w:sz="0" w:space="0" w:color="auto"/>
                <w:right w:val="none" w:sz="0" w:space="0" w:color="auto"/>
              </w:divBdr>
              <w:divsChild>
                <w:div w:id="2512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13156">
      <w:bodyDiv w:val="1"/>
      <w:marLeft w:val="0"/>
      <w:marRight w:val="0"/>
      <w:marTop w:val="0"/>
      <w:marBottom w:val="0"/>
      <w:divBdr>
        <w:top w:val="none" w:sz="0" w:space="0" w:color="auto"/>
        <w:left w:val="none" w:sz="0" w:space="0" w:color="auto"/>
        <w:bottom w:val="none" w:sz="0" w:space="0" w:color="auto"/>
        <w:right w:val="none" w:sz="0" w:space="0" w:color="auto"/>
      </w:divBdr>
    </w:div>
    <w:div w:id="1126238835">
      <w:bodyDiv w:val="1"/>
      <w:marLeft w:val="0"/>
      <w:marRight w:val="0"/>
      <w:marTop w:val="0"/>
      <w:marBottom w:val="0"/>
      <w:divBdr>
        <w:top w:val="none" w:sz="0" w:space="0" w:color="auto"/>
        <w:left w:val="none" w:sz="0" w:space="0" w:color="auto"/>
        <w:bottom w:val="none" w:sz="0" w:space="0" w:color="auto"/>
        <w:right w:val="none" w:sz="0" w:space="0" w:color="auto"/>
      </w:divBdr>
      <w:divsChild>
        <w:div w:id="1445728659">
          <w:marLeft w:val="0"/>
          <w:marRight w:val="0"/>
          <w:marTop w:val="0"/>
          <w:marBottom w:val="0"/>
          <w:divBdr>
            <w:top w:val="none" w:sz="0" w:space="0" w:color="auto"/>
            <w:left w:val="none" w:sz="0" w:space="0" w:color="auto"/>
            <w:bottom w:val="none" w:sz="0" w:space="0" w:color="auto"/>
            <w:right w:val="none" w:sz="0" w:space="0" w:color="auto"/>
          </w:divBdr>
          <w:divsChild>
            <w:div w:id="355422015">
              <w:marLeft w:val="0"/>
              <w:marRight w:val="0"/>
              <w:marTop w:val="0"/>
              <w:marBottom w:val="0"/>
              <w:divBdr>
                <w:top w:val="none" w:sz="0" w:space="0" w:color="auto"/>
                <w:left w:val="none" w:sz="0" w:space="0" w:color="auto"/>
                <w:bottom w:val="none" w:sz="0" w:space="0" w:color="auto"/>
                <w:right w:val="none" w:sz="0" w:space="0" w:color="auto"/>
              </w:divBdr>
              <w:divsChild>
                <w:div w:id="4570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3693">
      <w:bodyDiv w:val="1"/>
      <w:marLeft w:val="0"/>
      <w:marRight w:val="0"/>
      <w:marTop w:val="0"/>
      <w:marBottom w:val="0"/>
      <w:divBdr>
        <w:top w:val="none" w:sz="0" w:space="0" w:color="auto"/>
        <w:left w:val="none" w:sz="0" w:space="0" w:color="auto"/>
        <w:bottom w:val="none" w:sz="0" w:space="0" w:color="auto"/>
        <w:right w:val="none" w:sz="0" w:space="0" w:color="auto"/>
      </w:divBdr>
    </w:div>
    <w:div w:id="1131173745">
      <w:bodyDiv w:val="1"/>
      <w:marLeft w:val="0"/>
      <w:marRight w:val="0"/>
      <w:marTop w:val="0"/>
      <w:marBottom w:val="0"/>
      <w:divBdr>
        <w:top w:val="none" w:sz="0" w:space="0" w:color="auto"/>
        <w:left w:val="none" w:sz="0" w:space="0" w:color="auto"/>
        <w:bottom w:val="none" w:sz="0" w:space="0" w:color="auto"/>
        <w:right w:val="none" w:sz="0" w:space="0" w:color="auto"/>
      </w:divBdr>
      <w:divsChild>
        <w:div w:id="1640920794">
          <w:marLeft w:val="0"/>
          <w:marRight w:val="0"/>
          <w:marTop w:val="0"/>
          <w:marBottom w:val="0"/>
          <w:divBdr>
            <w:top w:val="none" w:sz="0" w:space="0" w:color="auto"/>
            <w:left w:val="none" w:sz="0" w:space="0" w:color="auto"/>
            <w:bottom w:val="none" w:sz="0" w:space="0" w:color="auto"/>
            <w:right w:val="none" w:sz="0" w:space="0" w:color="auto"/>
          </w:divBdr>
          <w:divsChild>
            <w:div w:id="1796556551">
              <w:marLeft w:val="0"/>
              <w:marRight w:val="0"/>
              <w:marTop w:val="0"/>
              <w:marBottom w:val="0"/>
              <w:divBdr>
                <w:top w:val="none" w:sz="0" w:space="0" w:color="auto"/>
                <w:left w:val="none" w:sz="0" w:space="0" w:color="auto"/>
                <w:bottom w:val="none" w:sz="0" w:space="0" w:color="auto"/>
                <w:right w:val="none" w:sz="0" w:space="0" w:color="auto"/>
              </w:divBdr>
              <w:divsChild>
                <w:div w:id="1766262350">
                  <w:marLeft w:val="0"/>
                  <w:marRight w:val="0"/>
                  <w:marTop w:val="0"/>
                  <w:marBottom w:val="0"/>
                  <w:divBdr>
                    <w:top w:val="none" w:sz="0" w:space="0" w:color="auto"/>
                    <w:left w:val="none" w:sz="0" w:space="0" w:color="auto"/>
                    <w:bottom w:val="none" w:sz="0" w:space="0" w:color="auto"/>
                    <w:right w:val="none" w:sz="0" w:space="0" w:color="auto"/>
                  </w:divBdr>
                  <w:divsChild>
                    <w:div w:id="15835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736865">
      <w:bodyDiv w:val="1"/>
      <w:marLeft w:val="0"/>
      <w:marRight w:val="0"/>
      <w:marTop w:val="0"/>
      <w:marBottom w:val="0"/>
      <w:divBdr>
        <w:top w:val="none" w:sz="0" w:space="0" w:color="auto"/>
        <w:left w:val="none" w:sz="0" w:space="0" w:color="auto"/>
        <w:bottom w:val="none" w:sz="0" w:space="0" w:color="auto"/>
        <w:right w:val="none" w:sz="0" w:space="0" w:color="auto"/>
      </w:divBdr>
      <w:divsChild>
        <w:div w:id="959652454">
          <w:marLeft w:val="0"/>
          <w:marRight w:val="0"/>
          <w:marTop w:val="0"/>
          <w:marBottom w:val="0"/>
          <w:divBdr>
            <w:top w:val="none" w:sz="0" w:space="0" w:color="auto"/>
            <w:left w:val="none" w:sz="0" w:space="0" w:color="auto"/>
            <w:bottom w:val="none" w:sz="0" w:space="0" w:color="auto"/>
            <w:right w:val="none" w:sz="0" w:space="0" w:color="auto"/>
          </w:divBdr>
          <w:divsChild>
            <w:div w:id="2063169002">
              <w:marLeft w:val="0"/>
              <w:marRight w:val="0"/>
              <w:marTop w:val="0"/>
              <w:marBottom w:val="0"/>
              <w:divBdr>
                <w:top w:val="none" w:sz="0" w:space="0" w:color="auto"/>
                <w:left w:val="none" w:sz="0" w:space="0" w:color="auto"/>
                <w:bottom w:val="none" w:sz="0" w:space="0" w:color="auto"/>
                <w:right w:val="none" w:sz="0" w:space="0" w:color="auto"/>
              </w:divBdr>
              <w:divsChild>
                <w:div w:id="12287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4897">
      <w:bodyDiv w:val="1"/>
      <w:marLeft w:val="0"/>
      <w:marRight w:val="0"/>
      <w:marTop w:val="0"/>
      <w:marBottom w:val="0"/>
      <w:divBdr>
        <w:top w:val="none" w:sz="0" w:space="0" w:color="auto"/>
        <w:left w:val="none" w:sz="0" w:space="0" w:color="auto"/>
        <w:bottom w:val="none" w:sz="0" w:space="0" w:color="auto"/>
        <w:right w:val="none" w:sz="0" w:space="0" w:color="auto"/>
      </w:divBdr>
    </w:div>
    <w:div w:id="1159804386">
      <w:bodyDiv w:val="1"/>
      <w:marLeft w:val="0"/>
      <w:marRight w:val="0"/>
      <w:marTop w:val="0"/>
      <w:marBottom w:val="0"/>
      <w:divBdr>
        <w:top w:val="none" w:sz="0" w:space="0" w:color="auto"/>
        <w:left w:val="none" w:sz="0" w:space="0" w:color="auto"/>
        <w:bottom w:val="none" w:sz="0" w:space="0" w:color="auto"/>
        <w:right w:val="none" w:sz="0" w:space="0" w:color="auto"/>
      </w:divBdr>
      <w:divsChild>
        <w:div w:id="256250790">
          <w:marLeft w:val="0"/>
          <w:marRight w:val="0"/>
          <w:marTop w:val="0"/>
          <w:marBottom w:val="0"/>
          <w:divBdr>
            <w:top w:val="none" w:sz="0" w:space="0" w:color="auto"/>
            <w:left w:val="none" w:sz="0" w:space="0" w:color="auto"/>
            <w:bottom w:val="none" w:sz="0" w:space="0" w:color="auto"/>
            <w:right w:val="none" w:sz="0" w:space="0" w:color="auto"/>
          </w:divBdr>
          <w:divsChild>
            <w:div w:id="1524323311">
              <w:marLeft w:val="0"/>
              <w:marRight w:val="0"/>
              <w:marTop w:val="0"/>
              <w:marBottom w:val="0"/>
              <w:divBdr>
                <w:top w:val="none" w:sz="0" w:space="0" w:color="auto"/>
                <w:left w:val="none" w:sz="0" w:space="0" w:color="auto"/>
                <w:bottom w:val="none" w:sz="0" w:space="0" w:color="auto"/>
                <w:right w:val="none" w:sz="0" w:space="0" w:color="auto"/>
              </w:divBdr>
              <w:divsChild>
                <w:div w:id="1243680391">
                  <w:marLeft w:val="0"/>
                  <w:marRight w:val="0"/>
                  <w:marTop w:val="0"/>
                  <w:marBottom w:val="0"/>
                  <w:divBdr>
                    <w:top w:val="none" w:sz="0" w:space="0" w:color="auto"/>
                    <w:left w:val="none" w:sz="0" w:space="0" w:color="auto"/>
                    <w:bottom w:val="none" w:sz="0" w:space="0" w:color="auto"/>
                    <w:right w:val="none" w:sz="0" w:space="0" w:color="auto"/>
                  </w:divBdr>
                  <w:divsChild>
                    <w:div w:id="3045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01964">
      <w:bodyDiv w:val="1"/>
      <w:marLeft w:val="0"/>
      <w:marRight w:val="0"/>
      <w:marTop w:val="0"/>
      <w:marBottom w:val="0"/>
      <w:divBdr>
        <w:top w:val="none" w:sz="0" w:space="0" w:color="auto"/>
        <w:left w:val="none" w:sz="0" w:space="0" w:color="auto"/>
        <w:bottom w:val="none" w:sz="0" w:space="0" w:color="auto"/>
        <w:right w:val="none" w:sz="0" w:space="0" w:color="auto"/>
      </w:divBdr>
      <w:divsChild>
        <w:div w:id="1404796251">
          <w:marLeft w:val="0"/>
          <w:marRight w:val="0"/>
          <w:marTop w:val="0"/>
          <w:marBottom w:val="0"/>
          <w:divBdr>
            <w:top w:val="none" w:sz="0" w:space="0" w:color="auto"/>
            <w:left w:val="none" w:sz="0" w:space="0" w:color="auto"/>
            <w:bottom w:val="none" w:sz="0" w:space="0" w:color="auto"/>
            <w:right w:val="none" w:sz="0" w:space="0" w:color="auto"/>
          </w:divBdr>
          <w:divsChild>
            <w:div w:id="1543395159">
              <w:marLeft w:val="0"/>
              <w:marRight w:val="0"/>
              <w:marTop w:val="0"/>
              <w:marBottom w:val="0"/>
              <w:divBdr>
                <w:top w:val="none" w:sz="0" w:space="0" w:color="auto"/>
                <w:left w:val="none" w:sz="0" w:space="0" w:color="auto"/>
                <w:bottom w:val="none" w:sz="0" w:space="0" w:color="auto"/>
                <w:right w:val="none" w:sz="0" w:space="0" w:color="auto"/>
              </w:divBdr>
              <w:divsChild>
                <w:div w:id="8024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47556">
      <w:bodyDiv w:val="1"/>
      <w:marLeft w:val="0"/>
      <w:marRight w:val="0"/>
      <w:marTop w:val="0"/>
      <w:marBottom w:val="0"/>
      <w:divBdr>
        <w:top w:val="none" w:sz="0" w:space="0" w:color="auto"/>
        <w:left w:val="none" w:sz="0" w:space="0" w:color="auto"/>
        <w:bottom w:val="none" w:sz="0" w:space="0" w:color="auto"/>
        <w:right w:val="none" w:sz="0" w:space="0" w:color="auto"/>
      </w:divBdr>
      <w:divsChild>
        <w:div w:id="2091385928">
          <w:marLeft w:val="0"/>
          <w:marRight w:val="0"/>
          <w:marTop w:val="0"/>
          <w:marBottom w:val="0"/>
          <w:divBdr>
            <w:top w:val="none" w:sz="0" w:space="0" w:color="auto"/>
            <w:left w:val="none" w:sz="0" w:space="0" w:color="auto"/>
            <w:bottom w:val="none" w:sz="0" w:space="0" w:color="auto"/>
            <w:right w:val="none" w:sz="0" w:space="0" w:color="auto"/>
          </w:divBdr>
          <w:divsChild>
            <w:div w:id="395081820">
              <w:marLeft w:val="0"/>
              <w:marRight w:val="0"/>
              <w:marTop w:val="0"/>
              <w:marBottom w:val="0"/>
              <w:divBdr>
                <w:top w:val="none" w:sz="0" w:space="0" w:color="auto"/>
                <w:left w:val="none" w:sz="0" w:space="0" w:color="auto"/>
                <w:bottom w:val="none" w:sz="0" w:space="0" w:color="auto"/>
                <w:right w:val="none" w:sz="0" w:space="0" w:color="auto"/>
              </w:divBdr>
              <w:divsChild>
                <w:div w:id="153571067">
                  <w:marLeft w:val="0"/>
                  <w:marRight w:val="0"/>
                  <w:marTop w:val="0"/>
                  <w:marBottom w:val="0"/>
                  <w:divBdr>
                    <w:top w:val="none" w:sz="0" w:space="0" w:color="auto"/>
                    <w:left w:val="none" w:sz="0" w:space="0" w:color="auto"/>
                    <w:bottom w:val="none" w:sz="0" w:space="0" w:color="auto"/>
                    <w:right w:val="none" w:sz="0" w:space="0" w:color="auto"/>
                  </w:divBdr>
                  <w:divsChild>
                    <w:div w:id="19035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21343">
      <w:bodyDiv w:val="1"/>
      <w:marLeft w:val="0"/>
      <w:marRight w:val="0"/>
      <w:marTop w:val="0"/>
      <w:marBottom w:val="0"/>
      <w:divBdr>
        <w:top w:val="none" w:sz="0" w:space="0" w:color="auto"/>
        <w:left w:val="none" w:sz="0" w:space="0" w:color="auto"/>
        <w:bottom w:val="none" w:sz="0" w:space="0" w:color="auto"/>
        <w:right w:val="none" w:sz="0" w:space="0" w:color="auto"/>
      </w:divBdr>
    </w:div>
    <w:div w:id="1243954696">
      <w:bodyDiv w:val="1"/>
      <w:marLeft w:val="0"/>
      <w:marRight w:val="0"/>
      <w:marTop w:val="0"/>
      <w:marBottom w:val="0"/>
      <w:divBdr>
        <w:top w:val="none" w:sz="0" w:space="0" w:color="auto"/>
        <w:left w:val="none" w:sz="0" w:space="0" w:color="auto"/>
        <w:bottom w:val="none" w:sz="0" w:space="0" w:color="auto"/>
        <w:right w:val="none" w:sz="0" w:space="0" w:color="auto"/>
      </w:divBdr>
      <w:divsChild>
        <w:div w:id="931428312">
          <w:marLeft w:val="0"/>
          <w:marRight w:val="0"/>
          <w:marTop w:val="0"/>
          <w:marBottom w:val="0"/>
          <w:divBdr>
            <w:top w:val="none" w:sz="0" w:space="0" w:color="auto"/>
            <w:left w:val="none" w:sz="0" w:space="0" w:color="auto"/>
            <w:bottom w:val="none" w:sz="0" w:space="0" w:color="auto"/>
            <w:right w:val="none" w:sz="0" w:space="0" w:color="auto"/>
          </w:divBdr>
          <w:divsChild>
            <w:div w:id="686948780">
              <w:marLeft w:val="0"/>
              <w:marRight w:val="0"/>
              <w:marTop w:val="0"/>
              <w:marBottom w:val="0"/>
              <w:divBdr>
                <w:top w:val="none" w:sz="0" w:space="0" w:color="auto"/>
                <w:left w:val="none" w:sz="0" w:space="0" w:color="auto"/>
                <w:bottom w:val="none" w:sz="0" w:space="0" w:color="auto"/>
                <w:right w:val="none" w:sz="0" w:space="0" w:color="auto"/>
              </w:divBdr>
              <w:divsChild>
                <w:div w:id="1266689685">
                  <w:marLeft w:val="0"/>
                  <w:marRight w:val="0"/>
                  <w:marTop w:val="0"/>
                  <w:marBottom w:val="0"/>
                  <w:divBdr>
                    <w:top w:val="none" w:sz="0" w:space="0" w:color="auto"/>
                    <w:left w:val="none" w:sz="0" w:space="0" w:color="auto"/>
                    <w:bottom w:val="none" w:sz="0" w:space="0" w:color="auto"/>
                    <w:right w:val="none" w:sz="0" w:space="0" w:color="auto"/>
                  </w:divBdr>
                  <w:divsChild>
                    <w:div w:id="10421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470693">
      <w:bodyDiv w:val="1"/>
      <w:marLeft w:val="0"/>
      <w:marRight w:val="0"/>
      <w:marTop w:val="0"/>
      <w:marBottom w:val="0"/>
      <w:divBdr>
        <w:top w:val="none" w:sz="0" w:space="0" w:color="auto"/>
        <w:left w:val="none" w:sz="0" w:space="0" w:color="auto"/>
        <w:bottom w:val="none" w:sz="0" w:space="0" w:color="auto"/>
        <w:right w:val="none" w:sz="0" w:space="0" w:color="auto"/>
      </w:divBdr>
      <w:divsChild>
        <w:div w:id="1112356606">
          <w:marLeft w:val="0"/>
          <w:marRight w:val="0"/>
          <w:marTop w:val="0"/>
          <w:marBottom w:val="0"/>
          <w:divBdr>
            <w:top w:val="none" w:sz="0" w:space="0" w:color="auto"/>
            <w:left w:val="none" w:sz="0" w:space="0" w:color="auto"/>
            <w:bottom w:val="none" w:sz="0" w:space="0" w:color="auto"/>
            <w:right w:val="none" w:sz="0" w:space="0" w:color="auto"/>
          </w:divBdr>
          <w:divsChild>
            <w:div w:id="2082480956">
              <w:marLeft w:val="0"/>
              <w:marRight w:val="0"/>
              <w:marTop w:val="0"/>
              <w:marBottom w:val="0"/>
              <w:divBdr>
                <w:top w:val="none" w:sz="0" w:space="0" w:color="auto"/>
                <w:left w:val="none" w:sz="0" w:space="0" w:color="auto"/>
                <w:bottom w:val="none" w:sz="0" w:space="0" w:color="auto"/>
                <w:right w:val="none" w:sz="0" w:space="0" w:color="auto"/>
              </w:divBdr>
              <w:divsChild>
                <w:div w:id="12863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81672">
      <w:bodyDiv w:val="1"/>
      <w:marLeft w:val="0"/>
      <w:marRight w:val="0"/>
      <w:marTop w:val="0"/>
      <w:marBottom w:val="0"/>
      <w:divBdr>
        <w:top w:val="none" w:sz="0" w:space="0" w:color="auto"/>
        <w:left w:val="none" w:sz="0" w:space="0" w:color="auto"/>
        <w:bottom w:val="none" w:sz="0" w:space="0" w:color="auto"/>
        <w:right w:val="none" w:sz="0" w:space="0" w:color="auto"/>
      </w:divBdr>
      <w:divsChild>
        <w:div w:id="1760371439">
          <w:marLeft w:val="0"/>
          <w:marRight w:val="0"/>
          <w:marTop w:val="0"/>
          <w:marBottom w:val="0"/>
          <w:divBdr>
            <w:top w:val="none" w:sz="0" w:space="0" w:color="auto"/>
            <w:left w:val="none" w:sz="0" w:space="0" w:color="auto"/>
            <w:bottom w:val="none" w:sz="0" w:space="0" w:color="auto"/>
            <w:right w:val="none" w:sz="0" w:space="0" w:color="auto"/>
          </w:divBdr>
          <w:divsChild>
            <w:div w:id="17225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6676">
      <w:bodyDiv w:val="1"/>
      <w:marLeft w:val="0"/>
      <w:marRight w:val="0"/>
      <w:marTop w:val="0"/>
      <w:marBottom w:val="0"/>
      <w:divBdr>
        <w:top w:val="none" w:sz="0" w:space="0" w:color="auto"/>
        <w:left w:val="none" w:sz="0" w:space="0" w:color="auto"/>
        <w:bottom w:val="none" w:sz="0" w:space="0" w:color="auto"/>
        <w:right w:val="none" w:sz="0" w:space="0" w:color="auto"/>
      </w:divBdr>
      <w:divsChild>
        <w:div w:id="1526283997">
          <w:marLeft w:val="0"/>
          <w:marRight w:val="0"/>
          <w:marTop w:val="0"/>
          <w:marBottom w:val="0"/>
          <w:divBdr>
            <w:top w:val="none" w:sz="0" w:space="0" w:color="auto"/>
            <w:left w:val="none" w:sz="0" w:space="0" w:color="auto"/>
            <w:bottom w:val="none" w:sz="0" w:space="0" w:color="auto"/>
            <w:right w:val="none" w:sz="0" w:space="0" w:color="auto"/>
          </w:divBdr>
          <w:divsChild>
            <w:div w:id="449981352">
              <w:marLeft w:val="0"/>
              <w:marRight w:val="0"/>
              <w:marTop w:val="0"/>
              <w:marBottom w:val="0"/>
              <w:divBdr>
                <w:top w:val="none" w:sz="0" w:space="0" w:color="auto"/>
                <w:left w:val="none" w:sz="0" w:space="0" w:color="auto"/>
                <w:bottom w:val="none" w:sz="0" w:space="0" w:color="auto"/>
                <w:right w:val="none" w:sz="0" w:space="0" w:color="auto"/>
              </w:divBdr>
              <w:divsChild>
                <w:div w:id="1594977095">
                  <w:marLeft w:val="0"/>
                  <w:marRight w:val="0"/>
                  <w:marTop w:val="0"/>
                  <w:marBottom w:val="0"/>
                  <w:divBdr>
                    <w:top w:val="none" w:sz="0" w:space="0" w:color="auto"/>
                    <w:left w:val="none" w:sz="0" w:space="0" w:color="auto"/>
                    <w:bottom w:val="none" w:sz="0" w:space="0" w:color="auto"/>
                    <w:right w:val="none" w:sz="0" w:space="0" w:color="auto"/>
                  </w:divBdr>
                  <w:divsChild>
                    <w:div w:id="13401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77234">
      <w:bodyDiv w:val="1"/>
      <w:marLeft w:val="0"/>
      <w:marRight w:val="0"/>
      <w:marTop w:val="0"/>
      <w:marBottom w:val="0"/>
      <w:divBdr>
        <w:top w:val="none" w:sz="0" w:space="0" w:color="auto"/>
        <w:left w:val="none" w:sz="0" w:space="0" w:color="auto"/>
        <w:bottom w:val="none" w:sz="0" w:space="0" w:color="auto"/>
        <w:right w:val="none" w:sz="0" w:space="0" w:color="auto"/>
      </w:divBdr>
      <w:divsChild>
        <w:div w:id="2024625480">
          <w:marLeft w:val="0"/>
          <w:marRight w:val="0"/>
          <w:marTop w:val="0"/>
          <w:marBottom w:val="0"/>
          <w:divBdr>
            <w:top w:val="none" w:sz="0" w:space="0" w:color="auto"/>
            <w:left w:val="none" w:sz="0" w:space="0" w:color="auto"/>
            <w:bottom w:val="none" w:sz="0" w:space="0" w:color="auto"/>
            <w:right w:val="none" w:sz="0" w:space="0" w:color="auto"/>
          </w:divBdr>
          <w:divsChild>
            <w:div w:id="1510948294">
              <w:marLeft w:val="0"/>
              <w:marRight w:val="0"/>
              <w:marTop w:val="0"/>
              <w:marBottom w:val="0"/>
              <w:divBdr>
                <w:top w:val="none" w:sz="0" w:space="0" w:color="auto"/>
                <w:left w:val="none" w:sz="0" w:space="0" w:color="auto"/>
                <w:bottom w:val="none" w:sz="0" w:space="0" w:color="auto"/>
                <w:right w:val="none" w:sz="0" w:space="0" w:color="auto"/>
              </w:divBdr>
              <w:divsChild>
                <w:div w:id="19242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79131">
      <w:bodyDiv w:val="1"/>
      <w:marLeft w:val="0"/>
      <w:marRight w:val="0"/>
      <w:marTop w:val="0"/>
      <w:marBottom w:val="0"/>
      <w:divBdr>
        <w:top w:val="none" w:sz="0" w:space="0" w:color="auto"/>
        <w:left w:val="none" w:sz="0" w:space="0" w:color="auto"/>
        <w:bottom w:val="none" w:sz="0" w:space="0" w:color="auto"/>
        <w:right w:val="none" w:sz="0" w:space="0" w:color="auto"/>
      </w:divBdr>
      <w:divsChild>
        <w:div w:id="415978223">
          <w:marLeft w:val="0"/>
          <w:marRight w:val="0"/>
          <w:marTop w:val="0"/>
          <w:marBottom w:val="0"/>
          <w:divBdr>
            <w:top w:val="none" w:sz="0" w:space="0" w:color="auto"/>
            <w:left w:val="none" w:sz="0" w:space="0" w:color="auto"/>
            <w:bottom w:val="none" w:sz="0" w:space="0" w:color="auto"/>
            <w:right w:val="none" w:sz="0" w:space="0" w:color="auto"/>
          </w:divBdr>
          <w:divsChild>
            <w:div w:id="1461266862">
              <w:marLeft w:val="0"/>
              <w:marRight w:val="0"/>
              <w:marTop w:val="0"/>
              <w:marBottom w:val="0"/>
              <w:divBdr>
                <w:top w:val="none" w:sz="0" w:space="0" w:color="auto"/>
                <w:left w:val="none" w:sz="0" w:space="0" w:color="auto"/>
                <w:bottom w:val="none" w:sz="0" w:space="0" w:color="auto"/>
                <w:right w:val="none" w:sz="0" w:space="0" w:color="auto"/>
              </w:divBdr>
              <w:divsChild>
                <w:div w:id="17574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441">
      <w:bodyDiv w:val="1"/>
      <w:marLeft w:val="0"/>
      <w:marRight w:val="0"/>
      <w:marTop w:val="0"/>
      <w:marBottom w:val="0"/>
      <w:divBdr>
        <w:top w:val="none" w:sz="0" w:space="0" w:color="auto"/>
        <w:left w:val="none" w:sz="0" w:space="0" w:color="auto"/>
        <w:bottom w:val="none" w:sz="0" w:space="0" w:color="auto"/>
        <w:right w:val="none" w:sz="0" w:space="0" w:color="auto"/>
      </w:divBdr>
    </w:div>
    <w:div w:id="1276794086">
      <w:bodyDiv w:val="1"/>
      <w:marLeft w:val="0"/>
      <w:marRight w:val="0"/>
      <w:marTop w:val="0"/>
      <w:marBottom w:val="0"/>
      <w:divBdr>
        <w:top w:val="none" w:sz="0" w:space="0" w:color="auto"/>
        <w:left w:val="none" w:sz="0" w:space="0" w:color="auto"/>
        <w:bottom w:val="none" w:sz="0" w:space="0" w:color="auto"/>
        <w:right w:val="none" w:sz="0" w:space="0" w:color="auto"/>
      </w:divBdr>
      <w:divsChild>
        <w:div w:id="64424459">
          <w:marLeft w:val="0"/>
          <w:marRight w:val="0"/>
          <w:marTop w:val="0"/>
          <w:marBottom w:val="0"/>
          <w:divBdr>
            <w:top w:val="none" w:sz="0" w:space="0" w:color="auto"/>
            <w:left w:val="none" w:sz="0" w:space="0" w:color="auto"/>
            <w:bottom w:val="none" w:sz="0" w:space="0" w:color="auto"/>
            <w:right w:val="none" w:sz="0" w:space="0" w:color="auto"/>
          </w:divBdr>
          <w:divsChild>
            <w:div w:id="14199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8256">
      <w:bodyDiv w:val="1"/>
      <w:marLeft w:val="0"/>
      <w:marRight w:val="0"/>
      <w:marTop w:val="0"/>
      <w:marBottom w:val="0"/>
      <w:divBdr>
        <w:top w:val="none" w:sz="0" w:space="0" w:color="auto"/>
        <w:left w:val="none" w:sz="0" w:space="0" w:color="auto"/>
        <w:bottom w:val="none" w:sz="0" w:space="0" w:color="auto"/>
        <w:right w:val="none" w:sz="0" w:space="0" w:color="auto"/>
      </w:divBdr>
      <w:divsChild>
        <w:div w:id="1570966854">
          <w:marLeft w:val="0"/>
          <w:marRight w:val="0"/>
          <w:marTop w:val="0"/>
          <w:marBottom w:val="0"/>
          <w:divBdr>
            <w:top w:val="none" w:sz="0" w:space="0" w:color="auto"/>
            <w:left w:val="none" w:sz="0" w:space="0" w:color="auto"/>
            <w:bottom w:val="none" w:sz="0" w:space="0" w:color="auto"/>
            <w:right w:val="none" w:sz="0" w:space="0" w:color="auto"/>
          </w:divBdr>
          <w:divsChild>
            <w:div w:id="1593926488">
              <w:marLeft w:val="0"/>
              <w:marRight w:val="0"/>
              <w:marTop w:val="0"/>
              <w:marBottom w:val="0"/>
              <w:divBdr>
                <w:top w:val="none" w:sz="0" w:space="0" w:color="auto"/>
                <w:left w:val="none" w:sz="0" w:space="0" w:color="auto"/>
                <w:bottom w:val="none" w:sz="0" w:space="0" w:color="auto"/>
                <w:right w:val="none" w:sz="0" w:space="0" w:color="auto"/>
              </w:divBdr>
              <w:divsChild>
                <w:div w:id="17967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38323">
      <w:bodyDiv w:val="1"/>
      <w:marLeft w:val="0"/>
      <w:marRight w:val="0"/>
      <w:marTop w:val="0"/>
      <w:marBottom w:val="0"/>
      <w:divBdr>
        <w:top w:val="none" w:sz="0" w:space="0" w:color="auto"/>
        <w:left w:val="none" w:sz="0" w:space="0" w:color="auto"/>
        <w:bottom w:val="none" w:sz="0" w:space="0" w:color="auto"/>
        <w:right w:val="none" w:sz="0" w:space="0" w:color="auto"/>
      </w:divBdr>
      <w:divsChild>
        <w:div w:id="467014839">
          <w:marLeft w:val="0"/>
          <w:marRight w:val="0"/>
          <w:marTop w:val="0"/>
          <w:marBottom w:val="0"/>
          <w:divBdr>
            <w:top w:val="none" w:sz="0" w:space="0" w:color="auto"/>
            <w:left w:val="none" w:sz="0" w:space="0" w:color="auto"/>
            <w:bottom w:val="none" w:sz="0" w:space="0" w:color="auto"/>
            <w:right w:val="none" w:sz="0" w:space="0" w:color="auto"/>
          </w:divBdr>
          <w:divsChild>
            <w:div w:id="1957128977">
              <w:marLeft w:val="0"/>
              <w:marRight w:val="0"/>
              <w:marTop w:val="0"/>
              <w:marBottom w:val="0"/>
              <w:divBdr>
                <w:top w:val="none" w:sz="0" w:space="0" w:color="auto"/>
                <w:left w:val="none" w:sz="0" w:space="0" w:color="auto"/>
                <w:bottom w:val="none" w:sz="0" w:space="0" w:color="auto"/>
                <w:right w:val="none" w:sz="0" w:space="0" w:color="auto"/>
              </w:divBdr>
              <w:divsChild>
                <w:div w:id="8423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85032">
      <w:bodyDiv w:val="1"/>
      <w:marLeft w:val="0"/>
      <w:marRight w:val="0"/>
      <w:marTop w:val="0"/>
      <w:marBottom w:val="0"/>
      <w:divBdr>
        <w:top w:val="none" w:sz="0" w:space="0" w:color="auto"/>
        <w:left w:val="none" w:sz="0" w:space="0" w:color="auto"/>
        <w:bottom w:val="none" w:sz="0" w:space="0" w:color="auto"/>
        <w:right w:val="none" w:sz="0" w:space="0" w:color="auto"/>
      </w:divBdr>
    </w:div>
    <w:div w:id="1298340093">
      <w:bodyDiv w:val="1"/>
      <w:marLeft w:val="0"/>
      <w:marRight w:val="0"/>
      <w:marTop w:val="0"/>
      <w:marBottom w:val="0"/>
      <w:divBdr>
        <w:top w:val="none" w:sz="0" w:space="0" w:color="auto"/>
        <w:left w:val="none" w:sz="0" w:space="0" w:color="auto"/>
        <w:bottom w:val="none" w:sz="0" w:space="0" w:color="auto"/>
        <w:right w:val="none" w:sz="0" w:space="0" w:color="auto"/>
      </w:divBdr>
      <w:divsChild>
        <w:div w:id="1919486201">
          <w:marLeft w:val="0"/>
          <w:marRight w:val="0"/>
          <w:marTop w:val="0"/>
          <w:marBottom w:val="0"/>
          <w:divBdr>
            <w:top w:val="none" w:sz="0" w:space="0" w:color="auto"/>
            <w:left w:val="none" w:sz="0" w:space="0" w:color="auto"/>
            <w:bottom w:val="none" w:sz="0" w:space="0" w:color="auto"/>
            <w:right w:val="none" w:sz="0" w:space="0" w:color="auto"/>
          </w:divBdr>
          <w:divsChild>
            <w:div w:id="1683123257">
              <w:marLeft w:val="0"/>
              <w:marRight w:val="0"/>
              <w:marTop w:val="0"/>
              <w:marBottom w:val="0"/>
              <w:divBdr>
                <w:top w:val="none" w:sz="0" w:space="0" w:color="auto"/>
                <w:left w:val="none" w:sz="0" w:space="0" w:color="auto"/>
                <w:bottom w:val="none" w:sz="0" w:space="0" w:color="auto"/>
                <w:right w:val="none" w:sz="0" w:space="0" w:color="auto"/>
              </w:divBdr>
              <w:divsChild>
                <w:div w:id="936716804">
                  <w:marLeft w:val="0"/>
                  <w:marRight w:val="0"/>
                  <w:marTop w:val="0"/>
                  <w:marBottom w:val="0"/>
                  <w:divBdr>
                    <w:top w:val="none" w:sz="0" w:space="0" w:color="auto"/>
                    <w:left w:val="none" w:sz="0" w:space="0" w:color="auto"/>
                    <w:bottom w:val="none" w:sz="0" w:space="0" w:color="auto"/>
                    <w:right w:val="none" w:sz="0" w:space="0" w:color="auto"/>
                  </w:divBdr>
                  <w:divsChild>
                    <w:div w:id="7049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26640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93">
          <w:marLeft w:val="0"/>
          <w:marRight w:val="0"/>
          <w:marTop w:val="0"/>
          <w:marBottom w:val="0"/>
          <w:divBdr>
            <w:top w:val="none" w:sz="0" w:space="0" w:color="auto"/>
            <w:left w:val="none" w:sz="0" w:space="0" w:color="auto"/>
            <w:bottom w:val="none" w:sz="0" w:space="0" w:color="auto"/>
            <w:right w:val="none" w:sz="0" w:space="0" w:color="auto"/>
          </w:divBdr>
        </w:div>
      </w:divsChild>
    </w:div>
    <w:div w:id="1304775888">
      <w:bodyDiv w:val="1"/>
      <w:marLeft w:val="0"/>
      <w:marRight w:val="0"/>
      <w:marTop w:val="0"/>
      <w:marBottom w:val="0"/>
      <w:divBdr>
        <w:top w:val="none" w:sz="0" w:space="0" w:color="auto"/>
        <w:left w:val="none" w:sz="0" w:space="0" w:color="auto"/>
        <w:bottom w:val="none" w:sz="0" w:space="0" w:color="auto"/>
        <w:right w:val="none" w:sz="0" w:space="0" w:color="auto"/>
      </w:divBdr>
      <w:divsChild>
        <w:div w:id="133253858">
          <w:marLeft w:val="0"/>
          <w:marRight w:val="0"/>
          <w:marTop w:val="0"/>
          <w:marBottom w:val="0"/>
          <w:divBdr>
            <w:top w:val="none" w:sz="0" w:space="0" w:color="auto"/>
            <w:left w:val="none" w:sz="0" w:space="0" w:color="auto"/>
            <w:bottom w:val="none" w:sz="0" w:space="0" w:color="auto"/>
            <w:right w:val="none" w:sz="0" w:space="0" w:color="auto"/>
          </w:divBdr>
          <w:divsChild>
            <w:div w:id="1402681198">
              <w:marLeft w:val="0"/>
              <w:marRight w:val="0"/>
              <w:marTop w:val="0"/>
              <w:marBottom w:val="0"/>
              <w:divBdr>
                <w:top w:val="none" w:sz="0" w:space="0" w:color="auto"/>
                <w:left w:val="none" w:sz="0" w:space="0" w:color="auto"/>
                <w:bottom w:val="none" w:sz="0" w:space="0" w:color="auto"/>
                <w:right w:val="none" w:sz="0" w:space="0" w:color="auto"/>
              </w:divBdr>
              <w:divsChild>
                <w:div w:id="21431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0678">
      <w:bodyDiv w:val="1"/>
      <w:marLeft w:val="0"/>
      <w:marRight w:val="0"/>
      <w:marTop w:val="0"/>
      <w:marBottom w:val="0"/>
      <w:divBdr>
        <w:top w:val="none" w:sz="0" w:space="0" w:color="auto"/>
        <w:left w:val="none" w:sz="0" w:space="0" w:color="auto"/>
        <w:bottom w:val="none" w:sz="0" w:space="0" w:color="auto"/>
        <w:right w:val="none" w:sz="0" w:space="0" w:color="auto"/>
      </w:divBdr>
      <w:divsChild>
        <w:div w:id="1575358811">
          <w:marLeft w:val="0"/>
          <w:marRight w:val="0"/>
          <w:marTop w:val="0"/>
          <w:marBottom w:val="0"/>
          <w:divBdr>
            <w:top w:val="none" w:sz="0" w:space="0" w:color="auto"/>
            <w:left w:val="none" w:sz="0" w:space="0" w:color="auto"/>
            <w:bottom w:val="none" w:sz="0" w:space="0" w:color="auto"/>
            <w:right w:val="none" w:sz="0" w:space="0" w:color="auto"/>
          </w:divBdr>
          <w:divsChild>
            <w:div w:id="481510934">
              <w:marLeft w:val="0"/>
              <w:marRight w:val="0"/>
              <w:marTop w:val="0"/>
              <w:marBottom w:val="0"/>
              <w:divBdr>
                <w:top w:val="none" w:sz="0" w:space="0" w:color="auto"/>
                <w:left w:val="none" w:sz="0" w:space="0" w:color="auto"/>
                <w:bottom w:val="none" w:sz="0" w:space="0" w:color="auto"/>
                <w:right w:val="none" w:sz="0" w:space="0" w:color="auto"/>
              </w:divBdr>
              <w:divsChild>
                <w:div w:id="646403342">
                  <w:marLeft w:val="0"/>
                  <w:marRight w:val="0"/>
                  <w:marTop w:val="0"/>
                  <w:marBottom w:val="0"/>
                  <w:divBdr>
                    <w:top w:val="none" w:sz="0" w:space="0" w:color="auto"/>
                    <w:left w:val="none" w:sz="0" w:space="0" w:color="auto"/>
                    <w:bottom w:val="none" w:sz="0" w:space="0" w:color="auto"/>
                    <w:right w:val="none" w:sz="0" w:space="0" w:color="auto"/>
                  </w:divBdr>
                  <w:divsChild>
                    <w:div w:id="1384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129332">
      <w:bodyDiv w:val="1"/>
      <w:marLeft w:val="0"/>
      <w:marRight w:val="0"/>
      <w:marTop w:val="0"/>
      <w:marBottom w:val="0"/>
      <w:divBdr>
        <w:top w:val="none" w:sz="0" w:space="0" w:color="auto"/>
        <w:left w:val="none" w:sz="0" w:space="0" w:color="auto"/>
        <w:bottom w:val="none" w:sz="0" w:space="0" w:color="auto"/>
        <w:right w:val="none" w:sz="0" w:space="0" w:color="auto"/>
      </w:divBdr>
      <w:divsChild>
        <w:div w:id="53940928">
          <w:marLeft w:val="0"/>
          <w:marRight w:val="0"/>
          <w:marTop w:val="0"/>
          <w:marBottom w:val="0"/>
          <w:divBdr>
            <w:top w:val="none" w:sz="0" w:space="0" w:color="auto"/>
            <w:left w:val="none" w:sz="0" w:space="0" w:color="auto"/>
            <w:bottom w:val="none" w:sz="0" w:space="0" w:color="auto"/>
            <w:right w:val="none" w:sz="0" w:space="0" w:color="auto"/>
          </w:divBdr>
          <w:divsChild>
            <w:div w:id="1675841725">
              <w:marLeft w:val="0"/>
              <w:marRight w:val="0"/>
              <w:marTop w:val="0"/>
              <w:marBottom w:val="0"/>
              <w:divBdr>
                <w:top w:val="none" w:sz="0" w:space="0" w:color="auto"/>
                <w:left w:val="none" w:sz="0" w:space="0" w:color="auto"/>
                <w:bottom w:val="none" w:sz="0" w:space="0" w:color="auto"/>
                <w:right w:val="none" w:sz="0" w:space="0" w:color="auto"/>
              </w:divBdr>
              <w:divsChild>
                <w:div w:id="180357950">
                  <w:marLeft w:val="0"/>
                  <w:marRight w:val="0"/>
                  <w:marTop w:val="0"/>
                  <w:marBottom w:val="0"/>
                  <w:divBdr>
                    <w:top w:val="none" w:sz="0" w:space="0" w:color="auto"/>
                    <w:left w:val="none" w:sz="0" w:space="0" w:color="auto"/>
                    <w:bottom w:val="none" w:sz="0" w:space="0" w:color="auto"/>
                    <w:right w:val="none" w:sz="0" w:space="0" w:color="auto"/>
                  </w:divBdr>
                  <w:divsChild>
                    <w:div w:id="4147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12949">
      <w:bodyDiv w:val="1"/>
      <w:marLeft w:val="0"/>
      <w:marRight w:val="0"/>
      <w:marTop w:val="0"/>
      <w:marBottom w:val="0"/>
      <w:divBdr>
        <w:top w:val="none" w:sz="0" w:space="0" w:color="auto"/>
        <w:left w:val="none" w:sz="0" w:space="0" w:color="auto"/>
        <w:bottom w:val="none" w:sz="0" w:space="0" w:color="auto"/>
        <w:right w:val="none" w:sz="0" w:space="0" w:color="auto"/>
      </w:divBdr>
      <w:divsChild>
        <w:div w:id="22286816">
          <w:marLeft w:val="0"/>
          <w:marRight w:val="0"/>
          <w:marTop w:val="0"/>
          <w:marBottom w:val="0"/>
          <w:divBdr>
            <w:top w:val="none" w:sz="0" w:space="0" w:color="auto"/>
            <w:left w:val="none" w:sz="0" w:space="0" w:color="auto"/>
            <w:bottom w:val="none" w:sz="0" w:space="0" w:color="auto"/>
            <w:right w:val="none" w:sz="0" w:space="0" w:color="auto"/>
          </w:divBdr>
          <w:divsChild>
            <w:div w:id="1237663058">
              <w:marLeft w:val="0"/>
              <w:marRight w:val="0"/>
              <w:marTop w:val="0"/>
              <w:marBottom w:val="0"/>
              <w:divBdr>
                <w:top w:val="none" w:sz="0" w:space="0" w:color="auto"/>
                <w:left w:val="none" w:sz="0" w:space="0" w:color="auto"/>
                <w:bottom w:val="none" w:sz="0" w:space="0" w:color="auto"/>
                <w:right w:val="none" w:sz="0" w:space="0" w:color="auto"/>
              </w:divBdr>
              <w:divsChild>
                <w:div w:id="303852080">
                  <w:marLeft w:val="0"/>
                  <w:marRight w:val="0"/>
                  <w:marTop w:val="0"/>
                  <w:marBottom w:val="0"/>
                  <w:divBdr>
                    <w:top w:val="none" w:sz="0" w:space="0" w:color="auto"/>
                    <w:left w:val="none" w:sz="0" w:space="0" w:color="auto"/>
                    <w:bottom w:val="none" w:sz="0" w:space="0" w:color="auto"/>
                    <w:right w:val="none" w:sz="0" w:space="0" w:color="auto"/>
                  </w:divBdr>
                  <w:divsChild>
                    <w:div w:id="519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248929">
      <w:bodyDiv w:val="1"/>
      <w:marLeft w:val="0"/>
      <w:marRight w:val="0"/>
      <w:marTop w:val="0"/>
      <w:marBottom w:val="0"/>
      <w:divBdr>
        <w:top w:val="none" w:sz="0" w:space="0" w:color="auto"/>
        <w:left w:val="none" w:sz="0" w:space="0" w:color="auto"/>
        <w:bottom w:val="none" w:sz="0" w:space="0" w:color="auto"/>
        <w:right w:val="none" w:sz="0" w:space="0" w:color="auto"/>
      </w:divBdr>
    </w:div>
    <w:div w:id="1343778356">
      <w:bodyDiv w:val="1"/>
      <w:marLeft w:val="0"/>
      <w:marRight w:val="0"/>
      <w:marTop w:val="0"/>
      <w:marBottom w:val="0"/>
      <w:divBdr>
        <w:top w:val="none" w:sz="0" w:space="0" w:color="auto"/>
        <w:left w:val="none" w:sz="0" w:space="0" w:color="auto"/>
        <w:bottom w:val="none" w:sz="0" w:space="0" w:color="auto"/>
        <w:right w:val="none" w:sz="0" w:space="0" w:color="auto"/>
      </w:divBdr>
      <w:divsChild>
        <w:div w:id="1994793361">
          <w:marLeft w:val="0"/>
          <w:marRight w:val="0"/>
          <w:marTop w:val="0"/>
          <w:marBottom w:val="0"/>
          <w:divBdr>
            <w:top w:val="none" w:sz="0" w:space="0" w:color="auto"/>
            <w:left w:val="none" w:sz="0" w:space="0" w:color="auto"/>
            <w:bottom w:val="none" w:sz="0" w:space="0" w:color="auto"/>
            <w:right w:val="none" w:sz="0" w:space="0" w:color="auto"/>
          </w:divBdr>
          <w:divsChild>
            <w:div w:id="4035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7608">
      <w:bodyDiv w:val="1"/>
      <w:marLeft w:val="0"/>
      <w:marRight w:val="0"/>
      <w:marTop w:val="0"/>
      <w:marBottom w:val="0"/>
      <w:divBdr>
        <w:top w:val="none" w:sz="0" w:space="0" w:color="auto"/>
        <w:left w:val="none" w:sz="0" w:space="0" w:color="auto"/>
        <w:bottom w:val="none" w:sz="0" w:space="0" w:color="auto"/>
        <w:right w:val="none" w:sz="0" w:space="0" w:color="auto"/>
      </w:divBdr>
      <w:divsChild>
        <w:div w:id="193156070">
          <w:marLeft w:val="0"/>
          <w:marRight w:val="0"/>
          <w:marTop w:val="0"/>
          <w:marBottom w:val="0"/>
          <w:divBdr>
            <w:top w:val="none" w:sz="0" w:space="0" w:color="auto"/>
            <w:left w:val="none" w:sz="0" w:space="0" w:color="auto"/>
            <w:bottom w:val="none" w:sz="0" w:space="0" w:color="auto"/>
            <w:right w:val="none" w:sz="0" w:space="0" w:color="auto"/>
          </w:divBdr>
          <w:divsChild>
            <w:div w:id="1578057062">
              <w:marLeft w:val="0"/>
              <w:marRight w:val="0"/>
              <w:marTop w:val="0"/>
              <w:marBottom w:val="0"/>
              <w:divBdr>
                <w:top w:val="none" w:sz="0" w:space="0" w:color="auto"/>
                <w:left w:val="none" w:sz="0" w:space="0" w:color="auto"/>
                <w:bottom w:val="none" w:sz="0" w:space="0" w:color="auto"/>
                <w:right w:val="none" w:sz="0" w:space="0" w:color="auto"/>
              </w:divBdr>
              <w:divsChild>
                <w:div w:id="18410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5308">
      <w:bodyDiv w:val="1"/>
      <w:marLeft w:val="0"/>
      <w:marRight w:val="0"/>
      <w:marTop w:val="0"/>
      <w:marBottom w:val="0"/>
      <w:divBdr>
        <w:top w:val="none" w:sz="0" w:space="0" w:color="auto"/>
        <w:left w:val="none" w:sz="0" w:space="0" w:color="auto"/>
        <w:bottom w:val="none" w:sz="0" w:space="0" w:color="auto"/>
        <w:right w:val="none" w:sz="0" w:space="0" w:color="auto"/>
      </w:divBdr>
    </w:div>
    <w:div w:id="1370836350">
      <w:bodyDiv w:val="1"/>
      <w:marLeft w:val="0"/>
      <w:marRight w:val="0"/>
      <w:marTop w:val="0"/>
      <w:marBottom w:val="0"/>
      <w:divBdr>
        <w:top w:val="none" w:sz="0" w:space="0" w:color="auto"/>
        <w:left w:val="none" w:sz="0" w:space="0" w:color="auto"/>
        <w:bottom w:val="none" w:sz="0" w:space="0" w:color="auto"/>
        <w:right w:val="none" w:sz="0" w:space="0" w:color="auto"/>
      </w:divBdr>
      <w:divsChild>
        <w:div w:id="304313601">
          <w:marLeft w:val="0"/>
          <w:marRight w:val="0"/>
          <w:marTop w:val="0"/>
          <w:marBottom w:val="0"/>
          <w:divBdr>
            <w:top w:val="none" w:sz="0" w:space="0" w:color="auto"/>
            <w:left w:val="none" w:sz="0" w:space="0" w:color="auto"/>
            <w:bottom w:val="none" w:sz="0" w:space="0" w:color="auto"/>
            <w:right w:val="none" w:sz="0" w:space="0" w:color="auto"/>
          </w:divBdr>
          <w:divsChild>
            <w:div w:id="155729348">
              <w:marLeft w:val="0"/>
              <w:marRight w:val="0"/>
              <w:marTop w:val="0"/>
              <w:marBottom w:val="0"/>
              <w:divBdr>
                <w:top w:val="none" w:sz="0" w:space="0" w:color="auto"/>
                <w:left w:val="none" w:sz="0" w:space="0" w:color="auto"/>
                <w:bottom w:val="none" w:sz="0" w:space="0" w:color="auto"/>
                <w:right w:val="none" w:sz="0" w:space="0" w:color="auto"/>
              </w:divBdr>
              <w:divsChild>
                <w:div w:id="1046368785">
                  <w:marLeft w:val="0"/>
                  <w:marRight w:val="0"/>
                  <w:marTop w:val="0"/>
                  <w:marBottom w:val="0"/>
                  <w:divBdr>
                    <w:top w:val="none" w:sz="0" w:space="0" w:color="auto"/>
                    <w:left w:val="none" w:sz="0" w:space="0" w:color="auto"/>
                    <w:bottom w:val="none" w:sz="0" w:space="0" w:color="auto"/>
                    <w:right w:val="none" w:sz="0" w:space="0" w:color="auto"/>
                  </w:divBdr>
                  <w:divsChild>
                    <w:div w:id="20449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43296">
      <w:bodyDiv w:val="1"/>
      <w:marLeft w:val="0"/>
      <w:marRight w:val="0"/>
      <w:marTop w:val="0"/>
      <w:marBottom w:val="0"/>
      <w:divBdr>
        <w:top w:val="none" w:sz="0" w:space="0" w:color="auto"/>
        <w:left w:val="none" w:sz="0" w:space="0" w:color="auto"/>
        <w:bottom w:val="none" w:sz="0" w:space="0" w:color="auto"/>
        <w:right w:val="none" w:sz="0" w:space="0" w:color="auto"/>
      </w:divBdr>
      <w:divsChild>
        <w:div w:id="384067109">
          <w:marLeft w:val="0"/>
          <w:marRight w:val="0"/>
          <w:marTop w:val="0"/>
          <w:marBottom w:val="0"/>
          <w:divBdr>
            <w:top w:val="none" w:sz="0" w:space="0" w:color="auto"/>
            <w:left w:val="none" w:sz="0" w:space="0" w:color="auto"/>
            <w:bottom w:val="none" w:sz="0" w:space="0" w:color="auto"/>
            <w:right w:val="none" w:sz="0" w:space="0" w:color="auto"/>
          </w:divBdr>
          <w:divsChild>
            <w:div w:id="20464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4599">
      <w:bodyDiv w:val="1"/>
      <w:marLeft w:val="0"/>
      <w:marRight w:val="0"/>
      <w:marTop w:val="0"/>
      <w:marBottom w:val="0"/>
      <w:divBdr>
        <w:top w:val="none" w:sz="0" w:space="0" w:color="auto"/>
        <w:left w:val="none" w:sz="0" w:space="0" w:color="auto"/>
        <w:bottom w:val="none" w:sz="0" w:space="0" w:color="auto"/>
        <w:right w:val="none" w:sz="0" w:space="0" w:color="auto"/>
      </w:divBdr>
      <w:divsChild>
        <w:div w:id="1855919865">
          <w:marLeft w:val="0"/>
          <w:marRight w:val="0"/>
          <w:marTop w:val="0"/>
          <w:marBottom w:val="0"/>
          <w:divBdr>
            <w:top w:val="none" w:sz="0" w:space="0" w:color="auto"/>
            <w:left w:val="none" w:sz="0" w:space="0" w:color="auto"/>
            <w:bottom w:val="none" w:sz="0" w:space="0" w:color="auto"/>
            <w:right w:val="none" w:sz="0" w:space="0" w:color="auto"/>
          </w:divBdr>
          <w:divsChild>
            <w:div w:id="406541351">
              <w:marLeft w:val="0"/>
              <w:marRight w:val="0"/>
              <w:marTop w:val="0"/>
              <w:marBottom w:val="0"/>
              <w:divBdr>
                <w:top w:val="none" w:sz="0" w:space="0" w:color="auto"/>
                <w:left w:val="none" w:sz="0" w:space="0" w:color="auto"/>
                <w:bottom w:val="none" w:sz="0" w:space="0" w:color="auto"/>
                <w:right w:val="none" w:sz="0" w:space="0" w:color="auto"/>
              </w:divBdr>
              <w:divsChild>
                <w:div w:id="2520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5293">
      <w:bodyDiv w:val="1"/>
      <w:marLeft w:val="0"/>
      <w:marRight w:val="0"/>
      <w:marTop w:val="0"/>
      <w:marBottom w:val="0"/>
      <w:divBdr>
        <w:top w:val="none" w:sz="0" w:space="0" w:color="auto"/>
        <w:left w:val="none" w:sz="0" w:space="0" w:color="auto"/>
        <w:bottom w:val="none" w:sz="0" w:space="0" w:color="auto"/>
        <w:right w:val="none" w:sz="0" w:space="0" w:color="auto"/>
      </w:divBdr>
      <w:divsChild>
        <w:div w:id="637419550">
          <w:marLeft w:val="0"/>
          <w:marRight w:val="0"/>
          <w:marTop w:val="0"/>
          <w:marBottom w:val="0"/>
          <w:divBdr>
            <w:top w:val="none" w:sz="0" w:space="0" w:color="auto"/>
            <w:left w:val="none" w:sz="0" w:space="0" w:color="auto"/>
            <w:bottom w:val="none" w:sz="0" w:space="0" w:color="auto"/>
            <w:right w:val="none" w:sz="0" w:space="0" w:color="auto"/>
          </w:divBdr>
          <w:divsChild>
            <w:div w:id="807625039">
              <w:marLeft w:val="0"/>
              <w:marRight w:val="0"/>
              <w:marTop w:val="0"/>
              <w:marBottom w:val="0"/>
              <w:divBdr>
                <w:top w:val="none" w:sz="0" w:space="0" w:color="auto"/>
                <w:left w:val="none" w:sz="0" w:space="0" w:color="auto"/>
                <w:bottom w:val="none" w:sz="0" w:space="0" w:color="auto"/>
                <w:right w:val="none" w:sz="0" w:space="0" w:color="auto"/>
              </w:divBdr>
              <w:divsChild>
                <w:div w:id="612250419">
                  <w:marLeft w:val="0"/>
                  <w:marRight w:val="0"/>
                  <w:marTop w:val="0"/>
                  <w:marBottom w:val="0"/>
                  <w:divBdr>
                    <w:top w:val="none" w:sz="0" w:space="0" w:color="auto"/>
                    <w:left w:val="none" w:sz="0" w:space="0" w:color="auto"/>
                    <w:bottom w:val="none" w:sz="0" w:space="0" w:color="auto"/>
                    <w:right w:val="none" w:sz="0" w:space="0" w:color="auto"/>
                  </w:divBdr>
                  <w:divsChild>
                    <w:div w:id="3940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55376">
      <w:bodyDiv w:val="1"/>
      <w:marLeft w:val="0"/>
      <w:marRight w:val="0"/>
      <w:marTop w:val="0"/>
      <w:marBottom w:val="0"/>
      <w:divBdr>
        <w:top w:val="none" w:sz="0" w:space="0" w:color="auto"/>
        <w:left w:val="none" w:sz="0" w:space="0" w:color="auto"/>
        <w:bottom w:val="none" w:sz="0" w:space="0" w:color="auto"/>
        <w:right w:val="none" w:sz="0" w:space="0" w:color="auto"/>
      </w:divBdr>
      <w:divsChild>
        <w:div w:id="1034042337">
          <w:marLeft w:val="0"/>
          <w:marRight w:val="0"/>
          <w:marTop w:val="0"/>
          <w:marBottom w:val="0"/>
          <w:divBdr>
            <w:top w:val="none" w:sz="0" w:space="0" w:color="auto"/>
            <w:left w:val="none" w:sz="0" w:space="0" w:color="auto"/>
            <w:bottom w:val="none" w:sz="0" w:space="0" w:color="auto"/>
            <w:right w:val="none" w:sz="0" w:space="0" w:color="auto"/>
          </w:divBdr>
          <w:divsChild>
            <w:div w:id="1372612894">
              <w:marLeft w:val="0"/>
              <w:marRight w:val="0"/>
              <w:marTop w:val="0"/>
              <w:marBottom w:val="0"/>
              <w:divBdr>
                <w:top w:val="none" w:sz="0" w:space="0" w:color="auto"/>
                <w:left w:val="none" w:sz="0" w:space="0" w:color="auto"/>
                <w:bottom w:val="none" w:sz="0" w:space="0" w:color="auto"/>
                <w:right w:val="none" w:sz="0" w:space="0" w:color="auto"/>
              </w:divBdr>
              <w:divsChild>
                <w:div w:id="14819015">
                  <w:marLeft w:val="0"/>
                  <w:marRight w:val="0"/>
                  <w:marTop w:val="0"/>
                  <w:marBottom w:val="0"/>
                  <w:divBdr>
                    <w:top w:val="none" w:sz="0" w:space="0" w:color="auto"/>
                    <w:left w:val="none" w:sz="0" w:space="0" w:color="auto"/>
                    <w:bottom w:val="none" w:sz="0" w:space="0" w:color="auto"/>
                    <w:right w:val="none" w:sz="0" w:space="0" w:color="auto"/>
                  </w:divBdr>
                  <w:divsChild>
                    <w:div w:id="12429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527175">
      <w:bodyDiv w:val="1"/>
      <w:marLeft w:val="0"/>
      <w:marRight w:val="0"/>
      <w:marTop w:val="0"/>
      <w:marBottom w:val="0"/>
      <w:divBdr>
        <w:top w:val="none" w:sz="0" w:space="0" w:color="auto"/>
        <w:left w:val="none" w:sz="0" w:space="0" w:color="auto"/>
        <w:bottom w:val="none" w:sz="0" w:space="0" w:color="auto"/>
        <w:right w:val="none" w:sz="0" w:space="0" w:color="auto"/>
      </w:divBdr>
    </w:div>
    <w:div w:id="1404647585">
      <w:bodyDiv w:val="1"/>
      <w:marLeft w:val="0"/>
      <w:marRight w:val="0"/>
      <w:marTop w:val="0"/>
      <w:marBottom w:val="0"/>
      <w:divBdr>
        <w:top w:val="none" w:sz="0" w:space="0" w:color="auto"/>
        <w:left w:val="none" w:sz="0" w:space="0" w:color="auto"/>
        <w:bottom w:val="none" w:sz="0" w:space="0" w:color="auto"/>
        <w:right w:val="none" w:sz="0" w:space="0" w:color="auto"/>
      </w:divBdr>
      <w:divsChild>
        <w:div w:id="1533574805">
          <w:marLeft w:val="0"/>
          <w:marRight w:val="0"/>
          <w:marTop w:val="0"/>
          <w:marBottom w:val="0"/>
          <w:divBdr>
            <w:top w:val="none" w:sz="0" w:space="0" w:color="auto"/>
            <w:left w:val="none" w:sz="0" w:space="0" w:color="auto"/>
            <w:bottom w:val="none" w:sz="0" w:space="0" w:color="auto"/>
            <w:right w:val="none" w:sz="0" w:space="0" w:color="auto"/>
          </w:divBdr>
          <w:divsChild>
            <w:div w:id="1269046470">
              <w:marLeft w:val="0"/>
              <w:marRight w:val="0"/>
              <w:marTop w:val="0"/>
              <w:marBottom w:val="0"/>
              <w:divBdr>
                <w:top w:val="none" w:sz="0" w:space="0" w:color="auto"/>
                <w:left w:val="none" w:sz="0" w:space="0" w:color="auto"/>
                <w:bottom w:val="none" w:sz="0" w:space="0" w:color="auto"/>
                <w:right w:val="none" w:sz="0" w:space="0" w:color="auto"/>
              </w:divBdr>
              <w:divsChild>
                <w:div w:id="16083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83336">
      <w:bodyDiv w:val="1"/>
      <w:marLeft w:val="0"/>
      <w:marRight w:val="0"/>
      <w:marTop w:val="0"/>
      <w:marBottom w:val="0"/>
      <w:divBdr>
        <w:top w:val="none" w:sz="0" w:space="0" w:color="auto"/>
        <w:left w:val="none" w:sz="0" w:space="0" w:color="auto"/>
        <w:bottom w:val="none" w:sz="0" w:space="0" w:color="auto"/>
        <w:right w:val="none" w:sz="0" w:space="0" w:color="auto"/>
      </w:divBdr>
      <w:divsChild>
        <w:div w:id="389504069">
          <w:marLeft w:val="0"/>
          <w:marRight w:val="0"/>
          <w:marTop w:val="0"/>
          <w:marBottom w:val="0"/>
          <w:divBdr>
            <w:top w:val="none" w:sz="0" w:space="0" w:color="auto"/>
            <w:left w:val="none" w:sz="0" w:space="0" w:color="auto"/>
            <w:bottom w:val="none" w:sz="0" w:space="0" w:color="auto"/>
            <w:right w:val="none" w:sz="0" w:space="0" w:color="auto"/>
          </w:divBdr>
          <w:divsChild>
            <w:div w:id="562452206">
              <w:marLeft w:val="0"/>
              <w:marRight w:val="0"/>
              <w:marTop w:val="0"/>
              <w:marBottom w:val="0"/>
              <w:divBdr>
                <w:top w:val="none" w:sz="0" w:space="0" w:color="auto"/>
                <w:left w:val="none" w:sz="0" w:space="0" w:color="auto"/>
                <w:bottom w:val="none" w:sz="0" w:space="0" w:color="auto"/>
                <w:right w:val="none" w:sz="0" w:space="0" w:color="auto"/>
              </w:divBdr>
              <w:divsChild>
                <w:div w:id="8452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4336">
      <w:bodyDiv w:val="1"/>
      <w:marLeft w:val="0"/>
      <w:marRight w:val="0"/>
      <w:marTop w:val="0"/>
      <w:marBottom w:val="0"/>
      <w:divBdr>
        <w:top w:val="none" w:sz="0" w:space="0" w:color="auto"/>
        <w:left w:val="none" w:sz="0" w:space="0" w:color="auto"/>
        <w:bottom w:val="none" w:sz="0" w:space="0" w:color="auto"/>
        <w:right w:val="none" w:sz="0" w:space="0" w:color="auto"/>
      </w:divBdr>
      <w:divsChild>
        <w:div w:id="993535187">
          <w:marLeft w:val="0"/>
          <w:marRight w:val="0"/>
          <w:marTop w:val="0"/>
          <w:marBottom w:val="0"/>
          <w:divBdr>
            <w:top w:val="none" w:sz="0" w:space="0" w:color="auto"/>
            <w:left w:val="none" w:sz="0" w:space="0" w:color="auto"/>
            <w:bottom w:val="none" w:sz="0" w:space="0" w:color="auto"/>
            <w:right w:val="none" w:sz="0" w:space="0" w:color="auto"/>
          </w:divBdr>
          <w:divsChild>
            <w:div w:id="1774090814">
              <w:marLeft w:val="0"/>
              <w:marRight w:val="0"/>
              <w:marTop w:val="0"/>
              <w:marBottom w:val="0"/>
              <w:divBdr>
                <w:top w:val="none" w:sz="0" w:space="0" w:color="auto"/>
                <w:left w:val="none" w:sz="0" w:space="0" w:color="auto"/>
                <w:bottom w:val="none" w:sz="0" w:space="0" w:color="auto"/>
                <w:right w:val="none" w:sz="0" w:space="0" w:color="auto"/>
              </w:divBdr>
              <w:divsChild>
                <w:div w:id="13720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90968">
      <w:bodyDiv w:val="1"/>
      <w:marLeft w:val="0"/>
      <w:marRight w:val="0"/>
      <w:marTop w:val="0"/>
      <w:marBottom w:val="0"/>
      <w:divBdr>
        <w:top w:val="none" w:sz="0" w:space="0" w:color="auto"/>
        <w:left w:val="none" w:sz="0" w:space="0" w:color="auto"/>
        <w:bottom w:val="none" w:sz="0" w:space="0" w:color="auto"/>
        <w:right w:val="none" w:sz="0" w:space="0" w:color="auto"/>
      </w:divBdr>
      <w:divsChild>
        <w:div w:id="322663424">
          <w:marLeft w:val="0"/>
          <w:marRight w:val="0"/>
          <w:marTop w:val="0"/>
          <w:marBottom w:val="0"/>
          <w:divBdr>
            <w:top w:val="none" w:sz="0" w:space="0" w:color="auto"/>
            <w:left w:val="none" w:sz="0" w:space="0" w:color="auto"/>
            <w:bottom w:val="none" w:sz="0" w:space="0" w:color="auto"/>
            <w:right w:val="none" w:sz="0" w:space="0" w:color="auto"/>
          </w:divBdr>
          <w:divsChild>
            <w:div w:id="1586837628">
              <w:marLeft w:val="0"/>
              <w:marRight w:val="0"/>
              <w:marTop w:val="0"/>
              <w:marBottom w:val="0"/>
              <w:divBdr>
                <w:top w:val="none" w:sz="0" w:space="0" w:color="auto"/>
                <w:left w:val="none" w:sz="0" w:space="0" w:color="auto"/>
                <w:bottom w:val="none" w:sz="0" w:space="0" w:color="auto"/>
                <w:right w:val="none" w:sz="0" w:space="0" w:color="auto"/>
              </w:divBdr>
              <w:divsChild>
                <w:div w:id="9907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3796">
      <w:bodyDiv w:val="1"/>
      <w:marLeft w:val="0"/>
      <w:marRight w:val="0"/>
      <w:marTop w:val="0"/>
      <w:marBottom w:val="0"/>
      <w:divBdr>
        <w:top w:val="none" w:sz="0" w:space="0" w:color="auto"/>
        <w:left w:val="none" w:sz="0" w:space="0" w:color="auto"/>
        <w:bottom w:val="none" w:sz="0" w:space="0" w:color="auto"/>
        <w:right w:val="none" w:sz="0" w:space="0" w:color="auto"/>
      </w:divBdr>
      <w:divsChild>
        <w:div w:id="1036660428">
          <w:marLeft w:val="0"/>
          <w:marRight w:val="0"/>
          <w:marTop w:val="0"/>
          <w:marBottom w:val="0"/>
          <w:divBdr>
            <w:top w:val="none" w:sz="0" w:space="0" w:color="auto"/>
            <w:left w:val="none" w:sz="0" w:space="0" w:color="auto"/>
            <w:bottom w:val="none" w:sz="0" w:space="0" w:color="auto"/>
            <w:right w:val="none" w:sz="0" w:space="0" w:color="auto"/>
          </w:divBdr>
          <w:divsChild>
            <w:div w:id="419721849">
              <w:marLeft w:val="0"/>
              <w:marRight w:val="0"/>
              <w:marTop w:val="0"/>
              <w:marBottom w:val="0"/>
              <w:divBdr>
                <w:top w:val="none" w:sz="0" w:space="0" w:color="auto"/>
                <w:left w:val="none" w:sz="0" w:space="0" w:color="auto"/>
                <w:bottom w:val="none" w:sz="0" w:space="0" w:color="auto"/>
                <w:right w:val="none" w:sz="0" w:space="0" w:color="auto"/>
              </w:divBdr>
              <w:divsChild>
                <w:div w:id="2068793299">
                  <w:marLeft w:val="0"/>
                  <w:marRight w:val="0"/>
                  <w:marTop w:val="0"/>
                  <w:marBottom w:val="0"/>
                  <w:divBdr>
                    <w:top w:val="none" w:sz="0" w:space="0" w:color="auto"/>
                    <w:left w:val="none" w:sz="0" w:space="0" w:color="auto"/>
                    <w:bottom w:val="none" w:sz="0" w:space="0" w:color="auto"/>
                    <w:right w:val="none" w:sz="0" w:space="0" w:color="auto"/>
                  </w:divBdr>
                  <w:divsChild>
                    <w:div w:id="230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338297">
      <w:bodyDiv w:val="1"/>
      <w:marLeft w:val="0"/>
      <w:marRight w:val="0"/>
      <w:marTop w:val="0"/>
      <w:marBottom w:val="0"/>
      <w:divBdr>
        <w:top w:val="none" w:sz="0" w:space="0" w:color="auto"/>
        <w:left w:val="none" w:sz="0" w:space="0" w:color="auto"/>
        <w:bottom w:val="none" w:sz="0" w:space="0" w:color="auto"/>
        <w:right w:val="none" w:sz="0" w:space="0" w:color="auto"/>
      </w:divBdr>
      <w:divsChild>
        <w:div w:id="522669757">
          <w:marLeft w:val="0"/>
          <w:marRight w:val="0"/>
          <w:marTop w:val="0"/>
          <w:marBottom w:val="0"/>
          <w:divBdr>
            <w:top w:val="none" w:sz="0" w:space="0" w:color="auto"/>
            <w:left w:val="none" w:sz="0" w:space="0" w:color="auto"/>
            <w:bottom w:val="none" w:sz="0" w:space="0" w:color="auto"/>
            <w:right w:val="none" w:sz="0" w:space="0" w:color="auto"/>
          </w:divBdr>
          <w:divsChild>
            <w:div w:id="866865902">
              <w:marLeft w:val="0"/>
              <w:marRight w:val="0"/>
              <w:marTop w:val="0"/>
              <w:marBottom w:val="0"/>
              <w:divBdr>
                <w:top w:val="none" w:sz="0" w:space="0" w:color="auto"/>
                <w:left w:val="none" w:sz="0" w:space="0" w:color="auto"/>
                <w:bottom w:val="none" w:sz="0" w:space="0" w:color="auto"/>
                <w:right w:val="none" w:sz="0" w:space="0" w:color="auto"/>
              </w:divBdr>
              <w:divsChild>
                <w:div w:id="262763646">
                  <w:marLeft w:val="0"/>
                  <w:marRight w:val="0"/>
                  <w:marTop w:val="0"/>
                  <w:marBottom w:val="0"/>
                  <w:divBdr>
                    <w:top w:val="none" w:sz="0" w:space="0" w:color="auto"/>
                    <w:left w:val="none" w:sz="0" w:space="0" w:color="auto"/>
                    <w:bottom w:val="none" w:sz="0" w:space="0" w:color="auto"/>
                    <w:right w:val="none" w:sz="0" w:space="0" w:color="auto"/>
                  </w:divBdr>
                  <w:divsChild>
                    <w:div w:id="12085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633778">
      <w:bodyDiv w:val="1"/>
      <w:marLeft w:val="0"/>
      <w:marRight w:val="0"/>
      <w:marTop w:val="0"/>
      <w:marBottom w:val="0"/>
      <w:divBdr>
        <w:top w:val="none" w:sz="0" w:space="0" w:color="auto"/>
        <w:left w:val="none" w:sz="0" w:space="0" w:color="auto"/>
        <w:bottom w:val="none" w:sz="0" w:space="0" w:color="auto"/>
        <w:right w:val="none" w:sz="0" w:space="0" w:color="auto"/>
      </w:divBdr>
      <w:divsChild>
        <w:div w:id="129982086">
          <w:marLeft w:val="0"/>
          <w:marRight w:val="0"/>
          <w:marTop w:val="0"/>
          <w:marBottom w:val="0"/>
          <w:divBdr>
            <w:top w:val="none" w:sz="0" w:space="0" w:color="auto"/>
            <w:left w:val="none" w:sz="0" w:space="0" w:color="auto"/>
            <w:bottom w:val="none" w:sz="0" w:space="0" w:color="auto"/>
            <w:right w:val="none" w:sz="0" w:space="0" w:color="auto"/>
          </w:divBdr>
          <w:divsChild>
            <w:div w:id="225646520">
              <w:marLeft w:val="0"/>
              <w:marRight w:val="0"/>
              <w:marTop w:val="0"/>
              <w:marBottom w:val="0"/>
              <w:divBdr>
                <w:top w:val="none" w:sz="0" w:space="0" w:color="auto"/>
                <w:left w:val="none" w:sz="0" w:space="0" w:color="auto"/>
                <w:bottom w:val="none" w:sz="0" w:space="0" w:color="auto"/>
                <w:right w:val="none" w:sz="0" w:space="0" w:color="auto"/>
              </w:divBdr>
              <w:divsChild>
                <w:div w:id="1624996923">
                  <w:marLeft w:val="0"/>
                  <w:marRight w:val="0"/>
                  <w:marTop w:val="0"/>
                  <w:marBottom w:val="0"/>
                  <w:divBdr>
                    <w:top w:val="none" w:sz="0" w:space="0" w:color="auto"/>
                    <w:left w:val="none" w:sz="0" w:space="0" w:color="auto"/>
                    <w:bottom w:val="none" w:sz="0" w:space="0" w:color="auto"/>
                    <w:right w:val="none" w:sz="0" w:space="0" w:color="auto"/>
                  </w:divBdr>
                  <w:divsChild>
                    <w:div w:id="3902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20370">
      <w:bodyDiv w:val="1"/>
      <w:marLeft w:val="0"/>
      <w:marRight w:val="0"/>
      <w:marTop w:val="0"/>
      <w:marBottom w:val="0"/>
      <w:divBdr>
        <w:top w:val="none" w:sz="0" w:space="0" w:color="auto"/>
        <w:left w:val="none" w:sz="0" w:space="0" w:color="auto"/>
        <w:bottom w:val="none" w:sz="0" w:space="0" w:color="auto"/>
        <w:right w:val="none" w:sz="0" w:space="0" w:color="auto"/>
      </w:divBdr>
      <w:divsChild>
        <w:div w:id="1260259774">
          <w:marLeft w:val="0"/>
          <w:marRight w:val="0"/>
          <w:marTop w:val="0"/>
          <w:marBottom w:val="0"/>
          <w:divBdr>
            <w:top w:val="none" w:sz="0" w:space="0" w:color="auto"/>
            <w:left w:val="none" w:sz="0" w:space="0" w:color="auto"/>
            <w:bottom w:val="none" w:sz="0" w:space="0" w:color="auto"/>
            <w:right w:val="none" w:sz="0" w:space="0" w:color="auto"/>
          </w:divBdr>
          <w:divsChild>
            <w:div w:id="723603413">
              <w:marLeft w:val="0"/>
              <w:marRight w:val="0"/>
              <w:marTop w:val="0"/>
              <w:marBottom w:val="0"/>
              <w:divBdr>
                <w:top w:val="none" w:sz="0" w:space="0" w:color="auto"/>
                <w:left w:val="none" w:sz="0" w:space="0" w:color="auto"/>
                <w:bottom w:val="none" w:sz="0" w:space="0" w:color="auto"/>
                <w:right w:val="none" w:sz="0" w:space="0" w:color="auto"/>
              </w:divBdr>
              <w:divsChild>
                <w:div w:id="1001545904">
                  <w:marLeft w:val="0"/>
                  <w:marRight w:val="0"/>
                  <w:marTop w:val="0"/>
                  <w:marBottom w:val="0"/>
                  <w:divBdr>
                    <w:top w:val="none" w:sz="0" w:space="0" w:color="auto"/>
                    <w:left w:val="none" w:sz="0" w:space="0" w:color="auto"/>
                    <w:bottom w:val="none" w:sz="0" w:space="0" w:color="auto"/>
                    <w:right w:val="none" w:sz="0" w:space="0" w:color="auto"/>
                  </w:divBdr>
                  <w:divsChild>
                    <w:div w:id="1448085850">
                      <w:marLeft w:val="0"/>
                      <w:marRight w:val="0"/>
                      <w:marTop w:val="0"/>
                      <w:marBottom w:val="0"/>
                      <w:divBdr>
                        <w:top w:val="none" w:sz="0" w:space="0" w:color="auto"/>
                        <w:left w:val="none" w:sz="0" w:space="0" w:color="auto"/>
                        <w:bottom w:val="none" w:sz="0" w:space="0" w:color="auto"/>
                        <w:right w:val="none" w:sz="0" w:space="0" w:color="auto"/>
                      </w:divBdr>
                      <w:divsChild>
                        <w:div w:id="667640084">
                          <w:marLeft w:val="0"/>
                          <w:marRight w:val="0"/>
                          <w:marTop w:val="0"/>
                          <w:marBottom w:val="0"/>
                          <w:divBdr>
                            <w:top w:val="none" w:sz="0" w:space="0" w:color="auto"/>
                            <w:left w:val="none" w:sz="0" w:space="0" w:color="auto"/>
                            <w:bottom w:val="none" w:sz="0" w:space="0" w:color="auto"/>
                            <w:right w:val="none" w:sz="0" w:space="0" w:color="auto"/>
                          </w:divBdr>
                          <w:divsChild>
                            <w:div w:id="10447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21203">
                  <w:marLeft w:val="0"/>
                  <w:marRight w:val="0"/>
                  <w:marTop w:val="0"/>
                  <w:marBottom w:val="0"/>
                  <w:divBdr>
                    <w:top w:val="none" w:sz="0" w:space="0" w:color="auto"/>
                    <w:left w:val="none" w:sz="0" w:space="0" w:color="auto"/>
                    <w:bottom w:val="none" w:sz="0" w:space="0" w:color="auto"/>
                    <w:right w:val="none" w:sz="0" w:space="0" w:color="auto"/>
                  </w:divBdr>
                  <w:divsChild>
                    <w:div w:id="17651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88648">
          <w:marLeft w:val="0"/>
          <w:marRight w:val="0"/>
          <w:marTop w:val="0"/>
          <w:marBottom w:val="0"/>
          <w:divBdr>
            <w:top w:val="none" w:sz="0" w:space="0" w:color="auto"/>
            <w:left w:val="none" w:sz="0" w:space="0" w:color="auto"/>
            <w:bottom w:val="none" w:sz="0" w:space="0" w:color="auto"/>
            <w:right w:val="none" w:sz="0" w:space="0" w:color="auto"/>
          </w:divBdr>
          <w:divsChild>
            <w:div w:id="739786192">
              <w:marLeft w:val="0"/>
              <w:marRight w:val="0"/>
              <w:marTop w:val="0"/>
              <w:marBottom w:val="0"/>
              <w:divBdr>
                <w:top w:val="none" w:sz="0" w:space="0" w:color="auto"/>
                <w:left w:val="none" w:sz="0" w:space="0" w:color="auto"/>
                <w:bottom w:val="none" w:sz="0" w:space="0" w:color="auto"/>
                <w:right w:val="none" w:sz="0" w:space="0" w:color="auto"/>
              </w:divBdr>
              <w:divsChild>
                <w:div w:id="1446998125">
                  <w:marLeft w:val="0"/>
                  <w:marRight w:val="0"/>
                  <w:marTop w:val="0"/>
                  <w:marBottom w:val="0"/>
                  <w:divBdr>
                    <w:top w:val="none" w:sz="0" w:space="0" w:color="auto"/>
                    <w:left w:val="none" w:sz="0" w:space="0" w:color="auto"/>
                    <w:bottom w:val="none" w:sz="0" w:space="0" w:color="auto"/>
                    <w:right w:val="none" w:sz="0" w:space="0" w:color="auto"/>
                  </w:divBdr>
                  <w:divsChild>
                    <w:div w:id="492844101">
                      <w:marLeft w:val="0"/>
                      <w:marRight w:val="0"/>
                      <w:marTop w:val="0"/>
                      <w:marBottom w:val="0"/>
                      <w:divBdr>
                        <w:top w:val="none" w:sz="0" w:space="0" w:color="auto"/>
                        <w:left w:val="none" w:sz="0" w:space="0" w:color="auto"/>
                        <w:bottom w:val="none" w:sz="0" w:space="0" w:color="auto"/>
                        <w:right w:val="none" w:sz="0" w:space="0" w:color="auto"/>
                      </w:divBdr>
                      <w:divsChild>
                        <w:div w:id="132872138">
                          <w:marLeft w:val="0"/>
                          <w:marRight w:val="0"/>
                          <w:marTop w:val="0"/>
                          <w:marBottom w:val="0"/>
                          <w:divBdr>
                            <w:top w:val="none" w:sz="0" w:space="0" w:color="auto"/>
                            <w:left w:val="none" w:sz="0" w:space="0" w:color="auto"/>
                            <w:bottom w:val="none" w:sz="0" w:space="0" w:color="auto"/>
                            <w:right w:val="none" w:sz="0" w:space="0" w:color="auto"/>
                          </w:divBdr>
                          <w:divsChild>
                            <w:div w:id="1994985053">
                              <w:marLeft w:val="0"/>
                              <w:marRight w:val="0"/>
                              <w:marTop w:val="0"/>
                              <w:marBottom w:val="0"/>
                              <w:divBdr>
                                <w:top w:val="none" w:sz="0" w:space="0" w:color="auto"/>
                                <w:left w:val="none" w:sz="0" w:space="0" w:color="auto"/>
                                <w:bottom w:val="none" w:sz="0" w:space="0" w:color="auto"/>
                                <w:right w:val="none" w:sz="0" w:space="0" w:color="auto"/>
                              </w:divBdr>
                              <w:divsChild>
                                <w:div w:id="11635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82375">
          <w:marLeft w:val="0"/>
          <w:marRight w:val="0"/>
          <w:marTop w:val="0"/>
          <w:marBottom w:val="0"/>
          <w:divBdr>
            <w:top w:val="none" w:sz="0" w:space="0" w:color="auto"/>
            <w:left w:val="none" w:sz="0" w:space="0" w:color="auto"/>
            <w:bottom w:val="none" w:sz="0" w:space="0" w:color="auto"/>
            <w:right w:val="none" w:sz="0" w:space="0" w:color="auto"/>
          </w:divBdr>
          <w:divsChild>
            <w:div w:id="2063409557">
              <w:marLeft w:val="0"/>
              <w:marRight w:val="0"/>
              <w:marTop w:val="0"/>
              <w:marBottom w:val="0"/>
              <w:divBdr>
                <w:top w:val="none" w:sz="0" w:space="0" w:color="auto"/>
                <w:left w:val="none" w:sz="0" w:space="0" w:color="auto"/>
                <w:bottom w:val="none" w:sz="0" w:space="0" w:color="auto"/>
                <w:right w:val="none" w:sz="0" w:space="0" w:color="auto"/>
              </w:divBdr>
              <w:divsChild>
                <w:div w:id="275217957">
                  <w:marLeft w:val="0"/>
                  <w:marRight w:val="0"/>
                  <w:marTop w:val="0"/>
                  <w:marBottom w:val="0"/>
                  <w:divBdr>
                    <w:top w:val="none" w:sz="0" w:space="0" w:color="auto"/>
                    <w:left w:val="none" w:sz="0" w:space="0" w:color="auto"/>
                    <w:bottom w:val="none" w:sz="0" w:space="0" w:color="auto"/>
                    <w:right w:val="none" w:sz="0" w:space="0" w:color="auto"/>
                  </w:divBdr>
                  <w:divsChild>
                    <w:div w:id="412705989">
                      <w:marLeft w:val="0"/>
                      <w:marRight w:val="0"/>
                      <w:marTop w:val="0"/>
                      <w:marBottom w:val="0"/>
                      <w:divBdr>
                        <w:top w:val="none" w:sz="0" w:space="0" w:color="auto"/>
                        <w:left w:val="none" w:sz="0" w:space="0" w:color="auto"/>
                        <w:bottom w:val="none" w:sz="0" w:space="0" w:color="auto"/>
                        <w:right w:val="none" w:sz="0" w:space="0" w:color="auto"/>
                      </w:divBdr>
                      <w:divsChild>
                        <w:div w:id="1470516487">
                          <w:marLeft w:val="0"/>
                          <w:marRight w:val="0"/>
                          <w:marTop w:val="0"/>
                          <w:marBottom w:val="0"/>
                          <w:divBdr>
                            <w:top w:val="none" w:sz="0" w:space="0" w:color="auto"/>
                            <w:left w:val="none" w:sz="0" w:space="0" w:color="auto"/>
                            <w:bottom w:val="none" w:sz="0" w:space="0" w:color="auto"/>
                            <w:right w:val="none" w:sz="0" w:space="0" w:color="auto"/>
                          </w:divBdr>
                          <w:divsChild>
                            <w:div w:id="15801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024479">
      <w:bodyDiv w:val="1"/>
      <w:marLeft w:val="0"/>
      <w:marRight w:val="0"/>
      <w:marTop w:val="0"/>
      <w:marBottom w:val="0"/>
      <w:divBdr>
        <w:top w:val="none" w:sz="0" w:space="0" w:color="auto"/>
        <w:left w:val="none" w:sz="0" w:space="0" w:color="auto"/>
        <w:bottom w:val="none" w:sz="0" w:space="0" w:color="auto"/>
        <w:right w:val="none" w:sz="0" w:space="0" w:color="auto"/>
      </w:divBdr>
    </w:div>
    <w:div w:id="1484160584">
      <w:bodyDiv w:val="1"/>
      <w:marLeft w:val="0"/>
      <w:marRight w:val="0"/>
      <w:marTop w:val="0"/>
      <w:marBottom w:val="0"/>
      <w:divBdr>
        <w:top w:val="none" w:sz="0" w:space="0" w:color="auto"/>
        <w:left w:val="none" w:sz="0" w:space="0" w:color="auto"/>
        <w:bottom w:val="none" w:sz="0" w:space="0" w:color="auto"/>
        <w:right w:val="none" w:sz="0" w:space="0" w:color="auto"/>
      </w:divBdr>
    </w:div>
    <w:div w:id="1495755248">
      <w:bodyDiv w:val="1"/>
      <w:marLeft w:val="0"/>
      <w:marRight w:val="0"/>
      <w:marTop w:val="0"/>
      <w:marBottom w:val="0"/>
      <w:divBdr>
        <w:top w:val="none" w:sz="0" w:space="0" w:color="auto"/>
        <w:left w:val="none" w:sz="0" w:space="0" w:color="auto"/>
        <w:bottom w:val="none" w:sz="0" w:space="0" w:color="auto"/>
        <w:right w:val="none" w:sz="0" w:space="0" w:color="auto"/>
      </w:divBdr>
      <w:divsChild>
        <w:div w:id="1378967741">
          <w:marLeft w:val="0"/>
          <w:marRight w:val="0"/>
          <w:marTop w:val="0"/>
          <w:marBottom w:val="0"/>
          <w:divBdr>
            <w:top w:val="none" w:sz="0" w:space="0" w:color="auto"/>
            <w:left w:val="none" w:sz="0" w:space="0" w:color="auto"/>
            <w:bottom w:val="none" w:sz="0" w:space="0" w:color="auto"/>
            <w:right w:val="none" w:sz="0" w:space="0" w:color="auto"/>
          </w:divBdr>
          <w:divsChild>
            <w:div w:id="37246897">
              <w:marLeft w:val="0"/>
              <w:marRight w:val="0"/>
              <w:marTop w:val="0"/>
              <w:marBottom w:val="0"/>
              <w:divBdr>
                <w:top w:val="none" w:sz="0" w:space="0" w:color="auto"/>
                <w:left w:val="none" w:sz="0" w:space="0" w:color="auto"/>
                <w:bottom w:val="none" w:sz="0" w:space="0" w:color="auto"/>
                <w:right w:val="none" w:sz="0" w:space="0" w:color="auto"/>
              </w:divBdr>
              <w:divsChild>
                <w:div w:id="20079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9358">
      <w:bodyDiv w:val="1"/>
      <w:marLeft w:val="0"/>
      <w:marRight w:val="0"/>
      <w:marTop w:val="0"/>
      <w:marBottom w:val="0"/>
      <w:divBdr>
        <w:top w:val="none" w:sz="0" w:space="0" w:color="auto"/>
        <w:left w:val="none" w:sz="0" w:space="0" w:color="auto"/>
        <w:bottom w:val="none" w:sz="0" w:space="0" w:color="auto"/>
        <w:right w:val="none" w:sz="0" w:space="0" w:color="auto"/>
      </w:divBdr>
      <w:divsChild>
        <w:div w:id="1696271673">
          <w:marLeft w:val="0"/>
          <w:marRight w:val="0"/>
          <w:marTop w:val="0"/>
          <w:marBottom w:val="0"/>
          <w:divBdr>
            <w:top w:val="none" w:sz="0" w:space="0" w:color="auto"/>
            <w:left w:val="none" w:sz="0" w:space="0" w:color="auto"/>
            <w:bottom w:val="none" w:sz="0" w:space="0" w:color="auto"/>
            <w:right w:val="none" w:sz="0" w:space="0" w:color="auto"/>
          </w:divBdr>
          <w:divsChild>
            <w:div w:id="700669117">
              <w:marLeft w:val="0"/>
              <w:marRight w:val="0"/>
              <w:marTop w:val="0"/>
              <w:marBottom w:val="0"/>
              <w:divBdr>
                <w:top w:val="none" w:sz="0" w:space="0" w:color="auto"/>
                <w:left w:val="none" w:sz="0" w:space="0" w:color="auto"/>
                <w:bottom w:val="none" w:sz="0" w:space="0" w:color="auto"/>
                <w:right w:val="none" w:sz="0" w:space="0" w:color="auto"/>
              </w:divBdr>
              <w:divsChild>
                <w:div w:id="17057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68921">
      <w:bodyDiv w:val="1"/>
      <w:marLeft w:val="0"/>
      <w:marRight w:val="0"/>
      <w:marTop w:val="0"/>
      <w:marBottom w:val="0"/>
      <w:divBdr>
        <w:top w:val="none" w:sz="0" w:space="0" w:color="auto"/>
        <w:left w:val="none" w:sz="0" w:space="0" w:color="auto"/>
        <w:bottom w:val="none" w:sz="0" w:space="0" w:color="auto"/>
        <w:right w:val="none" w:sz="0" w:space="0" w:color="auto"/>
      </w:divBdr>
    </w:div>
    <w:div w:id="1507817612">
      <w:bodyDiv w:val="1"/>
      <w:marLeft w:val="0"/>
      <w:marRight w:val="0"/>
      <w:marTop w:val="0"/>
      <w:marBottom w:val="0"/>
      <w:divBdr>
        <w:top w:val="none" w:sz="0" w:space="0" w:color="auto"/>
        <w:left w:val="none" w:sz="0" w:space="0" w:color="auto"/>
        <w:bottom w:val="none" w:sz="0" w:space="0" w:color="auto"/>
        <w:right w:val="none" w:sz="0" w:space="0" w:color="auto"/>
      </w:divBdr>
      <w:divsChild>
        <w:div w:id="705375424">
          <w:marLeft w:val="0"/>
          <w:marRight w:val="0"/>
          <w:marTop w:val="0"/>
          <w:marBottom w:val="0"/>
          <w:divBdr>
            <w:top w:val="none" w:sz="0" w:space="0" w:color="auto"/>
            <w:left w:val="none" w:sz="0" w:space="0" w:color="auto"/>
            <w:bottom w:val="none" w:sz="0" w:space="0" w:color="auto"/>
            <w:right w:val="none" w:sz="0" w:space="0" w:color="auto"/>
          </w:divBdr>
          <w:divsChild>
            <w:div w:id="1145927032">
              <w:marLeft w:val="0"/>
              <w:marRight w:val="0"/>
              <w:marTop w:val="0"/>
              <w:marBottom w:val="0"/>
              <w:divBdr>
                <w:top w:val="none" w:sz="0" w:space="0" w:color="auto"/>
                <w:left w:val="none" w:sz="0" w:space="0" w:color="auto"/>
                <w:bottom w:val="none" w:sz="0" w:space="0" w:color="auto"/>
                <w:right w:val="none" w:sz="0" w:space="0" w:color="auto"/>
              </w:divBdr>
              <w:divsChild>
                <w:div w:id="56880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78465">
      <w:bodyDiv w:val="1"/>
      <w:marLeft w:val="0"/>
      <w:marRight w:val="0"/>
      <w:marTop w:val="0"/>
      <w:marBottom w:val="0"/>
      <w:divBdr>
        <w:top w:val="none" w:sz="0" w:space="0" w:color="auto"/>
        <w:left w:val="none" w:sz="0" w:space="0" w:color="auto"/>
        <w:bottom w:val="none" w:sz="0" w:space="0" w:color="auto"/>
        <w:right w:val="none" w:sz="0" w:space="0" w:color="auto"/>
      </w:divBdr>
      <w:divsChild>
        <w:div w:id="1348018247">
          <w:marLeft w:val="0"/>
          <w:marRight w:val="0"/>
          <w:marTop w:val="0"/>
          <w:marBottom w:val="0"/>
          <w:divBdr>
            <w:top w:val="none" w:sz="0" w:space="0" w:color="auto"/>
            <w:left w:val="none" w:sz="0" w:space="0" w:color="auto"/>
            <w:bottom w:val="none" w:sz="0" w:space="0" w:color="auto"/>
            <w:right w:val="none" w:sz="0" w:space="0" w:color="auto"/>
          </w:divBdr>
          <w:divsChild>
            <w:div w:id="1429160426">
              <w:marLeft w:val="0"/>
              <w:marRight w:val="0"/>
              <w:marTop w:val="0"/>
              <w:marBottom w:val="0"/>
              <w:divBdr>
                <w:top w:val="none" w:sz="0" w:space="0" w:color="auto"/>
                <w:left w:val="none" w:sz="0" w:space="0" w:color="auto"/>
                <w:bottom w:val="none" w:sz="0" w:space="0" w:color="auto"/>
                <w:right w:val="none" w:sz="0" w:space="0" w:color="auto"/>
              </w:divBdr>
              <w:divsChild>
                <w:div w:id="1107846360">
                  <w:marLeft w:val="0"/>
                  <w:marRight w:val="0"/>
                  <w:marTop w:val="0"/>
                  <w:marBottom w:val="0"/>
                  <w:divBdr>
                    <w:top w:val="none" w:sz="0" w:space="0" w:color="auto"/>
                    <w:left w:val="none" w:sz="0" w:space="0" w:color="auto"/>
                    <w:bottom w:val="none" w:sz="0" w:space="0" w:color="auto"/>
                    <w:right w:val="none" w:sz="0" w:space="0" w:color="auto"/>
                  </w:divBdr>
                  <w:divsChild>
                    <w:div w:id="15991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4981">
      <w:bodyDiv w:val="1"/>
      <w:marLeft w:val="0"/>
      <w:marRight w:val="0"/>
      <w:marTop w:val="0"/>
      <w:marBottom w:val="0"/>
      <w:divBdr>
        <w:top w:val="none" w:sz="0" w:space="0" w:color="auto"/>
        <w:left w:val="none" w:sz="0" w:space="0" w:color="auto"/>
        <w:bottom w:val="none" w:sz="0" w:space="0" w:color="auto"/>
        <w:right w:val="none" w:sz="0" w:space="0" w:color="auto"/>
      </w:divBdr>
      <w:divsChild>
        <w:div w:id="478422758">
          <w:marLeft w:val="0"/>
          <w:marRight w:val="0"/>
          <w:marTop w:val="0"/>
          <w:marBottom w:val="0"/>
          <w:divBdr>
            <w:top w:val="none" w:sz="0" w:space="0" w:color="auto"/>
            <w:left w:val="none" w:sz="0" w:space="0" w:color="auto"/>
            <w:bottom w:val="none" w:sz="0" w:space="0" w:color="auto"/>
            <w:right w:val="none" w:sz="0" w:space="0" w:color="auto"/>
          </w:divBdr>
          <w:divsChild>
            <w:div w:id="1572234131">
              <w:marLeft w:val="0"/>
              <w:marRight w:val="0"/>
              <w:marTop w:val="0"/>
              <w:marBottom w:val="0"/>
              <w:divBdr>
                <w:top w:val="none" w:sz="0" w:space="0" w:color="auto"/>
                <w:left w:val="none" w:sz="0" w:space="0" w:color="auto"/>
                <w:bottom w:val="none" w:sz="0" w:space="0" w:color="auto"/>
                <w:right w:val="none" w:sz="0" w:space="0" w:color="auto"/>
              </w:divBdr>
              <w:divsChild>
                <w:div w:id="8302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54409">
      <w:bodyDiv w:val="1"/>
      <w:marLeft w:val="0"/>
      <w:marRight w:val="0"/>
      <w:marTop w:val="0"/>
      <w:marBottom w:val="0"/>
      <w:divBdr>
        <w:top w:val="none" w:sz="0" w:space="0" w:color="auto"/>
        <w:left w:val="none" w:sz="0" w:space="0" w:color="auto"/>
        <w:bottom w:val="none" w:sz="0" w:space="0" w:color="auto"/>
        <w:right w:val="none" w:sz="0" w:space="0" w:color="auto"/>
      </w:divBdr>
      <w:divsChild>
        <w:div w:id="1522743993">
          <w:marLeft w:val="0"/>
          <w:marRight w:val="0"/>
          <w:marTop w:val="0"/>
          <w:marBottom w:val="0"/>
          <w:divBdr>
            <w:top w:val="none" w:sz="0" w:space="0" w:color="auto"/>
            <w:left w:val="none" w:sz="0" w:space="0" w:color="auto"/>
            <w:bottom w:val="none" w:sz="0" w:space="0" w:color="auto"/>
            <w:right w:val="none" w:sz="0" w:space="0" w:color="auto"/>
          </w:divBdr>
          <w:divsChild>
            <w:div w:id="764494541">
              <w:marLeft w:val="0"/>
              <w:marRight w:val="0"/>
              <w:marTop w:val="0"/>
              <w:marBottom w:val="0"/>
              <w:divBdr>
                <w:top w:val="none" w:sz="0" w:space="0" w:color="auto"/>
                <w:left w:val="none" w:sz="0" w:space="0" w:color="auto"/>
                <w:bottom w:val="none" w:sz="0" w:space="0" w:color="auto"/>
                <w:right w:val="none" w:sz="0" w:space="0" w:color="auto"/>
              </w:divBdr>
              <w:divsChild>
                <w:div w:id="1217202168">
                  <w:marLeft w:val="0"/>
                  <w:marRight w:val="0"/>
                  <w:marTop w:val="0"/>
                  <w:marBottom w:val="0"/>
                  <w:divBdr>
                    <w:top w:val="none" w:sz="0" w:space="0" w:color="auto"/>
                    <w:left w:val="none" w:sz="0" w:space="0" w:color="auto"/>
                    <w:bottom w:val="none" w:sz="0" w:space="0" w:color="auto"/>
                    <w:right w:val="none" w:sz="0" w:space="0" w:color="auto"/>
                  </w:divBdr>
                  <w:divsChild>
                    <w:div w:id="9724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933692">
      <w:bodyDiv w:val="1"/>
      <w:marLeft w:val="0"/>
      <w:marRight w:val="0"/>
      <w:marTop w:val="0"/>
      <w:marBottom w:val="0"/>
      <w:divBdr>
        <w:top w:val="none" w:sz="0" w:space="0" w:color="auto"/>
        <w:left w:val="none" w:sz="0" w:space="0" w:color="auto"/>
        <w:bottom w:val="none" w:sz="0" w:space="0" w:color="auto"/>
        <w:right w:val="none" w:sz="0" w:space="0" w:color="auto"/>
      </w:divBdr>
      <w:divsChild>
        <w:div w:id="1941794359">
          <w:marLeft w:val="0"/>
          <w:marRight w:val="0"/>
          <w:marTop w:val="0"/>
          <w:marBottom w:val="0"/>
          <w:divBdr>
            <w:top w:val="none" w:sz="0" w:space="0" w:color="auto"/>
            <w:left w:val="none" w:sz="0" w:space="0" w:color="auto"/>
            <w:bottom w:val="none" w:sz="0" w:space="0" w:color="auto"/>
            <w:right w:val="none" w:sz="0" w:space="0" w:color="auto"/>
          </w:divBdr>
          <w:divsChild>
            <w:div w:id="1403983169">
              <w:marLeft w:val="0"/>
              <w:marRight w:val="0"/>
              <w:marTop w:val="0"/>
              <w:marBottom w:val="0"/>
              <w:divBdr>
                <w:top w:val="none" w:sz="0" w:space="0" w:color="auto"/>
                <w:left w:val="none" w:sz="0" w:space="0" w:color="auto"/>
                <w:bottom w:val="none" w:sz="0" w:space="0" w:color="auto"/>
                <w:right w:val="none" w:sz="0" w:space="0" w:color="auto"/>
              </w:divBdr>
              <w:divsChild>
                <w:div w:id="18370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3212">
      <w:bodyDiv w:val="1"/>
      <w:marLeft w:val="0"/>
      <w:marRight w:val="0"/>
      <w:marTop w:val="0"/>
      <w:marBottom w:val="0"/>
      <w:divBdr>
        <w:top w:val="none" w:sz="0" w:space="0" w:color="auto"/>
        <w:left w:val="none" w:sz="0" w:space="0" w:color="auto"/>
        <w:bottom w:val="none" w:sz="0" w:space="0" w:color="auto"/>
        <w:right w:val="none" w:sz="0" w:space="0" w:color="auto"/>
      </w:divBdr>
      <w:divsChild>
        <w:div w:id="684786053">
          <w:marLeft w:val="0"/>
          <w:marRight w:val="0"/>
          <w:marTop w:val="0"/>
          <w:marBottom w:val="0"/>
          <w:divBdr>
            <w:top w:val="none" w:sz="0" w:space="0" w:color="auto"/>
            <w:left w:val="none" w:sz="0" w:space="0" w:color="auto"/>
            <w:bottom w:val="none" w:sz="0" w:space="0" w:color="auto"/>
            <w:right w:val="none" w:sz="0" w:space="0" w:color="auto"/>
          </w:divBdr>
          <w:divsChild>
            <w:div w:id="151458488">
              <w:marLeft w:val="0"/>
              <w:marRight w:val="0"/>
              <w:marTop w:val="0"/>
              <w:marBottom w:val="0"/>
              <w:divBdr>
                <w:top w:val="none" w:sz="0" w:space="0" w:color="auto"/>
                <w:left w:val="none" w:sz="0" w:space="0" w:color="auto"/>
                <w:bottom w:val="none" w:sz="0" w:space="0" w:color="auto"/>
                <w:right w:val="none" w:sz="0" w:space="0" w:color="auto"/>
              </w:divBdr>
              <w:divsChild>
                <w:div w:id="865171638">
                  <w:marLeft w:val="0"/>
                  <w:marRight w:val="0"/>
                  <w:marTop w:val="0"/>
                  <w:marBottom w:val="0"/>
                  <w:divBdr>
                    <w:top w:val="none" w:sz="0" w:space="0" w:color="auto"/>
                    <w:left w:val="none" w:sz="0" w:space="0" w:color="auto"/>
                    <w:bottom w:val="none" w:sz="0" w:space="0" w:color="auto"/>
                    <w:right w:val="none" w:sz="0" w:space="0" w:color="auto"/>
                  </w:divBdr>
                  <w:divsChild>
                    <w:div w:id="12366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062743">
      <w:bodyDiv w:val="1"/>
      <w:marLeft w:val="0"/>
      <w:marRight w:val="0"/>
      <w:marTop w:val="0"/>
      <w:marBottom w:val="0"/>
      <w:divBdr>
        <w:top w:val="none" w:sz="0" w:space="0" w:color="auto"/>
        <w:left w:val="none" w:sz="0" w:space="0" w:color="auto"/>
        <w:bottom w:val="none" w:sz="0" w:space="0" w:color="auto"/>
        <w:right w:val="none" w:sz="0" w:space="0" w:color="auto"/>
      </w:divBdr>
      <w:divsChild>
        <w:div w:id="2012171218">
          <w:marLeft w:val="0"/>
          <w:marRight w:val="0"/>
          <w:marTop w:val="0"/>
          <w:marBottom w:val="0"/>
          <w:divBdr>
            <w:top w:val="none" w:sz="0" w:space="0" w:color="auto"/>
            <w:left w:val="none" w:sz="0" w:space="0" w:color="auto"/>
            <w:bottom w:val="none" w:sz="0" w:space="0" w:color="auto"/>
            <w:right w:val="none" w:sz="0" w:space="0" w:color="auto"/>
          </w:divBdr>
          <w:divsChild>
            <w:div w:id="138889651">
              <w:marLeft w:val="0"/>
              <w:marRight w:val="0"/>
              <w:marTop w:val="0"/>
              <w:marBottom w:val="0"/>
              <w:divBdr>
                <w:top w:val="none" w:sz="0" w:space="0" w:color="auto"/>
                <w:left w:val="none" w:sz="0" w:space="0" w:color="auto"/>
                <w:bottom w:val="none" w:sz="0" w:space="0" w:color="auto"/>
                <w:right w:val="none" w:sz="0" w:space="0" w:color="auto"/>
              </w:divBdr>
              <w:divsChild>
                <w:div w:id="8962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89620">
      <w:bodyDiv w:val="1"/>
      <w:marLeft w:val="0"/>
      <w:marRight w:val="0"/>
      <w:marTop w:val="0"/>
      <w:marBottom w:val="0"/>
      <w:divBdr>
        <w:top w:val="none" w:sz="0" w:space="0" w:color="auto"/>
        <w:left w:val="none" w:sz="0" w:space="0" w:color="auto"/>
        <w:bottom w:val="none" w:sz="0" w:space="0" w:color="auto"/>
        <w:right w:val="none" w:sz="0" w:space="0" w:color="auto"/>
      </w:divBdr>
      <w:divsChild>
        <w:div w:id="555046590">
          <w:marLeft w:val="0"/>
          <w:marRight w:val="0"/>
          <w:marTop w:val="0"/>
          <w:marBottom w:val="0"/>
          <w:divBdr>
            <w:top w:val="none" w:sz="0" w:space="0" w:color="auto"/>
            <w:left w:val="none" w:sz="0" w:space="0" w:color="auto"/>
            <w:bottom w:val="none" w:sz="0" w:space="0" w:color="auto"/>
            <w:right w:val="none" w:sz="0" w:space="0" w:color="auto"/>
          </w:divBdr>
          <w:divsChild>
            <w:div w:id="962689257">
              <w:marLeft w:val="0"/>
              <w:marRight w:val="0"/>
              <w:marTop w:val="0"/>
              <w:marBottom w:val="0"/>
              <w:divBdr>
                <w:top w:val="none" w:sz="0" w:space="0" w:color="auto"/>
                <w:left w:val="none" w:sz="0" w:space="0" w:color="auto"/>
                <w:bottom w:val="none" w:sz="0" w:space="0" w:color="auto"/>
                <w:right w:val="none" w:sz="0" w:space="0" w:color="auto"/>
              </w:divBdr>
              <w:divsChild>
                <w:div w:id="2135832528">
                  <w:marLeft w:val="0"/>
                  <w:marRight w:val="0"/>
                  <w:marTop w:val="0"/>
                  <w:marBottom w:val="0"/>
                  <w:divBdr>
                    <w:top w:val="none" w:sz="0" w:space="0" w:color="auto"/>
                    <w:left w:val="none" w:sz="0" w:space="0" w:color="auto"/>
                    <w:bottom w:val="none" w:sz="0" w:space="0" w:color="auto"/>
                    <w:right w:val="none" w:sz="0" w:space="0" w:color="auto"/>
                  </w:divBdr>
                  <w:divsChild>
                    <w:div w:id="3467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80002">
      <w:bodyDiv w:val="1"/>
      <w:marLeft w:val="0"/>
      <w:marRight w:val="0"/>
      <w:marTop w:val="0"/>
      <w:marBottom w:val="0"/>
      <w:divBdr>
        <w:top w:val="none" w:sz="0" w:space="0" w:color="auto"/>
        <w:left w:val="none" w:sz="0" w:space="0" w:color="auto"/>
        <w:bottom w:val="none" w:sz="0" w:space="0" w:color="auto"/>
        <w:right w:val="none" w:sz="0" w:space="0" w:color="auto"/>
      </w:divBdr>
    </w:div>
    <w:div w:id="158834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3971">
          <w:marLeft w:val="0"/>
          <w:marRight w:val="0"/>
          <w:marTop w:val="0"/>
          <w:marBottom w:val="0"/>
          <w:divBdr>
            <w:top w:val="none" w:sz="0" w:space="0" w:color="auto"/>
            <w:left w:val="none" w:sz="0" w:space="0" w:color="auto"/>
            <w:bottom w:val="none" w:sz="0" w:space="0" w:color="auto"/>
            <w:right w:val="none" w:sz="0" w:space="0" w:color="auto"/>
          </w:divBdr>
          <w:divsChild>
            <w:div w:id="848985777">
              <w:marLeft w:val="0"/>
              <w:marRight w:val="0"/>
              <w:marTop w:val="0"/>
              <w:marBottom w:val="0"/>
              <w:divBdr>
                <w:top w:val="none" w:sz="0" w:space="0" w:color="auto"/>
                <w:left w:val="none" w:sz="0" w:space="0" w:color="auto"/>
                <w:bottom w:val="none" w:sz="0" w:space="0" w:color="auto"/>
                <w:right w:val="none" w:sz="0" w:space="0" w:color="auto"/>
              </w:divBdr>
              <w:divsChild>
                <w:div w:id="195146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88666">
      <w:bodyDiv w:val="1"/>
      <w:marLeft w:val="0"/>
      <w:marRight w:val="0"/>
      <w:marTop w:val="0"/>
      <w:marBottom w:val="0"/>
      <w:divBdr>
        <w:top w:val="none" w:sz="0" w:space="0" w:color="auto"/>
        <w:left w:val="none" w:sz="0" w:space="0" w:color="auto"/>
        <w:bottom w:val="none" w:sz="0" w:space="0" w:color="auto"/>
        <w:right w:val="none" w:sz="0" w:space="0" w:color="auto"/>
      </w:divBdr>
      <w:divsChild>
        <w:div w:id="431436249">
          <w:marLeft w:val="0"/>
          <w:marRight w:val="0"/>
          <w:marTop w:val="0"/>
          <w:marBottom w:val="0"/>
          <w:divBdr>
            <w:top w:val="none" w:sz="0" w:space="0" w:color="auto"/>
            <w:left w:val="none" w:sz="0" w:space="0" w:color="auto"/>
            <w:bottom w:val="none" w:sz="0" w:space="0" w:color="auto"/>
            <w:right w:val="none" w:sz="0" w:space="0" w:color="auto"/>
          </w:divBdr>
          <w:divsChild>
            <w:div w:id="58598086">
              <w:marLeft w:val="0"/>
              <w:marRight w:val="0"/>
              <w:marTop w:val="0"/>
              <w:marBottom w:val="0"/>
              <w:divBdr>
                <w:top w:val="none" w:sz="0" w:space="0" w:color="auto"/>
                <w:left w:val="none" w:sz="0" w:space="0" w:color="auto"/>
                <w:bottom w:val="none" w:sz="0" w:space="0" w:color="auto"/>
                <w:right w:val="none" w:sz="0" w:space="0" w:color="auto"/>
              </w:divBdr>
              <w:divsChild>
                <w:div w:id="1173296863">
                  <w:marLeft w:val="0"/>
                  <w:marRight w:val="0"/>
                  <w:marTop w:val="0"/>
                  <w:marBottom w:val="0"/>
                  <w:divBdr>
                    <w:top w:val="none" w:sz="0" w:space="0" w:color="auto"/>
                    <w:left w:val="none" w:sz="0" w:space="0" w:color="auto"/>
                    <w:bottom w:val="none" w:sz="0" w:space="0" w:color="auto"/>
                    <w:right w:val="none" w:sz="0" w:space="0" w:color="auto"/>
                  </w:divBdr>
                  <w:divsChild>
                    <w:div w:id="5072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44070">
      <w:bodyDiv w:val="1"/>
      <w:marLeft w:val="0"/>
      <w:marRight w:val="0"/>
      <w:marTop w:val="0"/>
      <w:marBottom w:val="0"/>
      <w:divBdr>
        <w:top w:val="none" w:sz="0" w:space="0" w:color="auto"/>
        <w:left w:val="none" w:sz="0" w:space="0" w:color="auto"/>
        <w:bottom w:val="none" w:sz="0" w:space="0" w:color="auto"/>
        <w:right w:val="none" w:sz="0" w:space="0" w:color="auto"/>
      </w:divBdr>
      <w:divsChild>
        <w:div w:id="1438135969">
          <w:marLeft w:val="0"/>
          <w:marRight w:val="0"/>
          <w:marTop w:val="0"/>
          <w:marBottom w:val="0"/>
          <w:divBdr>
            <w:top w:val="none" w:sz="0" w:space="0" w:color="auto"/>
            <w:left w:val="none" w:sz="0" w:space="0" w:color="auto"/>
            <w:bottom w:val="none" w:sz="0" w:space="0" w:color="auto"/>
            <w:right w:val="none" w:sz="0" w:space="0" w:color="auto"/>
          </w:divBdr>
          <w:divsChild>
            <w:div w:id="272833226">
              <w:marLeft w:val="0"/>
              <w:marRight w:val="0"/>
              <w:marTop w:val="0"/>
              <w:marBottom w:val="0"/>
              <w:divBdr>
                <w:top w:val="none" w:sz="0" w:space="0" w:color="auto"/>
                <w:left w:val="none" w:sz="0" w:space="0" w:color="auto"/>
                <w:bottom w:val="none" w:sz="0" w:space="0" w:color="auto"/>
                <w:right w:val="none" w:sz="0" w:space="0" w:color="auto"/>
              </w:divBdr>
              <w:divsChild>
                <w:div w:id="2125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05763">
      <w:bodyDiv w:val="1"/>
      <w:marLeft w:val="0"/>
      <w:marRight w:val="0"/>
      <w:marTop w:val="0"/>
      <w:marBottom w:val="0"/>
      <w:divBdr>
        <w:top w:val="none" w:sz="0" w:space="0" w:color="auto"/>
        <w:left w:val="none" w:sz="0" w:space="0" w:color="auto"/>
        <w:bottom w:val="none" w:sz="0" w:space="0" w:color="auto"/>
        <w:right w:val="none" w:sz="0" w:space="0" w:color="auto"/>
      </w:divBdr>
      <w:divsChild>
        <w:div w:id="706220823">
          <w:marLeft w:val="0"/>
          <w:marRight w:val="0"/>
          <w:marTop w:val="0"/>
          <w:marBottom w:val="0"/>
          <w:divBdr>
            <w:top w:val="none" w:sz="0" w:space="0" w:color="auto"/>
            <w:left w:val="none" w:sz="0" w:space="0" w:color="auto"/>
            <w:bottom w:val="none" w:sz="0" w:space="0" w:color="auto"/>
            <w:right w:val="none" w:sz="0" w:space="0" w:color="auto"/>
          </w:divBdr>
          <w:divsChild>
            <w:div w:id="1703088237">
              <w:marLeft w:val="0"/>
              <w:marRight w:val="0"/>
              <w:marTop w:val="0"/>
              <w:marBottom w:val="0"/>
              <w:divBdr>
                <w:top w:val="none" w:sz="0" w:space="0" w:color="auto"/>
                <w:left w:val="none" w:sz="0" w:space="0" w:color="auto"/>
                <w:bottom w:val="none" w:sz="0" w:space="0" w:color="auto"/>
                <w:right w:val="none" w:sz="0" w:space="0" w:color="auto"/>
              </w:divBdr>
              <w:divsChild>
                <w:div w:id="3685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19544">
      <w:bodyDiv w:val="1"/>
      <w:marLeft w:val="0"/>
      <w:marRight w:val="0"/>
      <w:marTop w:val="0"/>
      <w:marBottom w:val="0"/>
      <w:divBdr>
        <w:top w:val="none" w:sz="0" w:space="0" w:color="auto"/>
        <w:left w:val="none" w:sz="0" w:space="0" w:color="auto"/>
        <w:bottom w:val="none" w:sz="0" w:space="0" w:color="auto"/>
        <w:right w:val="none" w:sz="0" w:space="0" w:color="auto"/>
      </w:divBdr>
      <w:divsChild>
        <w:div w:id="1374579832">
          <w:marLeft w:val="0"/>
          <w:marRight w:val="0"/>
          <w:marTop w:val="0"/>
          <w:marBottom w:val="0"/>
          <w:divBdr>
            <w:top w:val="none" w:sz="0" w:space="0" w:color="auto"/>
            <w:left w:val="none" w:sz="0" w:space="0" w:color="auto"/>
            <w:bottom w:val="none" w:sz="0" w:space="0" w:color="auto"/>
            <w:right w:val="none" w:sz="0" w:space="0" w:color="auto"/>
          </w:divBdr>
          <w:divsChild>
            <w:div w:id="1423647778">
              <w:marLeft w:val="0"/>
              <w:marRight w:val="0"/>
              <w:marTop w:val="0"/>
              <w:marBottom w:val="0"/>
              <w:divBdr>
                <w:top w:val="none" w:sz="0" w:space="0" w:color="auto"/>
                <w:left w:val="none" w:sz="0" w:space="0" w:color="auto"/>
                <w:bottom w:val="none" w:sz="0" w:space="0" w:color="auto"/>
                <w:right w:val="none" w:sz="0" w:space="0" w:color="auto"/>
              </w:divBdr>
              <w:divsChild>
                <w:div w:id="3924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92483">
      <w:bodyDiv w:val="1"/>
      <w:marLeft w:val="0"/>
      <w:marRight w:val="0"/>
      <w:marTop w:val="0"/>
      <w:marBottom w:val="0"/>
      <w:divBdr>
        <w:top w:val="none" w:sz="0" w:space="0" w:color="auto"/>
        <w:left w:val="none" w:sz="0" w:space="0" w:color="auto"/>
        <w:bottom w:val="none" w:sz="0" w:space="0" w:color="auto"/>
        <w:right w:val="none" w:sz="0" w:space="0" w:color="auto"/>
      </w:divBdr>
    </w:div>
    <w:div w:id="1600672066">
      <w:bodyDiv w:val="1"/>
      <w:marLeft w:val="0"/>
      <w:marRight w:val="0"/>
      <w:marTop w:val="0"/>
      <w:marBottom w:val="0"/>
      <w:divBdr>
        <w:top w:val="none" w:sz="0" w:space="0" w:color="auto"/>
        <w:left w:val="none" w:sz="0" w:space="0" w:color="auto"/>
        <w:bottom w:val="none" w:sz="0" w:space="0" w:color="auto"/>
        <w:right w:val="none" w:sz="0" w:space="0" w:color="auto"/>
      </w:divBdr>
    </w:div>
    <w:div w:id="1601334223">
      <w:bodyDiv w:val="1"/>
      <w:marLeft w:val="0"/>
      <w:marRight w:val="0"/>
      <w:marTop w:val="0"/>
      <w:marBottom w:val="0"/>
      <w:divBdr>
        <w:top w:val="none" w:sz="0" w:space="0" w:color="auto"/>
        <w:left w:val="none" w:sz="0" w:space="0" w:color="auto"/>
        <w:bottom w:val="none" w:sz="0" w:space="0" w:color="auto"/>
        <w:right w:val="none" w:sz="0" w:space="0" w:color="auto"/>
      </w:divBdr>
      <w:divsChild>
        <w:div w:id="395592915">
          <w:marLeft w:val="0"/>
          <w:marRight w:val="0"/>
          <w:marTop w:val="0"/>
          <w:marBottom w:val="0"/>
          <w:divBdr>
            <w:top w:val="none" w:sz="0" w:space="0" w:color="auto"/>
            <w:left w:val="none" w:sz="0" w:space="0" w:color="auto"/>
            <w:bottom w:val="none" w:sz="0" w:space="0" w:color="auto"/>
            <w:right w:val="none" w:sz="0" w:space="0" w:color="auto"/>
          </w:divBdr>
          <w:divsChild>
            <w:div w:id="151456169">
              <w:marLeft w:val="0"/>
              <w:marRight w:val="0"/>
              <w:marTop w:val="0"/>
              <w:marBottom w:val="0"/>
              <w:divBdr>
                <w:top w:val="none" w:sz="0" w:space="0" w:color="auto"/>
                <w:left w:val="none" w:sz="0" w:space="0" w:color="auto"/>
                <w:bottom w:val="none" w:sz="0" w:space="0" w:color="auto"/>
                <w:right w:val="none" w:sz="0" w:space="0" w:color="auto"/>
              </w:divBdr>
              <w:divsChild>
                <w:div w:id="18949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4097">
      <w:bodyDiv w:val="1"/>
      <w:marLeft w:val="0"/>
      <w:marRight w:val="0"/>
      <w:marTop w:val="0"/>
      <w:marBottom w:val="0"/>
      <w:divBdr>
        <w:top w:val="none" w:sz="0" w:space="0" w:color="auto"/>
        <w:left w:val="none" w:sz="0" w:space="0" w:color="auto"/>
        <w:bottom w:val="none" w:sz="0" w:space="0" w:color="auto"/>
        <w:right w:val="none" w:sz="0" w:space="0" w:color="auto"/>
      </w:divBdr>
    </w:div>
    <w:div w:id="1608267873">
      <w:bodyDiv w:val="1"/>
      <w:marLeft w:val="0"/>
      <w:marRight w:val="0"/>
      <w:marTop w:val="0"/>
      <w:marBottom w:val="0"/>
      <w:divBdr>
        <w:top w:val="none" w:sz="0" w:space="0" w:color="auto"/>
        <w:left w:val="none" w:sz="0" w:space="0" w:color="auto"/>
        <w:bottom w:val="none" w:sz="0" w:space="0" w:color="auto"/>
        <w:right w:val="none" w:sz="0" w:space="0" w:color="auto"/>
      </w:divBdr>
      <w:divsChild>
        <w:div w:id="1929926564">
          <w:marLeft w:val="0"/>
          <w:marRight w:val="0"/>
          <w:marTop w:val="0"/>
          <w:marBottom w:val="0"/>
          <w:divBdr>
            <w:top w:val="none" w:sz="0" w:space="0" w:color="auto"/>
            <w:left w:val="none" w:sz="0" w:space="0" w:color="auto"/>
            <w:bottom w:val="none" w:sz="0" w:space="0" w:color="auto"/>
            <w:right w:val="none" w:sz="0" w:space="0" w:color="auto"/>
          </w:divBdr>
          <w:divsChild>
            <w:div w:id="279146800">
              <w:marLeft w:val="0"/>
              <w:marRight w:val="0"/>
              <w:marTop w:val="0"/>
              <w:marBottom w:val="0"/>
              <w:divBdr>
                <w:top w:val="none" w:sz="0" w:space="0" w:color="auto"/>
                <w:left w:val="none" w:sz="0" w:space="0" w:color="auto"/>
                <w:bottom w:val="none" w:sz="0" w:space="0" w:color="auto"/>
                <w:right w:val="none" w:sz="0" w:space="0" w:color="auto"/>
              </w:divBdr>
              <w:divsChild>
                <w:div w:id="21198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89707">
      <w:bodyDiv w:val="1"/>
      <w:marLeft w:val="0"/>
      <w:marRight w:val="0"/>
      <w:marTop w:val="0"/>
      <w:marBottom w:val="0"/>
      <w:divBdr>
        <w:top w:val="none" w:sz="0" w:space="0" w:color="auto"/>
        <w:left w:val="none" w:sz="0" w:space="0" w:color="auto"/>
        <w:bottom w:val="none" w:sz="0" w:space="0" w:color="auto"/>
        <w:right w:val="none" w:sz="0" w:space="0" w:color="auto"/>
      </w:divBdr>
      <w:divsChild>
        <w:div w:id="850265998">
          <w:marLeft w:val="0"/>
          <w:marRight w:val="0"/>
          <w:marTop w:val="0"/>
          <w:marBottom w:val="0"/>
          <w:divBdr>
            <w:top w:val="none" w:sz="0" w:space="0" w:color="auto"/>
            <w:left w:val="none" w:sz="0" w:space="0" w:color="auto"/>
            <w:bottom w:val="none" w:sz="0" w:space="0" w:color="auto"/>
            <w:right w:val="none" w:sz="0" w:space="0" w:color="auto"/>
          </w:divBdr>
          <w:divsChild>
            <w:div w:id="16202861">
              <w:marLeft w:val="0"/>
              <w:marRight w:val="0"/>
              <w:marTop w:val="0"/>
              <w:marBottom w:val="0"/>
              <w:divBdr>
                <w:top w:val="none" w:sz="0" w:space="0" w:color="auto"/>
                <w:left w:val="none" w:sz="0" w:space="0" w:color="auto"/>
                <w:bottom w:val="none" w:sz="0" w:space="0" w:color="auto"/>
                <w:right w:val="none" w:sz="0" w:space="0" w:color="auto"/>
              </w:divBdr>
              <w:divsChild>
                <w:div w:id="868689092">
                  <w:marLeft w:val="0"/>
                  <w:marRight w:val="0"/>
                  <w:marTop w:val="0"/>
                  <w:marBottom w:val="0"/>
                  <w:divBdr>
                    <w:top w:val="none" w:sz="0" w:space="0" w:color="auto"/>
                    <w:left w:val="none" w:sz="0" w:space="0" w:color="auto"/>
                    <w:bottom w:val="none" w:sz="0" w:space="0" w:color="auto"/>
                    <w:right w:val="none" w:sz="0" w:space="0" w:color="auto"/>
                  </w:divBdr>
                  <w:divsChild>
                    <w:div w:id="12217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1214">
      <w:bodyDiv w:val="1"/>
      <w:marLeft w:val="0"/>
      <w:marRight w:val="0"/>
      <w:marTop w:val="0"/>
      <w:marBottom w:val="0"/>
      <w:divBdr>
        <w:top w:val="none" w:sz="0" w:space="0" w:color="auto"/>
        <w:left w:val="none" w:sz="0" w:space="0" w:color="auto"/>
        <w:bottom w:val="none" w:sz="0" w:space="0" w:color="auto"/>
        <w:right w:val="none" w:sz="0" w:space="0" w:color="auto"/>
      </w:divBdr>
    </w:div>
    <w:div w:id="1639532781">
      <w:bodyDiv w:val="1"/>
      <w:marLeft w:val="0"/>
      <w:marRight w:val="0"/>
      <w:marTop w:val="0"/>
      <w:marBottom w:val="0"/>
      <w:divBdr>
        <w:top w:val="none" w:sz="0" w:space="0" w:color="auto"/>
        <w:left w:val="none" w:sz="0" w:space="0" w:color="auto"/>
        <w:bottom w:val="none" w:sz="0" w:space="0" w:color="auto"/>
        <w:right w:val="none" w:sz="0" w:space="0" w:color="auto"/>
      </w:divBdr>
      <w:divsChild>
        <w:div w:id="967125985">
          <w:marLeft w:val="0"/>
          <w:marRight w:val="0"/>
          <w:marTop w:val="0"/>
          <w:marBottom w:val="0"/>
          <w:divBdr>
            <w:top w:val="none" w:sz="0" w:space="0" w:color="auto"/>
            <w:left w:val="none" w:sz="0" w:space="0" w:color="auto"/>
            <w:bottom w:val="none" w:sz="0" w:space="0" w:color="auto"/>
            <w:right w:val="none" w:sz="0" w:space="0" w:color="auto"/>
          </w:divBdr>
          <w:divsChild>
            <w:div w:id="537471080">
              <w:marLeft w:val="0"/>
              <w:marRight w:val="0"/>
              <w:marTop w:val="0"/>
              <w:marBottom w:val="0"/>
              <w:divBdr>
                <w:top w:val="none" w:sz="0" w:space="0" w:color="auto"/>
                <w:left w:val="none" w:sz="0" w:space="0" w:color="auto"/>
                <w:bottom w:val="none" w:sz="0" w:space="0" w:color="auto"/>
                <w:right w:val="none" w:sz="0" w:space="0" w:color="auto"/>
              </w:divBdr>
              <w:divsChild>
                <w:div w:id="1805388731">
                  <w:marLeft w:val="0"/>
                  <w:marRight w:val="0"/>
                  <w:marTop w:val="0"/>
                  <w:marBottom w:val="0"/>
                  <w:divBdr>
                    <w:top w:val="none" w:sz="0" w:space="0" w:color="auto"/>
                    <w:left w:val="none" w:sz="0" w:space="0" w:color="auto"/>
                    <w:bottom w:val="none" w:sz="0" w:space="0" w:color="auto"/>
                    <w:right w:val="none" w:sz="0" w:space="0" w:color="auto"/>
                  </w:divBdr>
                  <w:divsChild>
                    <w:div w:id="10501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68754">
      <w:bodyDiv w:val="1"/>
      <w:marLeft w:val="0"/>
      <w:marRight w:val="0"/>
      <w:marTop w:val="0"/>
      <w:marBottom w:val="0"/>
      <w:divBdr>
        <w:top w:val="none" w:sz="0" w:space="0" w:color="auto"/>
        <w:left w:val="none" w:sz="0" w:space="0" w:color="auto"/>
        <w:bottom w:val="none" w:sz="0" w:space="0" w:color="auto"/>
        <w:right w:val="none" w:sz="0" w:space="0" w:color="auto"/>
      </w:divBdr>
      <w:divsChild>
        <w:div w:id="40399923">
          <w:marLeft w:val="0"/>
          <w:marRight w:val="0"/>
          <w:marTop w:val="0"/>
          <w:marBottom w:val="0"/>
          <w:divBdr>
            <w:top w:val="none" w:sz="0" w:space="0" w:color="auto"/>
            <w:left w:val="none" w:sz="0" w:space="0" w:color="auto"/>
            <w:bottom w:val="none" w:sz="0" w:space="0" w:color="auto"/>
            <w:right w:val="none" w:sz="0" w:space="0" w:color="auto"/>
          </w:divBdr>
          <w:divsChild>
            <w:div w:id="1010521938">
              <w:marLeft w:val="0"/>
              <w:marRight w:val="0"/>
              <w:marTop w:val="0"/>
              <w:marBottom w:val="0"/>
              <w:divBdr>
                <w:top w:val="none" w:sz="0" w:space="0" w:color="auto"/>
                <w:left w:val="none" w:sz="0" w:space="0" w:color="auto"/>
                <w:bottom w:val="none" w:sz="0" w:space="0" w:color="auto"/>
                <w:right w:val="none" w:sz="0" w:space="0" w:color="auto"/>
              </w:divBdr>
              <w:divsChild>
                <w:div w:id="132882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556330">
      <w:bodyDiv w:val="1"/>
      <w:marLeft w:val="0"/>
      <w:marRight w:val="0"/>
      <w:marTop w:val="0"/>
      <w:marBottom w:val="0"/>
      <w:divBdr>
        <w:top w:val="none" w:sz="0" w:space="0" w:color="auto"/>
        <w:left w:val="none" w:sz="0" w:space="0" w:color="auto"/>
        <w:bottom w:val="none" w:sz="0" w:space="0" w:color="auto"/>
        <w:right w:val="none" w:sz="0" w:space="0" w:color="auto"/>
      </w:divBdr>
      <w:divsChild>
        <w:div w:id="1540388645">
          <w:marLeft w:val="0"/>
          <w:marRight w:val="0"/>
          <w:marTop w:val="0"/>
          <w:marBottom w:val="0"/>
          <w:divBdr>
            <w:top w:val="none" w:sz="0" w:space="0" w:color="auto"/>
            <w:left w:val="none" w:sz="0" w:space="0" w:color="auto"/>
            <w:bottom w:val="none" w:sz="0" w:space="0" w:color="auto"/>
            <w:right w:val="none" w:sz="0" w:space="0" w:color="auto"/>
          </w:divBdr>
          <w:divsChild>
            <w:div w:id="428818485">
              <w:marLeft w:val="0"/>
              <w:marRight w:val="0"/>
              <w:marTop w:val="0"/>
              <w:marBottom w:val="0"/>
              <w:divBdr>
                <w:top w:val="none" w:sz="0" w:space="0" w:color="auto"/>
                <w:left w:val="none" w:sz="0" w:space="0" w:color="auto"/>
                <w:bottom w:val="none" w:sz="0" w:space="0" w:color="auto"/>
                <w:right w:val="none" w:sz="0" w:space="0" w:color="auto"/>
              </w:divBdr>
              <w:divsChild>
                <w:div w:id="10637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3475">
      <w:bodyDiv w:val="1"/>
      <w:marLeft w:val="0"/>
      <w:marRight w:val="0"/>
      <w:marTop w:val="0"/>
      <w:marBottom w:val="0"/>
      <w:divBdr>
        <w:top w:val="none" w:sz="0" w:space="0" w:color="auto"/>
        <w:left w:val="none" w:sz="0" w:space="0" w:color="auto"/>
        <w:bottom w:val="none" w:sz="0" w:space="0" w:color="auto"/>
        <w:right w:val="none" w:sz="0" w:space="0" w:color="auto"/>
      </w:divBdr>
      <w:divsChild>
        <w:div w:id="1288393009">
          <w:marLeft w:val="0"/>
          <w:marRight w:val="0"/>
          <w:marTop w:val="0"/>
          <w:marBottom w:val="0"/>
          <w:divBdr>
            <w:top w:val="none" w:sz="0" w:space="0" w:color="auto"/>
            <w:left w:val="none" w:sz="0" w:space="0" w:color="auto"/>
            <w:bottom w:val="none" w:sz="0" w:space="0" w:color="auto"/>
            <w:right w:val="none" w:sz="0" w:space="0" w:color="auto"/>
          </w:divBdr>
          <w:divsChild>
            <w:div w:id="1823890530">
              <w:marLeft w:val="0"/>
              <w:marRight w:val="0"/>
              <w:marTop w:val="0"/>
              <w:marBottom w:val="0"/>
              <w:divBdr>
                <w:top w:val="none" w:sz="0" w:space="0" w:color="auto"/>
                <w:left w:val="none" w:sz="0" w:space="0" w:color="auto"/>
                <w:bottom w:val="none" w:sz="0" w:space="0" w:color="auto"/>
                <w:right w:val="none" w:sz="0" w:space="0" w:color="auto"/>
              </w:divBdr>
              <w:divsChild>
                <w:div w:id="21348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4781">
      <w:bodyDiv w:val="1"/>
      <w:marLeft w:val="0"/>
      <w:marRight w:val="0"/>
      <w:marTop w:val="0"/>
      <w:marBottom w:val="0"/>
      <w:divBdr>
        <w:top w:val="none" w:sz="0" w:space="0" w:color="auto"/>
        <w:left w:val="none" w:sz="0" w:space="0" w:color="auto"/>
        <w:bottom w:val="none" w:sz="0" w:space="0" w:color="auto"/>
        <w:right w:val="none" w:sz="0" w:space="0" w:color="auto"/>
      </w:divBdr>
      <w:divsChild>
        <w:div w:id="13460162">
          <w:marLeft w:val="0"/>
          <w:marRight w:val="0"/>
          <w:marTop w:val="0"/>
          <w:marBottom w:val="0"/>
          <w:divBdr>
            <w:top w:val="none" w:sz="0" w:space="0" w:color="auto"/>
            <w:left w:val="none" w:sz="0" w:space="0" w:color="auto"/>
            <w:bottom w:val="none" w:sz="0" w:space="0" w:color="auto"/>
            <w:right w:val="none" w:sz="0" w:space="0" w:color="auto"/>
          </w:divBdr>
        </w:div>
      </w:divsChild>
    </w:div>
    <w:div w:id="1664814583">
      <w:bodyDiv w:val="1"/>
      <w:marLeft w:val="0"/>
      <w:marRight w:val="0"/>
      <w:marTop w:val="0"/>
      <w:marBottom w:val="0"/>
      <w:divBdr>
        <w:top w:val="none" w:sz="0" w:space="0" w:color="auto"/>
        <w:left w:val="none" w:sz="0" w:space="0" w:color="auto"/>
        <w:bottom w:val="none" w:sz="0" w:space="0" w:color="auto"/>
        <w:right w:val="none" w:sz="0" w:space="0" w:color="auto"/>
      </w:divBdr>
      <w:divsChild>
        <w:div w:id="585919730">
          <w:marLeft w:val="0"/>
          <w:marRight w:val="0"/>
          <w:marTop w:val="0"/>
          <w:marBottom w:val="0"/>
          <w:divBdr>
            <w:top w:val="none" w:sz="0" w:space="0" w:color="auto"/>
            <w:left w:val="none" w:sz="0" w:space="0" w:color="auto"/>
            <w:bottom w:val="none" w:sz="0" w:space="0" w:color="auto"/>
            <w:right w:val="none" w:sz="0" w:space="0" w:color="auto"/>
          </w:divBdr>
          <w:divsChild>
            <w:div w:id="1693141075">
              <w:marLeft w:val="0"/>
              <w:marRight w:val="0"/>
              <w:marTop w:val="0"/>
              <w:marBottom w:val="0"/>
              <w:divBdr>
                <w:top w:val="none" w:sz="0" w:space="0" w:color="auto"/>
                <w:left w:val="none" w:sz="0" w:space="0" w:color="auto"/>
                <w:bottom w:val="none" w:sz="0" w:space="0" w:color="auto"/>
                <w:right w:val="none" w:sz="0" w:space="0" w:color="auto"/>
              </w:divBdr>
              <w:divsChild>
                <w:div w:id="1059129657">
                  <w:marLeft w:val="0"/>
                  <w:marRight w:val="0"/>
                  <w:marTop w:val="0"/>
                  <w:marBottom w:val="0"/>
                  <w:divBdr>
                    <w:top w:val="none" w:sz="0" w:space="0" w:color="auto"/>
                    <w:left w:val="none" w:sz="0" w:space="0" w:color="auto"/>
                    <w:bottom w:val="none" w:sz="0" w:space="0" w:color="auto"/>
                    <w:right w:val="none" w:sz="0" w:space="0" w:color="auto"/>
                  </w:divBdr>
                  <w:divsChild>
                    <w:div w:id="330069012">
                      <w:marLeft w:val="0"/>
                      <w:marRight w:val="0"/>
                      <w:marTop w:val="0"/>
                      <w:marBottom w:val="0"/>
                      <w:divBdr>
                        <w:top w:val="none" w:sz="0" w:space="0" w:color="auto"/>
                        <w:left w:val="none" w:sz="0" w:space="0" w:color="auto"/>
                        <w:bottom w:val="none" w:sz="0" w:space="0" w:color="auto"/>
                        <w:right w:val="none" w:sz="0" w:space="0" w:color="auto"/>
                      </w:divBdr>
                      <w:divsChild>
                        <w:div w:id="463276710">
                          <w:marLeft w:val="0"/>
                          <w:marRight w:val="0"/>
                          <w:marTop w:val="0"/>
                          <w:marBottom w:val="0"/>
                          <w:divBdr>
                            <w:top w:val="none" w:sz="0" w:space="0" w:color="auto"/>
                            <w:left w:val="none" w:sz="0" w:space="0" w:color="auto"/>
                            <w:bottom w:val="none" w:sz="0" w:space="0" w:color="auto"/>
                            <w:right w:val="none" w:sz="0" w:space="0" w:color="auto"/>
                          </w:divBdr>
                          <w:divsChild>
                            <w:div w:id="589043324">
                              <w:marLeft w:val="0"/>
                              <w:marRight w:val="0"/>
                              <w:marTop w:val="0"/>
                              <w:marBottom w:val="0"/>
                              <w:divBdr>
                                <w:top w:val="none" w:sz="0" w:space="0" w:color="auto"/>
                                <w:left w:val="none" w:sz="0" w:space="0" w:color="auto"/>
                                <w:bottom w:val="none" w:sz="0" w:space="0" w:color="auto"/>
                                <w:right w:val="none" w:sz="0" w:space="0" w:color="auto"/>
                              </w:divBdr>
                              <w:divsChild>
                                <w:div w:id="383717164">
                                  <w:marLeft w:val="0"/>
                                  <w:marRight w:val="0"/>
                                  <w:marTop w:val="0"/>
                                  <w:marBottom w:val="0"/>
                                  <w:divBdr>
                                    <w:top w:val="none" w:sz="0" w:space="0" w:color="auto"/>
                                    <w:left w:val="none" w:sz="0" w:space="0" w:color="auto"/>
                                    <w:bottom w:val="none" w:sz="0" w:space="0" w:color="auto"/>
                                    <w:right w:val="none" w:sz="0" w:space="0" w:color="auto"/>
                                  </w:divBdr>
                                  <w:divsChild>
                                    <w:div w:id="1349134850">
                                      <w:marLeft w:val="0"/>
                                      <w:marRight w:val="0"/>
                                      <w:marTop w:val="0"/>
                                      <w:marBottom w:val="0"/>
                                      <w:divBdr>
                                        <w:top w:val="none" w:sz="0" w:space="0" w:color="auto"/>
                                        <w:left w:val="none" w:sz="0" w:space="0" w:color="auto"/>
                                        <w:bottom w:val="none" w:sz="0" w:space="0" w:color="auto"/>
                                        <w:right w:val="none" w:sz="0" w:space="0" w:color="auto"/>
                                      </w:divBdr>
                                      <w:divsChild>
                                        <w:div w:id="204100275">
                                          <w:marLeft w:val="0"/>
                                          <w:marRight w:val="0"/>
                                          <w:marTop w:val="0"/>
                                          <w:marBottom w:val="0"/>
                                          <w:divBdr>
                                            <w:top w:val="none" w:sz="0" w:space="0" w:color="auto"/>
                                            <w:left w:val="none" w:sz="0" w:space="0" w:color="auto"/>
                                            <w:bottom w:val="none" w:sz="0" w:space="0" w:color="auto"/>
                                            <w:right w:val="none" w:sz="0" w:space="0" w:color="auto"/>
                                          </w:divBdr>
                                          <w:divsChild>
                                            <w:div w:id="4169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3801">
                                  <w:marLeft w:val="0"/>
                                  <w:marRight w:val="0"/>
                                  <w:marTop w:val="0"/>
                                  <w:marBottom w:val="0"/>
                                  <w:divBdr>
                                    <w:top w:val="none" w:sz="0" w:space="0" w:color="auto"/>
                                    <w:left w:val="none" w:sz="0" w:space="0" w:color="auto"/>
                                    <w:bottom w:val="none" w:sz="0" w:space="0" w:color="auto"/>
                                    <w:right w:val="none" w:sz="0" w:space="0" w:color="auto"/>
                                  </w:divBdr>
                                  <w:divsChild>
                                    <w:div w:id="51284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206750">
          <w:marLeft w:val="0"/>
          <w:marRight w:val="0"/>
          <w:marTop w:val="0"/>
          <w:marBottom w:val="0"/>
          <w:divBdr>
            <w:top w:val="none" w:sz="0" w:space="0" w:color="auto"/>
            <w:left w:val="none" w:sz="0" w:space="0" w:color="auto"/>
            <w:bottom w:val="none" w:sz="0" w:space="0" w:color="auto"/>
            <w:right w:val="none" w:sz="0" w:space="0" w:color="auto"/>
          </w:divBdr>
          <w:divsChild>
            <w:div w:id="1613048203">
              <w:marLeft w:val="0"/>
              <w:marRight w:val="0"/>
              <w:marTop w:val="0"/>
              <w:marBottom w:val="0"/>
              <w:divBdr>
                <w:top w:val="none" w:sz="0" w:space="0" w:color="auto"/>
                <w:left w:val="none" w:sz="0" w:space="0" w:color="auto"/>
                <w:bottom w:val="none" w:sz="0" w:space="0" w:color="auto"/>
                <w:right w:val="none" w:sz="0" w:space="0" w:color="auto"/>
              </w:divBdr>
              <w:divsChild>
                <w:div w:id="223569753">
                  <w:marLeft w:val="0"/>
                  <w:marRight w:val="0"/>
                  <w:marTop w:val="0"/>
                  <w:marBottom w:val="0"/>
                  <w:divBdr>
                    <w:top w:val="none" w:sz="0" w:space="0" w:color="auto"/>
                    <w:left w:val="none" w:sz="0" w:space="0" w:color="auto"/>
                    <w:bottom w:val="none" w:sz="0" w:space="0" w:color="auto"/>
                    <w:right w:val="none" w:sz="0" w:space="0" w:color="auto"/>
                  </w:divBdr>
                  <w:divsChild>
                    <w:div w:id="426772961">
                      <w:marLeft w:val="0"/>
                      <w:marRight w:val="0"/>
                      <w:marTop w:val="0"/>
                      <w:marBottom w:val="0"/>
                      <w:divBdr>
                        <w:top w:val="none" w:sz="0" w:space="0" w:color="auto"/>
                        <w:left w:val="none" w:sz="0" w:space="0" w:color="auto"/>
                        <w:bottom w:val="none" w:sz="0" w:space="0" w:color="auto"/>
                        <w:right w:val="none" w:sz="0" w:space="0" w:color="auto"/>
                      </w:divBdr>
                      <w:divsChild>
                        <w:div w:id="1816098738">
                          <w:marLeft w:val="0"/>
                          <w:marRight w:val="0"/>
                          <w:marTop w:val="0"/>
                          <w:marBottom w:val="0"/>
                          <w:divBdr>
                            <w:top w:val="none" w:sz="0" w:space="0" w:color="auto"/>
                            <w:left w:val="none" w:sz="0" w:space="0" w:color="auto"/>
                            <w:bottom w:val="none" w:sz="0" w:space="0" w:color="auto"/>
                            <w:right w:val="none" w:sz="0" w:space="0" w:color="auto"/>
                          </w:divBdr>
                          <w:divsChild>
                            <w:div w:id="1553155540">
                              <w:marLeft w:val="0"/>
                              <w:marRight w:val="0"/>
                              <w:marTop w:val="0"/>
                              <w:marBottom w:val="0"/>
                              <w:divBdr>
                                <w:top w:val="none" w:sz="0" w:space="0" w:color="auto"/>
                                <w:left w:val="none" w:sz="0" w:space="0" w:color="auto"/>
                                <w:bottom w:val="none" w:sz="0" w:space="0" w:color="auto"/>
                                <w:right w:val="none" w:sz="0" w:space="0" w:color="auto"/>
                              </w:divBdr>
                              <w:divsChild>
                                <w:div w:id="1998461933">
                                  <w:marLeft w:val="0"/>
                                  <w:marRight w:val="0"/>
                                  <w:marTop w:val="0"/>
                                  <w:marBottom w:val="0"/>
                                  <w:divBdr>
                                    <w:top w:val="none" w:sz="0" w:space="0" w:color="auto"/>
                                    <w:left w:val="none" w:sz="0" w:space="0" w:color="auto"/>
                                    <w:bottom w:val="none" w:sz="0" w:space="0" w:color="auto"/>
                                    <w:right w:val="none" w:sz="0" w:space="0" w:color="auto"/>
                                  </w:divBdr>
                                  <w:divsChild>
                                    <w:div w:id="1866210686">
                                      <w:marLeft w:val="0"/>
                                      <w:marRight w:val="0"/>
                                      <w:marTop w:val="0"/>
                                      <w:marBottom w:val="0"/>
                                      <w:divBdr>
                                        <w:top w:val="none" w:sz="0" w:space="0" w:color="auto"/>
                                        <w:left w:val="none" w:sz="0" w:space="0" w:color="auto"/>
                                        <w:bottom w:val="none" w:sz="0" w:space="0" w:color="auto"/>
                                        <w:right w:val="none" w:sz="0" w:space="0" w:color="auto"/>
                                      </w:divBdr>
                                      <w:divsChild>
                                        <w:div w:id="1925606464">
                                          <w:marLeft w:val="0"/>
                                          <w:marRight w:val="0"/>
                                          <w:marTop w:val="0"/>
                                          <w:marBottom w:val="0"/>
                                          <w:divBdr>
                                            <w:top w:val="none" w:sz="0" w:space="0" w:color="auto"/>
                                            <w:left w:val="none" w:sz="0" w:space="0" w:color="auto"/>
                                            <w:bottom w:val="none" w:sz="0" w:space="0" w:color="auto"/>
                                            <w:right w:val="none" w:sz="0" w:space="0" w:color="auto"/>
                                          </w:divBdr>
                                          <w:divsChild>
                                            <w:div w:id="350108152">
                                              <w:marLeft w:val="0"/>
                                              <w:marRight w:val="0"/>
                                              <w:marTop w:val="0"/>
                                              <w:marBottom w:val="0"/>
                                              <w:divBdr>
                                                <w:top w:val="none" w:sz="0" w:space="0" w:color="auto"/>
                                                <w:left w:val="none" w:sz="0" w:space="0" w:color="auto"/>
                                                <w:bottom w:val="none" w:sz="0" w:space="0" w:color="auto"/>
                                                <w:right w:val="none" w:sz="0" w:space="0" w:color="auto"/>
                                              </w:divBdr>
                                              <w:divsChild>
                                                <w:div w:id="6192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934553">
      <w:bodyDiv w:val="1"/>
      <w:marLeft w:val="0"/>
      <w:marRight w:val="0"/>
      <w:marTop w:val="0"/>
      <w:marBottom w:val="0"/>
      <w:divBdr>
        <w:top w:val="none" w:sz="0" w:space="0" w:color="auto"/>
        <w:left w:val="none" w:sz="0" w:space="0" w:color="auto"/>
        <w:bottom w:val="none" w:sz="0" w:space="0" w:color="auto"/>
        <w:right w:val="none" w:sz="0" w:space="0" w:color="auto"/>
      </w:divBdr>
      <w:divsChild>
        <w:div w:id="1229530948">
          <w:marLeft w:val="0"/>
          <w:marRight w:val="0"/>
          <w:marTop w:val="0"/>
          <w:marBottom w:val="0"/>
          <w:divBdr>
            <w:top w:val="none" w:sz="0" w:space="0" w:color="auto"/>
            <w:left w:val="none" w:sz="0" w:space="0" w:color="auto"/>
            <w:bottom w:val="none" w:sz="0" w:space="0" w:color="auto"/>
            <w:right w:val="none" w:sz="0" w:space="0" w:color="auto"/>
          </w:divBdr>
          <w:divsChild>
            <w:div w:id="866988794">
              <w:marLeft w:val="0"/>
              <w:marRight w:val="0"/>
              <w:marTop w:val="0"/>
              <w:marBottom w:val="0"/>
              <w:divBdr>
                <w:top w:val="none" w:sz="0" w:space="0" w:color="auto"/>
                <w:left w:val="none" w:sz="0" w:space="0" w:color="auto"/>
                <w:bottom w:val="none" w:sz="0" w:space="0" w:color="auto"/>
                <w:right w:val="none" w:sz="0" w:space="0" w:color="auto"/>
              </w:divBdr>
              <w:divsChild>
                <w:div w:id="818227764">
                  <w:marLeft w:val="0"/>
                  <w:marRight w:val="0"/>
                  <w:marTop w:val="0"/>
                  <w:marBottom w:val="0"/>
                  <w:divBdr>
                    <w:top w:val="none" w:sz="0" w:space="0" w:color="auto"/>
                    <w:left w:val="none" w:sz="0" w:space="0" w:color="auto"/>
                    <w:bottom w:val="none" w:sz="0" w:space="0" w:color="auto"/>
                    <w:right w:val="none" w:sz="0" w:space="0" w:color="auto"/>
                  </w:divBdr>
                  <w:divsChild>
                    <w:div w:id="8822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16639">
      <w:bodyDiv w:val="1"/>
      <w:marLeft w:val="0"/>
      <w:marRight w:val="0"/>
      <w:marTop w:val="0"/>
      <w:marBottom w:val="0"/>
      <w:divBdr>
        <w:top w:val="none" w:sz="0" w:space="0" w:color="auto"/>
        <w:left w:val="none" w:sz="0" w:space="0" w:color="auto"/>
        <w:bottom w:val="none" w:sz="0" w:space="0" w:color="auto"/>
        <w:right w:val="none" w:sz="0" w:space="0" w:color="auto"/>
      </w:divBdr>
      <w:divsChild>
        <w:div w:id="1705250753">
          <w:marLeft w:val="0"/>
          <w:marRight w:val="0"/>
          <w:marTop w:val="0"/>
          <w:marBottom w:val="0"/>
          <w:divBdr>
            <w:top w:val="none" w:sz="0" w:space="0" w:color="auto"/>
            <w:left w:val="none" w:sz="0" w:space="0" w:color="auto"/>
            <w:bottom w:val="none" w:sz="0" w:space="0" w:color="auto"/>
            <w:right w:val="none" w:sz="0" w:space="0" w:color="auto"/>
          </w:divBdr>
          <w:divsChild>
            <w:div w:id="520512421">
              <w:marLeft w:val="0"/>
              <w:marRight w:val="0"/>
              <w:marTop w:val="0"/>
              <w:marBottom w:val="0"/>
              <w:divBdr>
                <w:top w:val="none" w:sz="0" w:space="0" w:color="auto"/>
                <w:left w:val="none" w:sz="0" w:space="0" w:color="auto"/>
                <w:bottom w:val="none" w:sz="0" w:space="0" w:color="auto"/>
                <w:right w:val="none" w:sz="0" w:space="0" w:color="auto"/>
              </w:divBdr>
              <w:divsChild>
                <w:div w:id="10661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4109">
      <w:bodyDiv w:val="1"/>
      <w:marLeft w:val="0"/>
      <w:marRight w:val="0"/>
      <w:marTop w:val="0"/>
      <w:marBottom w:val="0"/>
      <w:divBdr>
        <w:top w:val="none" w:sz="0" w:space="0" w:color="auto"/>
        <w:left w:val="none" w:sz="0" w:space="0" w:color="auto"/>
        <w:bottom w:val="none" w:sz="0" w:space="0" w:color="auto"/>
        <w:right w:val="none" w:sz="0" w:space="0" w:color="auto"/>
      </w:divBdr>
      <w:divsChild>
        <w:div w:id="813714697">
          <w:marLeft w:val="0"/>
          <w:marRight w:val="0"/>
          <w:marTop w:val="0"/>
          <w:marBottom w:val="0"/>
          <w:divBdr>
            <w:top w:val="none" w:sz="0" w:space="0" w:color="auto"/>
            <w:left w:val="none" w:sz="0" w:space="0" w:color="auto"/>
            <w:bottom w:val="none" w:sz="0" w:space="0" w:color="auto"/>
            <w:right w:val="none" w:sz="0" w:space="0" w:color="auto"/>
          </w:divBdr>
          <w:divsChild>
            <w:div w:id="382563044">
              <w:marLeft w:val="0"/>
              <w:marRight w:val="0"/>
              <w:marTop w:val="0"/>
              <w:marBottom w:val="0"/>
              <w:divBdr>
                <w:top w:val="none" w:sz="0" w:space="0" w:color="auto"/>
                <w:left w:val="none" w:sz="0" w:space="0" w:color="auto"/>
                <w:bottom w:val="none" w:sz="0" w:space="0" w:color="auto"/>
                <w:right w:val="none" w:sz="0" w:space="0" w:color="auto"/>
              </w:divBdr>
              <w:divsChild>
                <w:div w:id="3500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38365">
      <w:bodyDiv w:val="1"/>
      <w:marLeft w:val="0"/>
      <w:marRight w:val="0"/>
      <w:marTop w:val="0"/>
      <w:marBottom w:val="0"/>
      <w:divBdr>
        <w:top w:val="none" w:sz="0" w:space="0" w:color="auto"/>
        <w:left w:val="none" w:sz="0" w:space="0" w:color="auto"/>
        <w:bottom w:val="none" w:sz="0" w:space="0" w:color="auto"/>
        <w:right w:val="none" w:sz="0" w:space="0" w:color="auto"/>
      </w:divBdr>
      <w:divsChild>
        <w:div w:id="73168413">
          <w:marLeft w:val="0"/>
          <w:marRight w:val="0"/>
          <w:marTop w:val="0"/>
          <w:marBottom w:val="0"/>
          <w:divBdr>
            <w:top w:val="none" w:sz="0" w:space="0" w:color="auto"/>
            <w:left w:val="none" w:sz="0" w:space="0" w:color="auto"/>
            <w:bottom w:val="none" w:sz="0" w:space="0" w:color="auto"/>
            <w:right w:val="none" w:sz="0" w:space="0" w:color="auto"/>
          </w:divBdr>
          <w:divsChild>
            <w:div w:id="978153149">
              <w:marLeft w:val="0"/>
              <w:marRight w:val="0"/>
              <w:marTop w:val="0"/>
              <w:marBottom w:val="0"/>
              <w:divBdr>
                <w:top w:val="none" w:sz="0" w:space="0" w:color="auto"/>
                <w:left w:val="none" w:sz="0" w:space="0" w:color="auto"/>
                <w:bottom w:val="none" w:sz="0" w:space="0" w:color="auto"/>
                <w:right w:val="none" w:sz="0" w:space="0" w:color="auto"/>
              </w:divBdr>
              <w:divsChild>
                <w:div w:id="12944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272240">
      <w:bodyDiv w:val="1"/>
      <w:marLeft w:val="0"/>
      <w:marRight w:val="0"/>
      <w:marTop w:val="0"/>
      <w:marBottom w:val="0"/>
      <w:divBdr>
        <w:top w:val="none" w:sz="0" w:space="0" w:color="auto"/>
        <w:left w:val="none" w:sz="0" w:space="0" w:color="auto"/>
        <w:bottom w:val="none" w:sz="0" w:space="0" w:color="auto"/>
        <w:right w:val="none" w:sz="0" w:space="0" w:color="auto"/>
      </w:divBdr>
      <w:divsChild>
        <w:div w:id="1337224132">
          <w:marLeft w:val="0"/>
          <w:marRight w:val="0"/>
          <w:marTop w:val="0"/>
          <w:marBottom w:val="0"/>
          <w:divBdr>
            <w:top w:val="none" w:sz="0" w:space="0" w:color="auto"/>
            <w:left w:val="none" w:sz="0" w:space="0" w:color="auto"/>
            <w:bottom w:val="none" w:sz="0" w:space="0" w:color="auto"/>
            <w:right w:val="none" w:sz="0" w:space="0" w:color="auto"/>
          </w:divBdr>
          <w:divsChild>
            <w:div w:id="126314959">
              <w:marLeft w:val="0"/>
              <w:marRight w:val="0"/>
              <w:marTop w:val="0"/>
              <w:marBottom w:val="0"/>
              <w:divBdr>
                <w:top w:val="none" w:sz="0" w:space="0" w:color="auto"/>
                <w:left w:val="none" w:sz="0" w:space="0" w:color="auto"/>
                <w:bottom w:val="none" w:sz="0" w:space="0" w:color="auto"/>
                <w:right w:val="none" w:sz="0" w:space="0" w:color="auto"/>
              </w:divBdr>
              <w:divsChild>
                <w:div w:id="11611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7647">
      <w:bodyDiv w:val="1"/>
      <w:marLeft w:val="0"/>
      <w:marRight w:val="0"/>
      <w:marTop w:val="0"/>
      <w:marBottom w:val="0"/>
      <w:divBdr>
        <w:top w:val="none" w:sz="0" w:space="0" w:color="auto"/>
        <w:left w:val="none" w:sz="0" w:space="0" w:color="auto"/>
        <w:bottom w:val="none" w:sz="0" w:space="0" w:color="auto"/>
        <w:right w:val="none" w:sz="0" w:space="0" w:color="auto"/>
      </w:divBdr>
      <w:divsChild>
        <w:div w:id="2136875123">
          <w:marLeft w:val="0"/>
          <w:marRight w:val="0"/>
          <w:marTop w:val="0"/>
          <w:marBottom w:val="0"/>
          <w:divBdr>
            <w:top w:val="none" w:sz="0" w:space="0" w:color="auto"/>
            <w:left w:val="none" w:sz="0" w:space="0" w:color="auto"/>
            <w:bottom w:val="none" w:sz="0" w:space="0" w:color="auto"/>
            <w:right w:val="none" w:sz="0" w:space="0" w:color="auto"/>
          </w:divBdr>
          <w:divsChild>
            <w:div w:id="93667806">
              <w:marLeft w:val="0"/>
              <w:marRight w:val="0"/>
              <w:marTop w:val="0"/>
              <w:marBottom w:val="0"/>
              <w:divBdr>
                <w:top w:val="none" w:sz="0" w:space="0" w:color="auto"/>
                <w:left w:val="none" w:sz="0" w:space="0" w:color="auto"/>
                <w:bottom w:val="none" w:sz="0" w:space="0" w:color="auto"/>
                <w:right w:val="none" w:sz="0" w:space="0" w:color="auto"/>
              </w:divBdr>
              <w:divsChild>
                <w:div w:id="18806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08584">
      <w:bodyDiv w:val="1"/>
      <w:marLeft w:val="0"/>
      <w:marRight w:val="0"/>
      <w:marTop w:val="0"/>
      <w:marBottom w:val="0"/>
      <w:divBdr>
        <w:top w:val="none" w:sz="0" w:space="0" w:color="auto"/>
        <w:left w:val="none" w:sz="0" w:space="0" w:color="auto"/>
        <w:bottom w:val="none" w:sz="0" w:space="0" w:color="auto"/>
        <w:right w:val="none" w:sz="0" w:space="0" w:color="auto"/>
      </w:divBdr>
      <w:divsChild>
        <w:div w:id="24908570">
          <w:marLeft w:val="0"/>
          <w:marRight w:val="0"/>
          <w:marTop w:val="0"/>
          <w:marBottom w:val="0"/>
          <w:divBdr>
            <w:top w:val="none" w:sz="0" w:space="0" w:color="auto"/>
            <w:left w:val="none" w:sz="0" w:space="0" w:color="auto"/>
            <w:bottom w:val="none" w:sz="0" w:space="0" w:color="auto"/>
            <w:right w:val="none" w:sz="0" w:space="0" w:color="auto"/>
          </w:divBdr>
          <w:divsChild>
            <w:div w:id="1059401501">
              <w:marLeft w:val="0"/>
              <w:marRight w:val="0"/>
              <w:marTop w:val="0"/>
              <w:marBottom w:val="0"/>
              <w:divBdr>
                <w:top w:val="none" w:sz="0" w:space="0" w:color="auto"/>
                <w:left w:val="none" w:sz="0" w:space="0" w:color="auto"/>
                <w:bottom w:val="none" w:sz="0" w:space="0" w:color="auto"/>
                <w:right w:val="none" w:sz="0" w:space="0" w:color="auto"/>
              </w:divBdr>
              <w:divsChild>
                <w:div w:id="6592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27183">
      <w:bodyDiv w:val="1"/>
      <w:marLeft w:val="0"/>
      <w:marRight w:val="0"/>
      <w:marTop w:val="0"/>
      <w:marBottom w:val="0"/>
      <w:divBdr>
        <w:top w:val="none" w:sz="0" w:space="0" w:color="auto"/>
        <w:left w:val="none" w:sz="0" w:space="0" w:color="auto"/>
        <w:bottom w:val="none" w:sz="0" w:space="0" w:color="auto"/>
        <w:right w:val="none" w:sz="0" w:space="0" w:color="auto"/>
      </w:divBdr>
      <w:divsChild>
        <w:div w:id="127860832">
          <w:marLeft w:val="0"/>
          <w:marRight w:val="0"/>
          <w:marTop w:val="0"/>
          <w:marBottom w:val="0"/>
          <w:divBdr>
            <w:top w:val="none" w:sz="0" w:space="0" w:color="auto"/>
            <w:left w:val="none" w:sz="0" w:space="0" w:color="auto"/>
            <w:bottom w:val="none" w:sz="0" w:space="0" w:color="auto"/>
            <w:right w:val="none" w:sz="0" w:space="0" w:color="auto"/>
          </w:divBdr>
          <w:divsChild>
            <w:div w:id="611278281">
              <w:marLeft w:val="0"/>
              <w:marRight w:val="0"/>
              <w:marTop w:val="0"/>
              <w:marBottom w:val="0"/>
              <w:divBdr>
                <w:top w:val="none" w:sz="0" w:space="0" w:color="auto"/>
                <w:left w:val="none" w:sz="0" w:space="0" w:color="auto"/>
                <w:bottom w:val="none" w:sz="0" w:space="0" w:color="auto"/>
                <w:right w:val="none" w:sz="0" w:space="0" w:color="auto"/>
              </w:divBdr>
              <w:divsChild>
                <w:div w:id="77432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94693">
      <w:bodyDiv w:val="1"/>
      <w:marLeft w:val="0"/>
      <w:marRight w:val="0"/>
      <w:marTop w:val="0"/>
      <w:marBottom w:val="0"/>
      <w:divBdr>
        <w:top w:val="none" w:sz="0" w:space="0" w:color="auto"/>
        <w:left w:val="none" w:sz="0" w:space="0" w:color="auto"/>
        <w:bottom w:val="none" w:sz="0" w:space="0" w:color="auto"/>
        <w:right w:val="none" w:sz="0" w:space="0" w:color="auto"/>
      </w:divBdr>
      <w:divsChild>
        <w:div w:id="1412433883">
          <w:marLeft w:val="0"/>
          <w:marRight w:val="0"/>
          <w:marTop w:val="0"/>
          <w:marBottom w:val="0"/>
          <w:divBdr>
            <w:top w:val="none" w:sz="0" w:space="0" w:color="auto"/>
            <w:left w:val="none" w:sz="0" w:space="0" w:color="auto"/>
            <w:bottom w:val="none" w:sz="0" w:space="0" w:color="auto"/>
            <w:right w:val="none" w:sz="0" w:space="0" w:color="auto"/>
          </w:divBdr>
          <w:divsChild>
            <w:div w:id="275521644">
              <w:marLeft w:val="0"/>
              <w:marRight w:val="0"/>
              <w:marTop w:val="0"/>
              <w:marBottom w:val="0"/>
              <w:divBdr>
                <w:top w:val="none" w:sz="0" w:space="0" w:color="auto"/>
                <w:left w:val="none" w:sz="0" w:space="0" w:color="auto"/>
                <w:bottom w:val="none" w:sz="0" w:space="0" w:color="auto"/>
                <w:right w:val="none" w:sz="0" w:space="0" w:color="auto"/>
              </w:divBdr>
              <w:divsChild>
                <w:div w:id="16260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04342">
      <w:bodyDiv w:val="1"/>
      <w:marLeft w:val="0"/>
      <w:marRight w:val="0"/>
      <w:marTop w:val="0"/>
      <w:marBottom w:val="0"/>
      <w:divBdr>
        <w:top w:val="none" w:sz="0" w:space="0" w:color="auto"/>
        <w:left w:val="none" w:sz="0" w:space="0" w:color="auto"/>
        <w:bottom w:val="none" w:sz="0" w:space="0" w:color="auto"/>
        <w:right w:val="none" w:sz="0" w:space="0" w:color="auto"/>
      </w:divBdr>
      <w:divsChild>
        <w:div w:id="1503281129">
          <w:marLeft w:val="0"/>
          <w:marRight w:val="0"/>
          <w:marTop w:val="0"/>
          <w:marBottom w:val="0"/>
          <w:divBdr>
            <w:top w:val="none" w:sz="0" w:space="0" w:color="auto"/>
            <w:left w:val="none" w:sz="0" w:space="0" w:color="auto"/>
            <w:bottom w:val="none" w:sz="0" w:space="0" w:color="auto"/>
            <w:right w:val="none" w:sz="0" w:space="0" w:color="auto"/>
          </w:divBdr>
          <w:divsChild>
            <w:div w:id="1411658387">
              <w:marLeft w:val="0"/>
              <w:marRight w:val="0"/>
              <w:marTop w:val="0"/>
              <w:marBottom w:val="0"/>
              <w:divBdr>
                <w:top w:val="none" w:sz="0" w:space="0" w:color="auto"/>
                <w:left w:val="none" w:sz="0" w:space="0" w:color="auto"/>
                <w:bottom w:val="none" w:sz="0" w:space="0" w:color="auto"/>
                <w:right w:val="none" w:sz="0" w:space="0" w:color="auto"/>
              </w:divBdr>
              <w:divsChild>
                <w:div w:id="21265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3471">
      <w:bodyDiv w:val="1"/>
      <w:marLeft w:val="0"/>
      <w:marRight w:val="0"/>
      <w:marTop w:val="0"/>
      <w:marBottom w:val="0"/>
      <w:divBdr>
        <w:top w:val="none" w:sz="0" w:space="0" w:color="auto"/>
        <w:left w:val="none" w:sz="0" w:space="0" w:color="auto"/>
        <w:bottom w:val="none" w:sz="0" w:space="0" w:color="auto"/>
        <w:right w:val="none" w:sz="0" w:space="0" w:color="auto"/>
      </w:divBdr>
      <w:divsChild>
        <w:div w:id="1431200067">
          <w:marLeft w:val="0"/>
          <w:marRight w:val="0"/>
          <w:marTop w:val="0"/>
          <w:marBottom w:val="0"/>
          <w:divBdr>
            <w:top w:val="none" w:sz="0" w:space="0" w:color="auto"/>
            <w:left w:val="none" w:sz="0" w:space="0" w:color="auto"/>
            <w:bottom w:val="none" w:sz="0" w:space="0" w:color="auto"/>
            <w:right w:val="none" w:sz="0" w:space="0" w:color="auto"/>
          </w:divBdr>
          <w:divsChild>
            <w:div w:id="1517035768">
              <w:marLeft w:val="0"/>
              <w:marRight w:val="0"/>
              <w:marTop w:val="0"/>
              <w:marBottom w:val="0"/>
              <w:divBdr>
                <w:top w:val="none" w:sz="0" w:space="0" w:color="auto"/>
                <w:left w:val="none" w:sz="0" w:space="0" w:color="auto"/>
                <w:bottom w:val="none" w:sz="0" w:space="0" w:color="auto"/>
                <w:right w:val="none" w:sz="0" w:space="0" w:color="auto"/>
              </w:divBdr>
              <w:divsChild>
                <w:div w:id="13913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8718">
      <w:bodyDiv w:val="1"/>
      <w:marLeft w:val="0"/>
      <w:marRight w:val="0"/>
      <w:marTop w:val="0"/>
      <w:marBottom w:val="0"/>
      <w:divBdr>
        <w:top w:val="none" w:sz="0" w:space="0" w:color="auto"/>
        <w:left w:val="none" w:sz="0" w:space="0" w:color="auto"/>
        <w:bottom w:val="none" w:sz="0" w:space="0" w:color="auto"/>
        <w:right w:val="none" w:sz="0" w:space="0" w:color="auto"/>
      </w:divBdr>
      <w:divsChild>
        <w:div w:id="1185971952">
          <w:marLeft w:val="0"/>
          <w:marRight w:val="0"/>
          <w:marTop w:val="0"/>
          <w:marBottom w:val="0"/>
          <w:divBdr>
            <w:top w:val="none" w:sz="0" w:space="0" w:color="auto"/>
            <w:left w:val="none" w:sz="0" w:space="0" w:color="auto"/>
            <w:bottom w:val="none" w:sz="0" w:space="0" w:color="auto"/>
            <w:right w:val="none" w:sz="0" w:space="0" w:color="auto"/>
          </w:divBdr>
          <w:divsChild>
            <w:div w:id="254439650">
              <w:marLeft w:val="0"/>
              <w:marRight w:val="0"/>
              <w:marTop w:val="0"/>
              <w:marBottom w:val="0"/>
              <w:divBdr>
                <w:top w:val="none" w:sz="0" w:space="0" w:color="auto"/>
                <w:left w:val="none" w:sz="0" w:space="0" w:color="auto"/>
                <w:bottom w:val="none" w:sz="0" w:space="0" w:color="auto"/>
                <w:right w:val="none" w:sz="0" w:space="0" w:color="auto"/>
              </w:divBdr>
              <w:divsChild>
                <w:div w:id="15779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70163">
      <w:bodyDiv w:val="1"/>
      <w:marLeft w:val="0"/>
      <w:marRight w:val="0"/>
      <w:marTop w:val="0"/>
      <w:marBottom w:val="0"/>
      <w:divBdr>
        <w:top w:val="none" w:sz="0" w:space="0" w:color="auto"/>
        <w:left w:val="none" w:sz="0" w:space="0" w:color="auto"/>
        <w:bottom w:val="none" w:sz="0" w:space="0" w:color="auto"/>
        <w:right w:val="none" w:sz="0" w:space="0" w:color="auto"/>
      </w:divBdr>
      <w:divsChild>
        <w:div w:id="836268119">
          <w:marLeft w:val="0"/>
          <w:marRight w:val="0"/>
          <w:marTop w:val="0"/>
          <w:marBottom w:val="0"/>
          <w:divBdr>
            <w:top w:val="none" w:sz="0" w:space="0" w:color="auto"/>
            <w:left w:val="none" w:sz="0" w:space="0" w:color="auto"/>
            <w:bottom w:val="none" w:sz="0" w:space="0" w:color="auto"/>
            <w:right w:val="none" w:sz="0" w:space="0" w:color="auto"/>
          </w:divBdr>
        </w:div>
      </w:divsChild>
    </w:div>
    <w:div w:id="1775976438">
      <w:bodyDiv w:val="1"/>
      <w:marLeft w:val="0"/>
      <w:marRight w:val="0"/>
      <w:marTop w:val="0"/>
      <w:marBottom w:val="0"/>
      <w:divBdr>
        <w:top w:val="none" w:sz="0" w:space="0" w:color="auto"/>
        <w:left w:val="none" w:sz="0" w:space="0" w:color="auto"/>
        <w:bottom w:val="none" w:sz="0" w:space="0" w:color="auto"/>
        <w:right w:val="none" w:sz="0" w:space="0" w:color="auto"/>
      </w:divBdr>
      <w:divsChild>
        <w:div w:id="1280456907">
          <w:marLeft w:val="0"/>
          <w:marRight w:val="0"/>
          <w:marTop w:val="0"/>
          <w:marBottom w:val="0"/>
          <w:divBdr>
            <w:top w:val="none" w:sz="0" w:space="0" w:color="auto"/>
            <w:left w:val="none" w:sz="0" w:space="0" w:color="auto"/>
            <w:bottom w:val="none" w:sz="0" w:space="0" w:color="auto"/>
            <w:right w:val="none" w:sz="0" w:space="0" w:color="auto"/>
          </w:divBdr>
          <w:divsChild>
            <w:div w:id="147525755">
              <w:marLeft w:val="0"/>
              <w:marRight w:val="0"/>
              <w:marTop w:val="0"/>
              <w:marBottom w:val="0"/>
              <w:divBdr>
                <w:top w:val="none" w:sz="0" w:space="0" w:color="auto"/>
                <w:left w:val="none" w:sz="0" w:space="0" w:color="auto"/>
                <w:bottom w:val="none" w:sz="0" w:space="0" w:color="auto"/>
                <w:right w:val="none" w:sz="0" w:space="0" w:color="auto"/>
              </w:divBdr>
              <w:divsChild>
                <w:div w:id="7261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2381">
      <w:bodyDiv w:val="1"/>
      <w:marLeft w:val="0"/>
      <w:marRight w:val="0"/>
      <w:marTop w:val="0"/>
      <w:marBottom w:val="0"/>
      <w:divBdr>
        <w:top w:val="none" w:sz="0" w:space="0" w:color="auto"/>
        <w:left w:val="none" w:sz="0" w:space="0" w:color="auto"/>
        <w:bottom w:val="none" w:sz="0" w:space="0" w:color="auto"/>
        <w:right w:val="none" w:sz="0" w:space="0" w:color="auto"/>
      </w:divBdr>
      <w:divsChild>
        <w:div w:id="869025569">
          <w:marLeft w:val="0"/>
          <w:marRight w:val="0"/>
          <w:marTop w:val="0"/>
          <w:marBottom w:val="0"/>
          <w:divBdr>
            <w:top w:val="none" w:sz="0" w:space="0" w:color="auto"/>
            <w:left w:val="none" w:sz="0" w:space="0" w:color="auto"/>
            <w:bottom w:val="none" w:sz="0" w:space="0" w:color="auto"/>
            <w:right w:val="none" w:sz="0" w:space="0" w:color="auto"/>
          </w:divBdr>
          <w:divsChild>
            <w:div w:id="462968843">
              <w:marLeft w:val="0"/>
              <w:marRight w:val="0"/>
              <w:marTop w:val="0"/>
              <w:marBottom w:val="0"/>
              <w:divBdr>
                <w:top w:val="none" w:sz="0" w:space="0" w:color="auto"/>
                <w:left w:val="none" w:sz="0" w:space="0" w:color="auto"/>
                <w:bottom w:val="none" w:sz="0" w:space="0" w:color="auto"/>
                <w:right w:val="none" w:sz="0" w:space="0" w:color="auto"/>
              </w:divBdr>
              <w:divsChild>
                <w:div w:id="812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8325">
      <w:bodyDiv w:val="1"/>
      <w:marLeft w:val="0"/>
      <w:marRight w:val="0"/>
      <w:marTop w:val="0"/>
      <w:marBottom w:val="0"/>
      <w:divBdr>
        <w:top w:val="none" w:sz="0" w:space="0" w:color="auto"/>
        <w:left w:val="none" w:sz="0" w:space="0" w:color="auto"/>
        <w:bottom w:val="none" w:sz="0" w:space="0" w:color="auto"/>
        <w:right w:val="none" w:sz="0" w:space="0" w:color="auto"/>
      </w:divBdr>
    </w:div>
    <w:div w:id="1808890191">
      <w:bodyDiv w:val="1"/>
      <w:marLeft w:val="0"/>
      <w:marRight w:val="0"/>
      <w:marTop w:val="0"/>
      <w:marBottom w:val="0"/>
      <w:divBdr>
        <w:top w:val="none" w:sz="0" w:space="0" w:color="auto"/>
        <w:left w:val="none" w:sz="0" w:space="0" w:color="auto"/>
        <w:bottom w:val="none" w:sz="0" w:space="0" w:color="auto"/>
        <w:right w:val="none" w:sz="0" w:space="0" w:color="auto"/>
      </w:divBdr>
      <w:divsChild>
        <w:div w:id="1334646488">
          <w:marLeft w:val="0"/>
          <w:marRight w:val="0"/>
          <w:marTop w:val="0"/>
          <w:marBottom w:val="0"/>
          <w:divBdr>
            <w:top w:val="none" w:sz="0" w:space="0" w:color="auto"/>
            <w:left w:val="none" w:sz="0" w:space="0" w:color="auto"/>
            <w:bottom w:val="none" w:sz="0" w:space="0" w:color="auto"/>
            <w:right w:val="none" w:sz="0" w:space="0" w:color="auto"/>
          </w:divBdr>
          <w:divsChild>
            <w:div w:id="1920208412">
              <w:marLeft w:val="0"/>
              <w:marRight w:val="0"/>
              <w:marTop w:val="0"/>
              <w:marBottom w:val="0"/>
              <w:divBdr>
                <w:top w:val="none" w:sz="0" w:space="0" w:color="auto"/>
                <w:left w:val="none" w:sz="0" w:space="0" w:color="auto"/>
                <w:bottom w:val="none" w:sz="0" w:space="0" w:color="auto"/>
                <w:right w:val="none" w:sz="0" w:space="0" w:color="auto"/>
              </w:divBdr>
              <w:divsChild>
                <w:div w:id="1728794512">
                  <w:marLeft w:val="0"/>
                  <w:marRight w:val="0"/>
                  <w:marTop w:val="0"/>
                  <w:marBottom w:val="0"/>
                  <w:divBdr>
                    <w:top w:val="none" w:sz="0" w:space="0" w:color="auto"/>
                    <w:left w:val="none" w:sz="0" w:space="0" w:color="auto"/>
                    <w:bottom w:val="none" w:sz="0" w:space="0" w:color="auto"/>
                    <w:right w:val="none" w:sz="0" w:space="0" w:color="auto"/>
                  </w:divBdr>
                  <w:divsChild>
                    <w:div w:id="16275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896443">
      <w:bodyDiv w:val="1"/>
      <w:marLeft w:val="0"/>
      <w:marRight w:val="0"/>
      <w:marTop w:val="0"/>
      <w:marBottom w:val="0"/>
      <w:divBdr>
        <w:top w:val="none" w:sz="0" w:space="0" w:color="auto"/>
        <w:left w:val="none" w:sz="0" w:space="0" w:color="auto"/>
        <w:bottom w:val="none" w:sz="0" w:space="0" w:color="auto"/>
        <w:right w:val="none" w:sz="0" w:space="0" w:color="auto"/>
      </w:divBdr>
      <w:divsChild>
        <w:div w:id="146629498">
          <w:marLeft w:val="0"/>
          <w:marRight w:val="0"/>
          <w:marTop w:val="0"/>
          <w:marBottom w:val="0"/>
          <w:divBdr>
            <w:top w:val="none" w:sz="0" w:space="0" w:color="auto"/>
            <w:left w:val="none" w:sz="0" w:space="0" w:color="auto"/>
            <w:bottom w:val="none" w:sz="0" w:space="0" w:color="auto"/>
            <w:right w:val="none" w:sz="0" w:space="0" w:color="auto"/>
          </w:divBdr>
          <w:divsChild>
            <w:div w:id="694888181">
              <w:marLeft w:val="0"/>
              <w:marRight w:val="0"/>
              <w:marTop w:val="0"/>
              <w:marBottom w:val="0"/>
              <w:divBdr>
                <w:top w:val="none" w:sz="0" w:space="0" w:color="auto"/>
                <w:left w:val="none" w:sz="0" w:space="0" w:color="auto"/>
                <w:bottom w:val="none" w:sz="0" w:space="0" w:color="auto"/>
                <w:right w:val="none" w:sz="0" w:space="0" w:color="auto"/>
              </w:divBdr>
              <w:divsChild>
                <w:div w:id="20280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02679">
      <w:bodyDiv w:val="1"/>
      <w:marLeft w:val="0"/>
      <w:marRight w:val="0"/>
      <w:marTop w:val="0"/>
      <w:marBottom w:val="0"/>
      <w:divBdr>
        <w:top w:val="none" w:sz="0" w:space="0" w:color="auto"/>
        <w:left w:val="none" w:sz="0" w:space="0" w:color="auto"/>
        <w:bottom w:val="none" w:sz="0" w:space="0" w:color="auto"/>
        <w:right w:val="none" w:sz="0" w:space="0" w:color="auto"/>
      </w:divBdr>
      <w:divsChild>
        <w:div w:id="2043902053">
          <w:marLeft w:val="0"/>
          <w:marRight w:val="0"/>
          <w:marTop w:val="0"/>
          <w:marBottom w:val="0"/>
          <w:divBdr>
            <w:top w:val="none" w:sz="0" w:space="0" w:color="auto"/>
            <w:left w:val="none" w:sz="0" w:space="0" w:color="auto"/>
            <w:bottom w:val="none" w:sz="0" w:space="0" w:color="auto"/>
            <w:right w:val="none" w:sz="0" w:space="0" w:color="auto"/>
          </w:divBdr>
          <w:divsChild>
            <w:div w:id="1308127974">
              <w:marLeft w:val="0"/>
              <w:marRight w:val="0"/>
              <w:marTop w:val="0"/>
              <w:marBottom w:val="0"/>
              <w:divBdr>
                <w:top w:val="none" w:sz="0" w:space="0" w:color="auto"/>
                <w:left w:val="none" w:sz="0" w:space="0" w:color="auto"/>
                <w:bottom w:val="none" w:sz="0" w:space="0" w:color="auto"/>
                <w:right w:val="none" w:sz="0" w:space="0" w:color="auto"/>
              </w:divBdr>
              <w:divsChild>
                <w:div w:id="17096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68623">
      <w:bodyDiv w:val="1"/>
      <w:marLeft w:val="0"/>
      <w:marRight w:val="0"/>
      <w:marTop w:val="0"/>
      <w:marBottom w:val="0"/>
      <w:divBdr>
        <w:top w:val="none" w:sz="0" w:space="0" w:color="auto"/>
        <w:left w:val="none" w:sz="0" w:space="0" w:color="auto"/>
        <w:bottom w:val="none" w:sz="0" w:space="0" w:color="auto"/>
        <w:right w:val="none" w:sz="0" w:space="0" w:color="auto"/>
      </w:divBdr>
      <w:divsChild>
        <w:div w:id="249236023">
          <w:marLeft w:val="0"/>
          <w:marRight w:val="0"/>
          <w:marTop w:val="0"/>
          <w:marBottom w:val="0"/>
          <w:divBdr>
            <w:top w:val="none" w:sz="0" w:space="0" w:color="auto"/>
            <w:left w:val="none" w:sz="0" w:space="0" w:color="auto"/>
            <w:bottom w:val="none" w:sz="0" w:space="0" w:color="auto"/>
            <w:right w:val="none" w:sz="0" w:space="0" w:color="auto"/>
          </w:divBdr>
          <w:divsChild>
            <w:div w:id="480580920">
              <w:marLeft w:val="0"/>
              <w:marRight w:val="0"/>
              <w:marTop w:val="0"/>
              <w:marBottom w:val="0"/>
              <w:divBdr>
                <w:top w:val="none" w:sz="0" w:space="0" w:color="auto"/>
                <w:left w:val="none" w:sz="0" w:space="0" w:color="auto"/>
                <w:bottom w:val="none" w:sz="0" w:space="0" w:color="auto"/>
                <w:right w:val="none" w:sz="0" w:space="0" w:color="auto"/>
              </w:divBdr>
              <w:divsChild>
                <w:div w:id="1741831486">
                  <w:marLeft w:val="0"/>
                  <w:marRight w:val="0"/>
                  <w:marTop w:val="0"/>
                  <w:marBottom w:val="0"/>
                  <w:divBdr>
                    <w:top w:val="none" w:sz="0" w:space="0" w:color="auto"/>
                    <w:left w:val="none" w:sz="0" w:space="0" w:color="auto"/>
                    <w:bottom w:val="none" w:sz="0" w:space="0" w:color="auto"/>
                    <w:right w:val="none" w:sz="0" w:space="0" w:color="auto"/>
                  </w:divBdr>
                  <w:divsChild>
                    <w:div w:id="14697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28804">
      <w:bodyDiv w:val="1"/>
      <w:marLeft w:val="0"/>
      <w:marRight w:val="0"/>
      <w:marTop w:val="0"/>
      <w:marBottom w:val="0"/>
      <w:divBdr>
        <w:top w:val="none" w:sz="0" w:space="0" w:color="auto"/>
        <w:left w:val="none" w:sz="0" w:space="0" w:color="auto"/>
        <w:bottom w:val="none" w:sz="0" w:space="0" w:color="auto"/>
        <w:right w:val="none" w:sz="0" w:space="0" w:color="auto"/>
      </w:divBdr>
      <w:divsChild>
        <w:div w:id="233855449">
          <w:marLeft w:val="0"/>
          <w:marRight w:val="0"/>
          <w:marTop w:val="0"/>
          <w:marBottom w:val="0"/>
          <w:divBdr>
            <w:top w:val="none" w:sz="0" w:space="0" w:color="auto"/>
            <w:left w:val="none" w:sz="0" w:space="0" w:color="auto"/>
            <w:bottom w:val="none" w:sz="0" w:space="0" w:color="auto"/>
            <w:right w:val="none" w:sz="0" w:space="0" w:color="auto"/>
          </w:divBdr>
          <w:divsChild>
            <w:div w:id="1558201175">
              <w:marLeft w:val="0"/>
              <w:marRight w:val="0"/>
              <w:marTop w:val="0"/>
              <w:marBottom w:val="0"/>
              <w:divBdr>
                <w:top w:val="none" w:sz="0" w:space="0" w:color="auto"/>
                <w:left w:val="none" w:sz="0" w:space="0" w:color="auto"/>
                <w:bottom w:val="none" w:sz="0" w:space="0" w:color="auto"/>
                <w:right w:val="none" w:sz="0" w:space="0" w:color="auto"/>
              </w:divBdr>
              <w:divsChild>
                <w:div w:id="1935893874">
                  <w:marLeft w:val="0"/>
                  <w:marRight w:val="0"/>
                  <w:marTop w:val="0"/>
                  <w:marBottom w:val="0"/>
                  <w:divBdr>
                    <w:top w:val="none" w:sz="0" w:space="0" w:color="auto"/>
                    <w:left w:val="none" w:sz="0" w:space="0" w:color="auto"/>
                    <w:bottom w:val="none" w:sz="0" w:space="0" w:color="auto"/>
                    <w:right w:val="none" w:sz="0" w:space="0" w:color="auto"/>
                  </w:divBdr>
                  <w:divsChild>
                    <w:div w:id="18514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043308">
      <w:bodyDiv w:val="1"/>
      <w:marLeft w:val="0"/>
      <w:marRight w:val="0"/>
      <w:marTop w:val="0"/>
      <w:marBottom w:val="0"/>
      <w:divBdr>
        <w:top w:val="none" w:sz="0" w:space="0" w:color="auto"/>
        <w:left w:val="none" w:sz="0" w:space="0" w:color="auto"/>
        <w:bottom w:val="none" w:sz="0" w:space="0" w:color="auto"/>
        <w:right w:val="none" w:sz="0" w:space="0" w:color="auto"/>
      </w:divBdr>
      <w:divsChild>
        <w:div w:id="529607906">
          <w:marLeft w:val="0"/>
          <w:marRight w:val="0"/>
          <w:marTop w:val="0"/>
          <w:marBottom w:val="0"/>
          <w:divBdr>
            <w:top w:val="none" w:sz="0" w:space="0" w:color="auto"/>
            <w:left w:val="none" w:sz="0" w:space="0" w:color="auto"/>
            <w:bottom w:val="none" w:sz="0" w:space="0" w:color="auto"/>
            <w:right w:val="none" w:sz="0" w:space="0" w:color="auto"/>
          </w:divBdr>
          <w:divsChild>
            <w:div w:id="1418870359">
              <w:marLeft w:val="0"/>
              <w:marRight w:val="0"/>
              <w:marTop w:val="0"/>
              <w:marBottom w:val="0"/>
              <w:divBdr>
                <w:top w:val="none" w:sz="0" w:space="0" w:color="auto"/>
                <w:left w:val="none" w:sz="0" w:space="0" w:color="auto"/>
                <w:bottom w:val="none" w:sz="0" w:space="0" w:color="auto"/>
                <w:right w:val="none" w:sz="0" w:space="0" w:color="auto"/>
              </w:divBdr>
              <w:divsChild>
                <w:div w:id="20933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62115">
      <w:bodyDiv w:val="1"/>
      <w:marLeft w:val="0"/>
      <w:marRight w:val="0"/>
      <w:marTop w:val="0"/>
      <w:marBottom w:val="0"/>
      <w:divBdr>
        <w:top w:val="none" w:sz="0" w:space="0" w:color="auto"/>
        <w:left w:val="none" w:sz="0" w:space="0" w:color="auto"/>
        <w:bottom w:val="none" w:sz="0" w:space="0" w:color="auto"/>
        <w:right w:val="none" w:sz="0" w:space="0" w:color="auto"/>
      </w:divBdr>
      <w:divsChild>
        <w:div w:id="1632200467">
          <w:marLeft w:val="0"/>
          <w:marRight w:val="0"/>
          <w:marTop w:val="0"/>
          <w:marBottom w:val="0"/>
          <w:divBdr>
            <w:top w:val="none" w:sz="0" w:space="0" w:color="auto"/>
            <w:left w:val="none" w:sz="0" w:space="0" w:color="auto"/>
            <w:bottom w:val="none" w:sz="0" w:space="0" w:color="auto"/>
            <w:right w:val="none" w:sz="0" w:space="0" w:color="auto"/>
          </w:divBdr>
          <w:divsChild>
            <w:div w:id="1307927308">
              <w:marLeft w:val="0"/>
              <w:marRight w:val="0"/>
              <w:marTop w:val="0"/>
              <w:marBottom w:val="0"/>
              <w:divBdr>
                <w:top w:val="none" w:sz="0" w:space="0" w:color="auto"/>
                <w:left w:val="none" w:sz="0" w:space="0" w:color="auto"/>
                <w:bottom w:val="none" w:sz="0" w:space="0" w:color="auto"/>
                <w:right w:val="none" w:sz="0" w:space="0" w:color="auto"/>
              </w:divBdr>
              <w:divsChild>
                <w:div w:id="197717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98052">
      <w:bodyDiv w:val="1"/>
      <w:marLeft w:val="0"/>
      <w:marRight w:val="0"/>
      <w:marTop w:val="0"/>
      <w:marBottom w:val="0"/>
      <w:divBdr>
        <w:top w:val="none" w:sz="0" w:space="0" w:color="auto"/>
        <w:left w:val="none" w:sz="0" w:space="0" w:color="auto"/>
        <w:bottom w:val="none" w:sz="0" w:space="0" w:color="auto"/>
        <w:right w:val="none" w:sz="0" w:space="0" w:color="auto"/>
      </w:divBdr>
      <w:divsChild>
        <w:div w:id="1605841102">
          <w:marLeft w:val="0"/>
          <w:marRight w:val="0"/>
          <w:marTop w:val="0"/>
          <w:marBottom w:val="0"/>
          <w:divBdr>
            <w:top w:val="none" w:sz="0" w:space="0" w:color="auto"/>
            <w:left w:val="none" w:sz="0" w:space="0" w:color="auto"/>
            <w:bottom w:val="none" w:sz="0" w:space="0" w:color="auto"/>
            <w:right w:val="none" w:sz="0" w:space="0" w:color="auto"/>
          </w:divBdr>
          <w:divsChild>
            <w:div w:id="1231310459">
              <w:marLeft w:val="0"/>
              <w:marRight w:val="0"/>
              <w:marTop w:val="0"/>
              <w:marBottom w:val="0"/>
              <w:divBdr>
                <w:top w:val="none" w:sz="0" w:space="0" w:color="auto"/>
                <w:left w:val="none" w:sz="0" w:space="0" w:color="auto"/>
                <w:bottom w:val="none" w:sz="0" w:space="0" w:color="auto"/>
                <w:right w:val="none" w:sz="0" w:space="0" w:color="auto"/>
              </w:divBdr>
              <w:divsChild>
                <w:div w:id="9744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69623">
      <w:bodyDiv w:val="1"/>
      <w:marLeft w:val="0"/>
      <w:marRight w:val="0"/>
      <w:marTop w:val="0"/>
      <w:marBottom w:val="0"/>
      <w:divBdr>
        <w:top w:val="none" w:sz="0" w:space="0" w:color="auto"/>
        <w:left w:val="none" w:sz="0" w:space="0" w:color="auto"/>
        <w:bottom w:val="none" w:sz="0" w:space="0" w:color="auto"/>
        <w:right w:val="none" w:sz="0" w:space="0" w:color="auto"/>
      </w:divBdr>
      <w:divsChild>
        <w:div w:id="411051600">
          <w:marLeft w:val="0"/>
          <w:marRight w:val="0"/>
          <w:marTop w:val="0"/>
          <w:marBottom w:val="0"/>
          <w:divBdr>
            <w:top w:val="none" w:sz="0" w:space="0" w:color="auto"/>
            <w:left w:val="none" w:sz="0" w:space="0" w:color="auto"/>
            <w:bottom w:val="none" w:sz="0" w:space="0" w:color="auto"/>
            <w:right w:val="none" w:sz="0" w:space="0" w:color="auto"/>
          </w:divBdr>
          <w:divsChild>
            <w:div w:id="1138258536">
              <w:marLeft w:val="0"/>
              <w:marRight w:val="0"/>
              <w:marTop w:val="0"/>
              <w:marBottom w:val="0"/>
              <w:divBdr>
                <w:top w:val="none" w:sz="0" w:space="0" w:color="auto"/>
                <w:left w:val="none" w:sz="0" w:space="0" w:color="auto"/>
                <w:bottom w:val="none" w:sz="0" w:space="0" w:color="auto"/>
                <w:right w:val="none" w:sz="0" w:space="0" w:color="auto"/>
              </w:divBdr>
              <w:divsChild>
                <w:div w:id="4009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9381">
      <w:bodyDiv w:val="1"/>
      <w:marLeft w:val="0"/>
      <w:marRight w:val="0"/>
      <w:marTop w:val="0"/>
      <w:marBottom w:val="0"/>
      <w:divBdr>
        <w:top w:val="none" w:sz="0" w:space="0" w:color="auto"/>
        <w:left w:val="none" w:sz="0" w:space="0" w:color="auto"/>
        <w:bottom w:val="none" w:sz="0" w:space="0" w:color="auto"/>
        <w:right w:val="none" w:sz="0" w:space="0" w:color="auto"/>
      </w:divBdr>
      <w:divsChild>
        <w:div w:id="1094743641">
          <w:marLeft w:val="0"/>
          <w:marRight w:val="0"/>
          <w:marTop w:val="0"/>
          <w:marBottom w:val="0"/>
          <w:divBdr>
            <w:top w:val="none" w:sz="0" w:space="0" w:color="auto"/>
            <w:left w:val="none" w:sz="0" w:space="0" w:color="auto"/>
            <w:bottom w:val="none" w:sz="0" w:space="0" w:color="auto"/>
            <w:right w:val="none" w:sz="0" w:space="0" w:color="auto"/>
          </w:divBdr>
          <w:divsChild>
            <w:div w:id="2014068045">
              <w:marLeft w:val="0"/>
              <w:marRight w:val="0"/>
              <w:marTop w:val="0"/>
              <w:marBottom w:val="0"/>
              <w:divBdr>
                <w:top w:val="none" w:sz="0" w:space="0" w:color="auto"/>
                <w:left w:val="none" w:sz="0" w:space="0" w:color="auto"/>
                <w:bottom w:val="none" w:sz="0" w:space="0" w:color="auto"/>
                <w:right w:val="none" w:sz="0" w:space="0" w:color="auto"/>
              </w:divBdr>
              <w:divsChild>
                <w:div w:id="12830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40474">
      <w:bodyDiv w:val="1"/>
      <w:marLeft w:val="0"/>
      <w:marRight w:val="0"/>
      <w:marTop w:val="0"/>
      <w:marBottom w:val="0"/>
      <w:divBdr>
        <w:top w:val="none" w:sz="0" w:space="0" w:color="auto"/>
        <w:left w:val="none" w:sz="0" w:space="0" w:color="auto"/>
        <w:bottom w:val="none" w:sz="0" w:space="0" w:color="auto"/>
        <w:right w:val="none" w:sz="0" w:space="0" w:color="auto"/>
      </w:divBdr>
    </w:div>
    <w:div w:id="1901551796">
      <w:bodyDiv w:val="1"/>
      <w:marLeft w:val="0"/>
      <w:marRight w:val="0"/>
      <w:marTop w:val="0"/>
      <w:marBottom w:val="0"/>
      <w:divBdr>
        <w:top w:val="none" w:sz="0" w:space="0" w:color="auto"/>
        <w:left w:val="none" w:sz="0" w:space="0" w:color="auto"/>
        <w:bottom w:val="none" w:sz="0" w:space="0" w:color="auto"/>
        <w:right w:val="none" w:sz="0" w:space="0" w:color="auto"/>
      </w:divBdr>
      <w:divsChild>
        <w:div w:id="370688788">
          <w:marLeft w:val="0"/>
          <w:marRight w:val="0"/>
          <w:marTop w:val="0"/>
          <w:marBottom w:val="0"/>
          <w:divBdr>
            <w:top w:val="none" w:sz="0" w:space="0" w:color="auto"/>
            <w:left w:val="none" w:sz="0" w:space="0" w:color="auto"/>
            <w:bottom w:val="none" w:sz="0" w:space="0" w:color="auto"/>
            <w:right w:val="none" w:sz="0" w:space="0" w:color="auto"/>
          </w:divBdr>
          <w:divsChild>
            <w:div w:id="650520055">
              <w:marLeft w:val="0"/>
              <w:marRight w:val="0"/>
              <w:marTop w:val="0"/>
              <w:marBottom w:val="0"/>
              <w:divBdr>
                <w:top w:val="none" w:sz="0" w:space="0" w:color="auto"/>
                <w:left w:val="none" w:sz="0" w:space="0" w:color="auto"/>
                <w:bottom w:val="none" w:sz="0" w:space="0" w:color="auto"/>
                <w:right w:val="none" w:sz="0" w:space="0" w:color="auto"/>
              </w:divBdr>
              <w:divsChild>
                <w:div w:id="3647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5075">
      <w:bodyDiv w:val="1"/>
      <w:marLeft w:val="0"/>
      <w:marRight w:val="0"/>
      <w:marTop w:val="0"/>
      <w:marBottom w:val="0"/>
      <w:divBdr>
        <w:top w:val="none" w:sz="0" w:space="0" w:color="auto"/>
        <w:left w:val="none" w:sz="0" w:space="0" w:color="auto"/>
        <w:bottom w:val="none" w:sz="0" w:space="0" w:color="auto"/>
        <w:right w:val="none" w:sz="0" w:space="0" w:color="auto"/>
      </w:divBdr>
      <w:divsChild>
        <w:div w:id="1497917053">
          <w:marLeft w:val="0"/>
          <w:marRight w:val="0"/>
          <w:marTop w:val="0"/>
          <w:marBottom w:val="0"/>
          <w:divBdr>
            <w:top w:val="none" w:sz="0" w:space="0" w:color="auto"/>
            <w:left w:val="none" w:sz="0" w:space="0" w:color="auto"/>
            <w:bottom w:val="none" w:sz="0" w:space="0" w:color="auto"/>
            <w:right w:val="none" w:sz="0" w:space="0" w:color="auto"/>
          </w:divBdr>
          <w:divsChild>
            <w:div w:id="1422294434">
              <w:marLeft w:val="0"/>
              <w:marRight w:val="0"/>
              <w:marTop w:val="0"/>
              <w:marBottom w:val="0"/>
              <w:divBdr>
                <w:top w:val="none" w:sz="0" w:space="0" w:color="auto"/>
                <w:left w:val="none" w:sz="0" w:space="0" w:color="auto"/>
                <w:bottom w:val="none" w:sz="0" w:space="0" w:color="auto"/>
                <w:right w:val="none" w:sz="0" w:space="0" w:color="auto"/>
              </w:divBdr>
              <w:divsChild>
                <w:div w:id="8131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5318">
      <w:bodyDiv w:val="1"/>
      <w:marLeft w:val="0"/>
      <w:marRight w:val="0"/>
      <w:marTop w:val="0"/>
      <w:marBottom w:val="0"/>
      <w:divBdr>
        <w:top w:val="none" w:sz="0" w:space="0" w:color="auto"/>
        <w:left w:val="none" w:sz="0" w:space="0" w:color="auto"/>
        <w:bottom w:val="none" w:sz="0" w:space="0" w:color="auto"/>
        <w:right w:val="none" w:sz="0" w:space="0" w:color="auto"/>
      </w:divBdr>
      <w:divsChild>
        <w:div w:id="1563518002">
          <w:marLeft w:val="0"/>
          <w:marRight w:val="0"/>
          <w:marTop w:val="0"/>
          <w:marBottom w:val="0"/>
          <w:divBdr>
            <w:top w:val="none" w:sz="0" w:space="0" w:color="auto"/>
            <w:left w:val="none" w:sz="0" w:space="0" w:color="auto"/>
            <w:bottom w:val="none" w:sz="0" w:space="0" w:color="auto"/>
            <w:right w:val="none" w:sz="0" w:space="0" w:color="auto"/>
          </w:divBdr>
          <w:divsChild>
            <w:div w:id="506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4261">
      <w:bodyDiv w:val="1"/>
      <w:marLeft w:val="0"/>
      <w:marRight w:val="0"/>
      <w:marTop w:val="0"/>
      <w:marBottom w:val="0"/>
      <w:divBdr>
        <w:top w:val="none" w:sz="0" w:space="0" w:color="auto"/>
        <w:left w:val="none" w:sz="0" w:space="0" w:color="auto"/>
        <w:bottom w:val="none" w:sz="0" w:space="0" w:color="auto"/>
        <w:right w:val="none" w:sz="0" w:space="0" w:color="auto"/>
      </w:divBdr>
      <w:divsChild>
        <w:div w:id="670302511">
          <w:marLeft w:val="0"/>
          <w:marRight w:val="0"/>
          <w:marTop w:val="0"/>
          <w:marBottom w:val="0"/>
          <w:divBdr>
            <w:top w:val="none" w:sz="0" w:space="0" w:color="auto"/>
            <w:left w:val="none" w:sz="0" w:space="0" w:color="auto"/>
            <w:bottom w:val="none" w:sz="0" w:space="0" w:color="auto"/>
            <w:right w:val="none" w:sz="0" w:space="0" w:color="auto"/>
          </w:divBdr>
          <w:divsChild>
            <w:div w:id="1152672289">
              <w:marLeft w:val="0"/>
              <w:marRight w:val="0"/>
              <w:marTop w:val="0"/>
              <w:marBottom w:val="0"/>
              <w:divBdr>
                <w:top w:val="none" w:sz="0" w:space="0" w:color="auto"/>
                <w:left w:val="none" w:sz="0" w:space="0" w:color="auto"/>
                <w:bottom w:val="none" w:sz="0" w:space="0" w:color="auto"/>
                <w:right w:val="none" w:sz="0" w:space="0" w:color="auto"/>
              </w:divBdr>
              <w:divsChild>
                <w:div w:id="17994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55571">
      <w:bodyDiv w:val="1"/>
      <w:marLeft w:val="0"/>
      <w:marRight w:val="0"/>
      <w:marTop w:val="0"/>
      <w:marBottom w:val="0"/>
      <w:divBdr>
        <w:top w:val="none" w:sz="0" w:space="0" w:color="auto"/>
        <w:left w:val="none" w:sz="0" w:space="0" w:color="auto"/>
        <w:bottom w:val="none" w:sz="0" w:space="0" w:color="auto"/>
        <w:right w:val="none" w:sz="0" w:space="0" w:color="auto"/>
      </w:divBdr>
      <w:divsChild>
        <w:div w:id="1506826559">
          <w:marLeft w:val="0"/>
          <w:marRight w:val="0"/>
          <w:marTop w:val="0"/>
          <w:marBottom w:val="0"/>
          <w:divBdr>
            <w:top w:val="none" w:sz="0" w:space="0" w:color="auto"/>
            <w:left w:val="none" w:sz="0" w:space="0" w:color="auto"/>
            <w:bottom w:val="none" w:sz="0" w:space="0" w:color="auto"/>
            <w:right w:val="none" w:sz="0" w:space="0" w:color="auto"/>
          </w:divBdr>
          <w:divsChild>
            <w:div w:id="979306365">
              <w:marLeft w:val="0"/>
              <w:marRight w:val="0"/>
              <w:marTop w:val="0"/>
              <w:marBottom w:val="0"/>
              <w:divBdr>
                <w:top w:val="none" w:sz="0" w:space="0" w:color="auto"/>
                <w:left w:val="none" w:sz="0" w:space="0" w:color="auto"/>
                <w:bottom w:val="none" w:sz="0" w:space="0" w:color="auto"/>
                <w:right w:val="none" w:sz="0" w:space="0" w:color="auto"/>
              </w:divBdr>
              <w:divsChild>
                <w:div w:id="609049398">
                  <w:marLeft w:val="0"/>
                  <w:marRight w:val="0"/>
                  <w:marTop w:val="0"/>
                  <w:marBottom w:val="0"/>
                  <w:divBdr>
                    <w:top w:val="none" w:sz="0" w:space="0" w:color="auto"/>
                    <w:left w:val="none" w:sz="0" w:space="0" w:color="auto"/>
                    <w:bottom w:val="none" w:sz="0" w:space="0" w:color="auto"/>
                    <w:right w:val="none" w:sz="0" w:space="0" w:color="auto"/>
                  </w:divBdr>
                  <w:divsChild>
                    <w:div w:id="177540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609423">
      <w:bodyDiv w:val="1"/>
      <w:marLeft w:val="0"/>
      <w:marRight w:val="0"/>
      <w:marTop w:val="0"/>
      <w:marBottom w:val="0"/>
      <w:divBdr>
        <w:top w:val="none" w:sz="0" w:space="0" w:color="auto"/>
        <w:left w:val="none" w:sz="0" w:space="0" w:color="auto"/>
        <w:bottom w:val="none" w:sz="0" w:space="0" w:color="auto"/>
        <w:right w:val="none" w:sz="0" w:space="0" w:color="auto"/>
      </w:divBdr>
      <w:divsChild>
        <w:div w:id="870727167">
          <w:marLeft w:val="0"/>
          <w:marRight w:val="0"/>
          <w:marTop w:val="0"/>
          <w:marBottom w:val="0"/>
          <w:divBdr>
            <w:top w:val="none" w:sz="0" w:space="0" w:color="auto"/>
            <w:left w:val="none" w:sz="0" w:space="0" w:color="auto"/>
            <w:bottom w:val="none" w:sz="0" w:space="0" w:color="auto"/>
            <w:right w:val="none" w:sz="0" w:space="0" w:color="auto"/>
          </w:divBdr>
          <w:divsChild>
            <w:div w:id="541669805">
              <w:marLeft w:val="0"/>
              <w:marRight w:val="0"/>
              <w:marTop w:val="0"/>
              <w:marBottom w:val="0"/>
              <w:divBdr>
                <w:top w:val="none" w:sz="0" w:space="0" w:color="auto"/>
                <w:left w:val="none" w:sz="0" w:space="0" w:color="auto"/>
                <w:bottom w:val="none" w:sz="0" w:space="0" w:color="auto"/>
                <w:right w:val="none" w:sz="0" w:space="0" w:color="auto"/>
              </w:divBdr>
              <w:divsChild>
                <w:div w:id="536964288">
                  <w:marLeft w:val="0"/>
                  <w:marRight w:val="0"/>
                  <w:marTop w:val="0"/>
                  <w:marBottom w:val="0"/>
                  <w:divBdr>
                    <w:top w:val="none" w:sz="0" w:space="0" w:color="auto"/>
                    <w:left w:val="none" w:sz="0" w:space="0" w:color="auto"/>
                    <w:bottom w:val="none" w:sz="0" w:space="0" w:color="auto"/>
                    <w:right w:val="none" w:sz="0" w:space="0" w:color="auto"/>
                  </w:divBdr>
                  <w:divsChild>
                    <w:div w:id="2909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0714">
      <w:bodyDiv w:val="1"/>
      <w:marLeft w:val="0"/>
      <w:marRight w:val="0"/>
      <w:marTop w:val="0"/>
      <w:marBottom w:val="0"/>
      <w:divBdr>
        <w:top w:val="none" w:sz="0" w:space="0" w:color="auto"/>
        <w:left w:val="none" w:sz="0" w:space="0" w:color="auto"/>
        <w:bottom w:val="none" w:sz="0" w:space="0" w:color="auto"/>
        <w:right w:val="none" w:sz="0" w:space="0" w:color="auto"/>
      </w:divBdr>
      <w:divsChild>
        <w:div w:id="800653815">
          <w:marLeft w:val="0"/>
          <w:marRight w:val="0"/>
          <w:marTop w:val="0"/>
          <w:marBottom w:val="0"/>
          <w:divBdr>
            <w:top w:val="none" w:sz="0" w:space="0" w:color="auto"/>
            <w:left w:val="none" w:sz="0" w:space="0" w:color="auto"/>
            <w:bottom w:val="none" w:sz="0" w:space="0" w:color="auto"/>
            <w:right w:val="none" w:sz="0" w:space="0" w:color="auto"/>
          </w:divBdr>
          <w:divsChild>
            <w:div w:id="285283003">
              <w:marLeft w:val="0"/>
              <w:marRight w:val="0"/>
              <w:marTop w:val="0"/>
              <w:marBottom w:val="0"/>
              <w:divBdr>
                <w:top w:val="none" w:sz="0" w:space="0" w:color="auto"/>
                <w:left w:val="none" w:sz="0" w:space="0" w:color="auto"/>
                <w:bottom w:val="none" w:sz="0" w:space="0" w:color="auto"/>
                <w:right w:val="none" w:sz="0" w:space="0" w:color="auto"/>
              </w:divBdr>
              <w:divsChild>
                <w:div w:id="17439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4302">
      <w:bodyDiv w:val="1"/>
      <w:marLeft w:val="0"/>
      <w:marRight w:val="0"/>
      <w:marTop w:val="0"/>
      <w:marBottom w:val="0"/>
      <w:divBdr>
        <w:top w:val="none" w:sz="0" w:space="0" w:color="auto"/>
        <w:left w:val="none" w:sz="0" w:space="0" w:color="auto"/>
        <w:bottom w:val="none" w:sz="0" w:space="0" w:color="auto"/>
        <w:right w:val="none" w:sz="0" w:space="0" w:color="auto"/>
      </w:divBdr>
    </w:div>
    <w:div w:id="1959876933">
      <w:bodyDiv w:val="1"/>
      <w:marLeft w:val="0"/>
      <w:marRight w:val="0"/>
      <w:marTop w:val="0"/>
      <w:marBottom w:val="0"/>
      <w:divBdr>
        <w:top w:val="none" w:sz="0" w:space="0" w:color="auto"/>
        <w:left w:val="none" w:sz="0" w:space="0" w:color="auto"/>
        <w:bottom w:val="none" w:sz="0" w:space="0" w:color="auto"/>
        <w:right w:val="none" w:sz="0" w:space="0" w:color="auto"/>
      </w:divBdr>
      <w:divsChild>
        <w:div w:id="122578203">
          <w:marLeft w:val="0"/>
          <w:marRight w:val="0"/>
          <w:marTop w:val="0"/>
          <w:marBottom w:val="0"/>
          <w:divBdr>
            <w:top w:val="none" w:sz="0" w:space="0" w:color="auto"/>
            <w:left w:val="none" w:sz="0" w:space="0" w:color="auto"/>
            <w:bottom w:val="none" w:sz="0" w:space="0" w:color="auto"/>
            <w:right w:val="none" w:sz="0" w:space="0" w:color="auto"/>
          </w:divBdr>
          <w:divsChild>
            <w:div w:id="1816414527">
              <w:marLeft w:val="0"/>
              <w:marRight w:val="0"/>
              <w:marTop w:val="0"/>
              <w:marBottom w:val="0"/>
              <w:divBdr>
                <w:top w:val="none" w:sz="0" w:space="0" w:color="auto"/>
                <w:left w:val="none" w:sz="0" w:space="0" w:color="auto"/>
                <w:bottom w:val="none" w:sz="0" w:space="0" w:color="auto"/>
                <w:right w:val="none" w:sz="0" w:space="0" w:color="auto"/>
              </w:divBdr>
              <w:divsChild>
                <w:div w:id="203367149">
                  <w:marLeft w:val="0"/>
                  <w:marRight w:val="0"/>
                  <w:marTop w:val="0"/>
                  <w:marBottom w:val="0"/>
                  <w:divBdr>
                    <w:top w:val="none" w:sz="0" w:space="0" w:color="auto"/>
                    <w:left w:val="none" w:sz="0" w:space="0" w:color="auto"/>
                    <w:bottom w:val="none" w:sz="0" w:space="0" w:color="auto"/>
                    <w:right w:val="none" w:sz="0" w:space="0" w:color="auto"/>
                  </w:divBdr>
                  <w:divsChild>
                    <w:div w:id="19865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2650">
      <w:bodyDiv w:val="1"/>
      <w:marLeft w:val="0"/>
      <w:marRight w:val="0"/>
      <w:marTop w:val="0"/>
      <w:marBottom w:val="0"/>
      <w:divBdr>
        <w:top w:val="none" w:sz="0" w:space="0" w:color="auto"/>
        <w:left w:val="none" w:sz="0" w:space="0" w:color="auto"/>
        <w:bottom w:val="none" w:sz="0" w:space="0" w:color="auto"/>
        <w:right w:val="none" w:sz="0" w:space="0" w:color="auto"/>
      </w:divBdr>
      <w:divsChild>
        <w:div w:id="1723287243">
          <w:marLeft w:val="0"/>
          <w:marRight w:val="0"/>
          <w:marTop w:val="0"/>
          <w:marBottom w:val="0"/>
          <w:divBdr>
            <w:top w:val="none" w:sz="0" w:space="0" w:color="auto"/>
            <w:left w:val="none" w:sz="0" w:space="0" w:color="auto"/>
            <w:bottom w:val="none" w:sz="0" w:space="0" w:color="auto"/>
            <w:right w:val="none" w:sz="0" w:space="0" w:color="auto"/>
          </w:divBdr>
          <w:divsChild>
            <w:div w:id="129633143">
              <w:marLeft w:val="0"/>
              <w:marRight w:val="0"/>
              <w:marTop w:val="0"/>
              <w:marBottom w:val="0"/>
              <w:divBdr>
                <w:top w:val="none" w:sz="0" w:space="0" w:color="auto"/>
                <w:left w:val="none" w:sz="0" w:space="0" w:color="auto"/>
                <w:bottom w:val="none" w:sz="0" w:space="0" w:color="auto"/>
                <w:right w:val="none" w:sz="0" w:space="0" w:color="auto"/>
              </w:divBdr>
              <w:divsChild>
                <w:div w:id="10993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4859">
      <w:bodyDiv w:val="1"/>
      <w:marLeft w:val="0"/>
      <w:marRight w:val="0"/>
      <w:marTop w:val="0"/>
      <w:marBottom w:val="0"/>
      <w:divBdr>
        <w:top w:val="none" w:sz="0" w:space="0" w:color="auto"/>
        <w:left w:val="none" w:sz="0" w:space="0" w:color="auto"/>
        <w:bottom w:val="none" w:sz="0" w:space="0" w:color="auto"/>
        <w:right w:val="none" w:sz="0" w:space="0" w:color="auto"/>
      </w:divBdr>
      <w:divsChild>
        <w:div w:id="1244490769">
          <w:marLeft w:val="0"/>
          <w:marRight w:val="0"/>
          <w:marTop w:val="0"/>
          <w:marBottom w:val="0"/>
          <w:divBdr>
            <w:top w:val="none" w:sz="0" w:space="0" w:color="auto"/>
            <w:left w:val="none" w:sz="0" w:space="0" w:color="auto"/>
            <w:bottom w:val="none" w:sz="0" w:space="0" w:color="auto"/>
            <w:right w:val="none" w:sz="0" w:space="0" w:color="auto"/>
          </w:divBdr>
          <w:divsChild>
            <w:div w:id="13683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3735">
      <w:bodyDiv w:val="1"/>
      <w:marLeft w:val="0"/>
      <w:marRight w:val="0"/>
      <w:marTop w:val="0"/>
      <w:marBottom w:val="0"/>
      <w:divBdr>
        <w:top w:val="none" w:sz="0" w:space="0" w:color="auto"/>
        <w:left w:val="none" w:sz="0" w:space="0" w:color="auto"/>
        <w:bottom w:val="none" w:sz="0" w:space="0" w:color="auto"/>
        <w:right w:val="none" w:sz="0" w:space="0" w:color="auto"/>
      </w:divBdr>
      <w:divsChild>
        <w:div w:id="174929880">
          <w:marLeft w:val="0"/>
          <w:marRight w:val="0"/>
          <w:marTop w:val="0"/>
          <w:marBottom w:val="0"/>
          <w:divBdr>
            <w:top w:val="none" w:sz="0" w:space="0" w:color="auto"/>
            <w:left w:val="none" w:sz="0" w:space="0" w:color="auto"/>
            <w:bottom w:val="none" w:sz="0" w:space="0" w:color="auto"/>
            <w:right w:val="none" w:sz="0" w:space="0" w:color="auto"/>
          </w:divBdr>
          <w:divsChild>
            <w:div w:id="528956864">
              <w:marLeft w:val="0"/>
              <w:marRight w:val="0"/>
              <w:marTop w:val="0"/>
              <w:marBottom w:val="0"/>
              <w:divBdr>
                <w:top w:val="none" w:sz="0" w:space="0" w:color="auto"/>
                <w:left w:val="none" w:sz="0" w:space="0" w:color="auto"/>
                <w:bottom w:val="none" w:sz="0" w:space="0" w:color="auto"/>
                <w:right w:val="none" w:sz="0" w:space="0" w:color="auto"/>
              </w:divBdr>
              <w:divsChild>
                <w:div w:id="375785046">
                  <w:marLeft w:val="0"/>
                  <w:marRight w:val="0"/>
                  <w:marTop w:val="0"/>
                  <w:marBottom w:val="0"/>
                  <w:divBdr>
                    <w:top w:val="none" w:sz="0" w:space="0" w:color="auto"/>
                    <w:left w:val="none" w:sz="0" w:space="0" w:color="auto"/>
                    <w:bottom w:val="none" w:sz="0" w:space="0" w:color="auto"/>
                    <w:right w:val="none" w:sz="0" w:space="0" w:color="auto"/>
                  </w:divBdr>
                  <w:divsChild>
                    <w:div w:id="6118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719636">
      <w:bodyDiv w:val="1"/>
      <w:marLeft w:val="0"/>
      <w:marRight w:val="0"/>
      <w:marTop w:val="0"/>
      <w:marBottom w:val="0"/>
      <w:divBdr>
        <w:top w:val="none" w:sz="0" w:space="0" w:color="auto"/>
        <w:left w:val="none" w:sz="0" w:space="0" w:color="auto"/>
        <w:bottom w:val="none" w:sz="0" w:space="0" w:color="auto"/>
        <w:right w:val="none" w:sz="0" w:space="0" w:color="auto"/>
      </w:divBdr>
      <w:divsChild>
        <w:div w:id="872576211">
          <w:marLeft w:val="0"/>
          <w:marRight w:val="0"/>
          <w:marTop w:val="0"/>
          <w:marBottom w:val="0"/>
          <w:divBdr>
            <w:top w:val="none" w:sz="0" w:space="0" w:color="auto"/>
            <w:left w:val="none" w:sz="0" w:space="0" w:color="auto"/>
            <w:bottom w:val="none" w:sz="0" w:space="0" w:color="auto"/>
            <w:right w:val="none" w:sz="0" w:space="0" w:color="auto"/>
          </w:divBdr>
          <w:divsChild>
            <w:div w:id="1372220682">
              <w:marLeft w:val="0"/>
              <w:marRight w:val="0"/>
              <w:marTop w:val="0"/>
              <w:marBottom w:val="0"/>
              <w:divBdr>
                <w:top w:val="none" w:sz="0" w:space="0" w:color="auto"/>
                <w:left w:val="none" w:sz="0" w:space="0" w:color="auto"/>
                <w:bottom w:val="none" w:sz="0" w:space="0" w:color="auto"/>
                <w:right w:val="none" w:sz="0" w:space="0" w:color="auto"/>
              </w:divBdr>
              <w:divsChild>
                <w:div w:id="16169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97893">
      <w:bodyDiv w:val="1"/>
      <w:marLeft w:val="0"/>
      <w:marRight w:val="0"/>
      <w:marTop w:val="0"/>
      <w:marBottom w:val="0"/>
      <w:divBdr>
        <w:top w:val="none" w:sz="0" w:space="0" w:color="auto"/>
        <w:left w:val="none" w:sz="0" w:space="0" w:color="auto"/>
        <w:bottom w:val="none" w:sz="0" w:space="0" w:color="auto"/>
        <w:right w:val="none" w:sz="0" w:space="0" w:color="auto"/>
      </w:divBdr>
      <w:divsChild>
        <w:div w:id="1031108216">
          <w:marLeft w:val="0"/>
          <w:marRight w:val="0"/>
          <w:marTop w:val="0"/>
          <w:marBottom w:val="0"/>
          <w:divBdr>
            <w:top w:val="none" w:sz="0" w:space="0" w:color="auto"/>
            <w:left w:val="none" w:sz="0" w:space="0" w:color="auto"/>
            <w:bottom w:val="none" w:sz="0" w:space="0" w:color="auto"/>
            <w:right w:val="none" w:sz="0" w:space="0" w:color="auto"/>
          </w:divBdr>
          <w:divsChild>
            <w:div w:id="2068799997">
              <w:marLeft w:val="0"/>
              <w:marRight w:val="0"/>
              <w:marTop w:val="0"/>
              <w:marBottom w:val="0"/>
              <w:divBdr>
                <w:top w:val="none" w:sz="0" w:space="0" w:color="auto"/>
                <w:left w:val="none" w:sz="0" w:space="0" w:color="auto"/>
                <w:bottom w:val="none" w:sz="0" w:space="0" w:color="auto"/>
                <w:right w:val="none" w:sz="0" w:space="0" w:color="auto"/>
              </w:divBdr>
              <w:divsChild>
                <w:div w:id="3448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86206">
      <w:bodyDiv w:val="1"/>
      <w:marLeft w:val="0"/>
      <w:marRight w:val="0"/>
      <w:marTop w:val="0"/>
      <w:marBottom w:val="0"/>
      <w:divBdr>
        <w:top w:val="none" w:sz="0" w:space="0" w:color="auto"/>
        <w:left w:val="none" w:sz="0" w:space="0" w:color="auto"/>
        <w:bottom w:val="none" w:sz="0" w:space="0" w:color="auto"/>
        <w:right w:val="none" w:sz="0" w:space="0" w:color="auto"/>
      </w:divBdr>
      <w:divsChild>
        <w:div w:id="1030107096">
          <w:marLeft w:val="0"/>
          <w:marRight w:val="0"/>
          <w:marTop w:val="0"/>
          <w:marBottom w:val="0"/>
          <w:divBdr>
            <w:top w:val="none" w:sz="0" w:space="0" w:color="auto"/>
            <w:left w:val="none" w:sz="0" w:space="0" w:color="auto"/>
            <w:bottom w:val="none" w:sz="0" w:space="0" w:color="auto"/>
            <w:right w:val="none" w:sz="0" w:space="0" w:color="auto"/>
          </w:divBdr>
          <w:divsChild>
            <w:div w:id="433596504">
              <w:marLeft w:val="0"/>
              <w:marRight w:val="0"/>
              <w:marTop w:val="0"/>
              <w:marBottom w:val="0"/>
              <w:divBdr>
                <w:top w:val="none" w:sz="0" w:space="0" w:color="auto"/>
                <w:left w:val="none" w:sz="0" w:space="0" w:color="auto"/>
                <w:bottom w:val="none" w:sz="0" w:space="0" w:color="auto"/>
                <w:right w:val="none" w:sz="0" w:space="0" w:color="auto"/>
              </w:divBdr>
              <w:divsChild>
                <w:div w:id="64253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46595">
      <w:bodyDiv w:val="1"/>
      <w:marLeft w:val="0"/>
      <w:marRight w:val="0"/>
      <w:marTop w:val="0"/>
      <w:marBottom w:val="0"/>
      <w:divBdr>
        <w:top w:val="none" w:sz="0" w:space="0" w:color="auto"/>
        <w:left w:val="none" w:sz="0" w:space="0" w:color="auto"/>
        <w:bottom w:val="none" w:sz="0" w:space="0" w:color="auto"/>
        <w:right w:val="none" w:sz="0" w:space="0" w:color="auto"/>
      </w:divBdr>
      <w:divsChild>
        <w:div w:id="1572694457">
          <w:marLeft w:val="0"/>
          <w:marRight w:val="0"/>
          <w:marTop w:val="0"/>
          <w:marBottom w:val="0"/>
          <w:divBdr>
            <w:top w:val="none" w:sz="0" w:space="0" w:color="auto"/>
            <w:left w:val="none" w:sz="0" w:space="0" w:color="auto"/>
            <w:bottom w:val="none" w:sz="0" w:space="0" w:color="auto"/>
            <w:right w:val="none" w:sz="0" w:space="0" w:color="auto"/>
          </w:divBdr>
          <w:divsChild>
            <w:div w:id="429203007">
              <w:marLeft w:val="0"/>
              <w:marRight w:val="0"/>
              <w:marTop w:val="0"/>
              <w:marBottom w:val="0"/>
              <w:divBdr>
                <w:top w:val="none" w:sz="0" w:space="0" w:color="auto"/>
                <w:left w:val="none" w:sz="0" w:space="0" w:color="auto"/>
                <w:bottom w:val="none" w:sz="0" w:space="0" w:color="auto"/>
                <w:right w:val="none" w:sz="0" w:space="0" w:color="auto"/>
              </w:divBdr>
              <w:divsChild>
                <w:div w:id="20189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94223">
      <w:bodyDiv w:val="1"/>
      <w:marLeft w:val="0"/>
      <w:marRight w:val="0"/>
      <w:marTop w:val="0"/>
      <w:marBottom w:val="0"/>
      <w:divBdr>
        <w:top w:val="none" w:sz="0" w:space="0" w:color="auto"/>
        <w:left w:val="none" w:sz="0" w:space="0" w:color="auto"/>
        <w:bottom w:val="none" w:sz="0" w:space="0" w:color="auto"/>
        <w:right w:val="none" w:sz="0" w:space="0" w:color="auto"/>
      </w:divBdr>
      <w:divsChild>
        <w:div w:id="1015571326">
          <w:marLeft w:val="0"/>
          <w:marRight w:val="0"/>
          <w:marTop w:val="0"/>
          <w:marBottom w:val="0"/>
          <w:divBdr>
            <w:top w:val="none" w:sz="0" w:space="0" w:color="auto"/>
            <w:left w:val="none" w:sz="0" w:space="0" w:color="auto"/>
            <w:bottom w:val="none" w:sz="0" w:space="0" w:color="auto"/>
            <w:right w:val="none" w:sz="0" w:space="0" w:color="auto"/>
          </w:divBdr>
          <w:divsChild>
            <w:div w:id="1797066714">
              <w:marLeft w:val="0"/>
              <w:marRight w:val="0"/>
              <w:marTop w:val="0"/>
              <w:marBottom w:val="0"/>
              <w:divBdr>
                <w:top w:val="none" w:sz="0" w:space="0" w:color="auto"/>
                <w:left w:val="none" w:sz="0" w:space="0" w:color="auto"/>
                <w:bottom w:val="none" w:sz="0" w:space="0" w:color="auto"/>
                <w:right w:val="none" w:sz="0" w:space="0" w:color="auto"/>
              </w:divBdr>
              <w:divsChild>
                <w:div w:id="830633735">
                  <w:marLeft w:val="0"/>
                  <w:marRight w:val="0"/>
                  <w:marTop w:val="0"/>
                  <w:marBottom w:val="0"/>
                  <w:divBdr>
                    <w:top w:val="none" w:sz="0" w:space="0" w:color="auto"/>
                    <w:left w:val="none" w:sz="0" w:space="0" w:color="auto"/>
                    <w:bottom w:val="none" w:sz="0" w:space="0" w:color="auto"/>
                    <w:right w:val="none" w:sz="0" w:space="0" w:color="auto"/>
                  </w:divBdr>
                  <w:divsChild>
                    <w:div w:id="4209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33621">
      <w:bodyDiv w:val="1"/>
      <w:marLeft w:val="0"/>
      <w:marRight w:val="0"/>
      <w:marTop w:val="0"/>
      <w:marBottom w:val="0"/>
      <w:divBdr>
        <w:top w:val="none" w:sz="0" w:space="0" w:color="auto"/>
        <w:left w:val="none" w:sz="0" w:space="0" w:color="auto"/>
        <w:bottom w:val="none" w:sz="0" w:space="0" w:color="auto"/>
        <w:right w:val="none" w:sz="0" w:space="0" w:color="auto"/>
      </w:divBdr>
      <w:divsChild>
        <w:div w:id="845290020">
          <w:marLeft w:val="0"/>
          <w:marRight w:val="0"/>
          <w:marTop w:val="0"/>
          <w:marBottom w:val="0"/>
          <w:divBdr>
            <w:top w:val="none" w:sz="0" w:space="0" w:color="auto"/>
            <w:left w:val="none" w:sz="0" w:space="0" w:color="auto"/>
            <w:bottom w:val="none" w:sz="0" w:space="0" w:color="auto"/>
            <w:right w:val="none" w:sz="0" w:space="0" w:color="auto"/>
          </w:divBdr>
          <w:divsChild>
            <w:div w:id="1238124627">
              <w:marLeft w:val="0"/>
              <w:marRight w:val="0"/>
              <w:marTop w:val="0"/>
              <w:marBottom w:val="0"/>
              <w:divBdr>
                <w:top w:val="none" w:sz="0" w:space="0" w:color="auto"/>
                <w:left w:val="none" w:sz="0" w:space="0" w:color="auto"/>
                <w:bottom w:val="none" w:sz="0" w:space="0" w:color="auto"/>
                <w:right w:val="none" w:sz="0" w:space="0" w:color="auto"/>
              </w:divBdr>
              <w:divsChild>
                <w:div w:id="9892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50079">
      <w:bodyDiv w:val="1"/>
      <w:marLeft w:val="0"/>
      <w:marRight w:val="0"/>
      <w:marTop w:val="0"/>
      <w:marBottom w:val="0"/>
      <w:divBdr>
        <w:top w:val="none" w:sz="0" w:space="0" w:color="auto"/>
        <w:left w:val="none" w:sz="0" w:space="0" w:color="auto"/>
        <w:bottom w:val="none" w:sz="0" w:space="0" w:color="auto"/>
        <w:right w:val="none" w:sz="0" w:space="0" w:color="auto"/>
      </w:divBdr>
      <w:divsChild>
        <w:div w:id="396589524">
          <w:marLeft w:val="0"/>
          <w:marRight w:val="0"/>
          <w:marTop w:val="0"/>
          <w:marBottom w:val="0"/>
          <w:divBdr>
            <w:top w:val="none" w:sz="0" w:space="0" w:color="auto"/>
            <w:left w:val="none" w:sz="0" w:space="0" w:color="auto"/>
            <w:bottom w:val="none" w:sz="0" w:space="0" w:color="auto"/>
            <w:right w:val="none" w:sz="0" w:space="0" w:color="auto"/>
          </w:divBdr>
          <w:divsChild>
            <w:div w:id="785856747">
              <w:marLeft w:val="0"/>
              <w:marRight w:val="0"/>
              <w:marTop w:val="0"/>
              <w:marBottom w:val="0"/>
              <w:divBdr>
                <w:top w:val="none" w:sz="0" w:space="0" w:color="auto"/>
                <w:left w:val="none" w:sz="0" w:space="0" w:color="auto"/>
                <w:bottom w:val="none" w:sz="0" w:space="0" w:color="auto"/>
                <w:right w:val="none" w:sz="0" w:space="0" w:color="auto"/>
              </w:divBdr>
              <w:divsChild>
                <w:div w:id="12337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26824">
      <w:bodyDiv w:val="1"/>
      <w:marLeft w:val="0"/>
      <w:marRight w:val="0"/>
      <w:marTop w:val="0"/>
      <w:marBottom w:val="0"/>
      <w:divBdr>
        <w:top w:val="none" w:sz="0" w:space="0" w:color="auto"/>
        <w:left w:val="none" w:sz="0" w:space="0" w:color="auto"/>
        <w:bottom w:val="none" w:sz="0" w:space="0" w:color="auto"/>
        <w:right w:val="none" w:sz="0" w:space="0" w:color="auto"/>
      </w:divBdr>
      <w:divsChild>
        <w:div w:id="1379402658">
          <w:marLeft w:val="0"/>
          <w:marRight w:val="0"/>
          <w:marTop w:val="0"/>
          <w:marBottom w:val="0"/>
          <w:divBdr>
            <w:top w:val="none" w:sz="0" w:space="0" w:color="auto"/>
            <w:left w:val="none" w:sz="0" w:space="0" w:color="auto"/>
            <w:bottom w:val="none" w:sz="0" w:space="0" w:color="auto"/>
            <w:right w:val="none" w:sz="0" w:space="0" w:color="auto"/>
          </w:divBdr>
          <w:divsChild>
            <w:div w:id="835993493">
              <w:marLeft w:val="0"/>
              <w:marRight w:val="0"/>
              <w:marTop w:val="0"/>
              <w:marBottom w:val="0"/>
              <w:divBdr>
                <w:top w:val="none" w:sz="0" w:space="0" w:color="auto"/>
                <w:left w:val="none" w:sz="0" w:space="0" w:color="auto"/>
                <w:bottom w:val="none" w:sz="0" w:space="0" w:color="auto"/>
                <w:right w:val="none" w:sz="0" w:space="0" w:color="auto"/>
              </w:divBdr>
              <w:divsChild>
                <w:div w:id="18333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82183">
      <w:bodyDiv w:val="1"/>
      <w:marLeft w:val="0"/>
      <w:marRight w:val="0"/>
      <w:marTop w:val="0"/>
      <w:marBottom w:val="0"/>
      <w:divBdr>
        <w:top w:val="none" w:sz="0" w:space="0" w:color="auto"/>
        <w:left w:val="none" w:sz="0" w:space="0" w:color="auto"/>
        <w:bottom w:val="none" w:sz="0" w:space="0" w:color="auto"/>
        <w:right w:val="none" w:sz="0" w:space="0" w:color="auto"/>
      </w:divBdr>
    </w:div>
    <w:div w:id="2028409269">
      <w:bodyDiv w:val="1"/>
      <w:marLeft w:val="0"/>
      <w:marRight w:val="0"/>
      <w:marTop w:val="0"/>
      <w:marBottom w:val="0"/>
      <w:divBdr>
        <w:top w:val="none" w:sz="0" w:space="0" w:color="auto"/>
        <w:left w:val="none" w:sz="0" w:space="0" w:color="auto"/>
        <w:bottom w:val="none" w:sz="0" w:space="0" w:color="auto"/>
        <w:right w:val="none" w:sz="0" w:space="0" w:color="auto"/>
      </w:divBdr>
      <w:divsChild>
        <w:div w:id="1240137991">
          <w:marLeft w:val="0"/>
          <w:marRight w:val="0"/>
          <w:marTop w:val="0"/>
          <w:marBottom w:val="0"/>
          <w:divBdr>
            <w:top w:val="none" w:sz="0" w:space="0" w:color="auto"/>
            <w:left w:val="none" w:sz="0" w:space="0" w:color="auto"/>
            <w:bottom w:val="none" w:sz="0" w:space="0" w:color="auto"/>
            <w:right w:val="none" w:sz="0" w:space="0" w:color="auto"/>
          </w:divBdr>
          <w:divsChild>
            <w:div w:id="501625931">
              <w:marLeft w:val="0"/>
              <w:marRight w:val="0"/>
              <w:marTop w:val="0"/>
              <w:marBottom w:val="0"/>
              <w:divBdr>
                <w:top w:val="none" w:sz="0" w:space="0" w:color="auto"/>
                <w:left w:val="none" w:sz="0" w:space="0" w:color="auto"/>
                <w:bottom w:val="none" w:sz="0" w:space="0" w:color="auto"/>
                <w:right w:val="none" w:sz="0" w:space="0" w:color="auto"/>
              </w:divBdr>
              <w:divsChild>
                <w:div w:id="18887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5893">
      <w:bodyDiv w:val="1"/>
      <w:marLeft w:val="0"/>
      <w:marRight w:val="0"/>
      <w:marTop w:val="0"/>
      <w:marBottom w:val="0"/>
      <w:divBdr>
        <w:top w:val="none" w:sz="0" w:space="0" w:color="auto"/>
        <w:left w:val="none" w:sz="0" w:space="0" w:color="auto"/>
        <w:bottom w:val="none" w:sz="0" w:space="0" w:color="auto"/>
        <w:right w:val="none" w:sz="0" w:space="0" w:color="auto"/>
      </w:divBdr>
    </w:div>
    <w:div w:id="2038311275">
      <w:bodyDiv w:val="1"/>
      <w:marLeft w:val="0"/>
      <w:marRight w:val="0"/>
      <w:marTop w:val="0"/>
      <w:marBottom w:val="0"/>
      <w:divBdr>
        <w:top w:val="none" w:sz="0" w:space="0" w:color="auto"/>
        <w:left w:val="none" w:sz="0" w:space="0" w:color="auto"/>
        <w:bottom w:val="none" w:sz="0" w:space="0" w:color="auto"/>
        <w:right w:val="none" w:sz="0" w:space="0" w:color="auto"/>
      </w:divBdr>
    </w:div>
    <w:div w:id="2052269250">
      <w:bodyDiv w:val="1"/>
      <w:marLeft w:val="0"/>
      <w:marRight w:val="0"/>
      <w:marTop w:val="0"/>
      <w:marBottom w:val="0"/>
      <w:divBdr>
        <w:top w:val="none" w:sz="0" w:space="0" w:color="auto"/>
        <w:left w:val="none" w:sz="0" w:space="0" w:color="auto"/>
        <w:bottom w:val="none" w:sz="0" w:space="0" w:color="auto"/>
        <w:right w:val="none" w:sz="0" w:space="0" w:color="auto"/>
      </w:divBdr>
      <w:divsChild>
        <w:div w:id="1812478610">
          <w:marLeft w:val="0"/>
          <w:marRight w:val="0"/>
          <w:marTop w:val="0"/>
          <w:marBottom w:val="0"/>
          <w:divBdr>
            <w:top w:val="none" w:sz="0" w:space="0" w:color="auto"/>
            <w:left w:val="none" w:sz="0" w:space="0" w:color="auto"/>
            <w:bottom w:val="none" w:sz="0" w:space="0" w:color="auto"/>
            <w:right w:val="none" w:sz="0" w:space="0" w:color="auto"/>
          </w:divBdr>
          <w:divsChild>
            <w:div w:id="1259212724">
              <w:marLeft w:val="0"/>
              <w:marRight w:val="0"/>
              <w:marTop w:val="0"/>
              <w:marBottom w:val="0"/>
              <w:divBdr>
                <w:top w:val="none" w:sz="0" w:space="0" w:color="auto"/>
                <w:left w:val="none" w:sz="0" w:space="0" w:color="auto"/>
                <w:bottom w:val="none" w:sz="0" w:space="0" w:color="auto"/>
                <w:right w:val="none" w:sz="0" w:space="0" w:color="auto"/>
              </w:divBdr>
              <w:divsChild>
                <w:div w:id="20206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41146">
      <w:bodyDiv w:val="1"/>
      <w:marLeft w:val="0"/>
      <w:marRight w:val="0"/>
      <w:marTop w:val="0"/>
      <w:marBottom w:val="0"/>
      <w:divBdr>
        <w:top w:val="none" w:sz="0" w:space="0" w:color="auto"/>
        <w:left w:val="none" w:sz="0" w:space="0" w:color="auto"/>
        <w:bottom w:val="none" w:sz="0" w:space="0" w:color="auto"/>
        <w:right w:val="none" w:sz="0" w:space="0" w:color="auto"/>
      </w:divBdr>
    </w:div>
    <w:div w:id="2067414456">
      <w:bodyDiv w:val="1"/>
      <w:marLeft w:val="0"/>
      <w:marRight w:val="0"/>
      <w:marTop w:val="0"/>
      <w:marBottom w:val="0"/>
      <w:divBdr>
        <w:top w:val="none" w:sz="0" w:space="0" w:color="auto"/>
        <w:left w:val="none" w:sz="0" w:space="0" w:color="auto"/>
        <w:bottom w:val="none" w:sz="0" w:space="0" w:color="auto"/>
        <w:right w:val="none" w:sz="0" w:space="0" w:color="auto"/>
      </w:divBdr>
      <w:divsChild>
        <w:div w:id="594241660">
          <w:marLeft w:val="0"/>
          <w:marRight w:val="0"/>
          <w:marTop w:val="0"/>
          <w:marBottom w:val="0"/>
          <w:divBdr>
            <w:top w:val="none" w:sz="0" w:space="0" w:color="auto"/>
            <w:left w:val="none" w:sz="0" w:space="0" w:color="auto"/>
            <w:bottom w:val="none" w:sz="0" w:space="0" w:color="auto"/>
            <w:right w:val="none" w:sz="0" w:space="0" w:color="auto"/>
          </w:divBdr>
          <w:divsChild>
            <w:div w:id="1719861499">
              <w:marLeft w:val="0"/>
              <w:marRight w:val="0"/>
              <w:marTop w:val="0"/>
              <w:marBottom w:val="0"/>
              <w:divBdr>
                <w:top w:val="none" w:sz="0" w:space="0" w:color="auto"/>
                <w:left w:val="none" w:sz="0" w:space="0" w:color="auto"/>
                <w:bottom w:val="none" w:sz="0" w:space="0" w:color="auto"/>
                <w:right w:val="none" w:sz="0" w:space="0" w:color="auto"/>
              </w:divBdr>
              <w:divsChild>
                <w:div w:id="2131894087">
                  <w:marLeft w:val="0"/>
                  <w:marRight w:val="0"/>
                  <w:marTop w:val="0"/>
                  <w:marBottom w:val="0"/>
                  <w:divBdr>
                    <w:top w:val="none" w:sz="0" w:space="0" w:color="auto"/>
                    <w:left w:val="none" w:sz="0" w:space="0" w:color="auto"/>
                    <w:bottom w:val="none" w:sz="0" w:space="0" w:color="auto"/>
                    <w:right w:val="none" w:sz="0" w:space="0" w:color="auto"/>
                  </w:divBdr>
                  <w:divsChild>
                    <w:div w:id="5704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51311">
      <w:bodyDiv w:val="1"/>
      <w:marLeft w:val="0"/>
      <w:marRight w:val="0"/>
      <w:marTop w:val="0"/>
      <w:marBottom w:val="0"/>
      <w:divBdr>
        <w:top w:val="none" w:sz="0" w:space="0" w:color="auto"/>
        <w:left w:val="none" w:sz="0" w:space="0" w:color="auto"/>
        <w:bottom w:val="none" w:sz="0" w:space="0" w:color="auto"/>
        <w:right w:val="none" w:sz="0" w:space="0" w:color="auto"/>
      </w:divBdr>
    </w:div>
    <w:div w:id="2104910775">
      <w:bodyDiv w:val="1"/>
      <w:marLeft w:val="0"/>
      <w:marRight w:val="0"/>
      <w:marTop w:val="0"/>
      <w:marBottom w:val="0"/>
      <w:divBdr>
        <w:top w:val="none" w:sz="0" w:space="0" w:color="auto"/>
        <w:left w:val="none" w:sz="0" w:space="0" w:color="auto"/>
        <w:bottom w:val="none" w:sz="0" w:space="0" w:color="auto"/>
        <w:right w:val="none" w:sz="0" w:space="0" w:color="auto"/>
      </w:divBdr>
      <w:divsChild>
        <w:div w:id="757750013">
          <w:marLeft w:val="0"/>
          <w:marRight w:val="0"/>
          <w:marTop w:val="0"/>
          <w:marBottom w:val="0"/>
          <w:divBdr>
            <w:top w:val="none" w:sz="0" w:space="0" w:color="auto"/>
            <w:left w:val="none" w:sz="0" w:space="0" w:color="auto"/>
            <w:bottom w:val="none" w:sz="0" w:space="0" w:color="auto"/>
            <w:right w:val="none" w:sz="0" w:space="0" w:color="auto"/>
          </w:divBdr>
          <w:divsChild>
            <w:div w:id="916205449">
              <w:marLeft w:val="0"/>
              <w:marRight w:val="0"/>
              <w:marTop w:val="0"/>
              <w:marBottom w:val="0"/>
              <w:divBdr>
                <w:top w:val="none" w:sz="0" w:space="0" w:color="auto"/>
                <w:left w:val="none" w:sz="0" w:space="0" w:color="auto"/>
                <w:bottom w:val="none" w:sz="0" w:space="0" w:color="auto"/>
                <w:right w:val="none" w:sz="0" w:space="0" w:color="auto"/>
              </w:divBdr>
              <w:divsChild>
                <w:div w:id="10806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92689">
      <w:bodyDiv w:val="1"/>
      <w:marLeft w:val="0"/>
      <w:marRight w:val="0"/>
      <w:marTop w:val="0"/>
      <w:marBottom w:val="0"/>
      <w:divBdr>
        <w:top w:val="none" w:sz="0" w:space="0" w:color="auto"/>
        <w:left w:val="none" w:sz="0" w:space="0" w:color="auto"/>
        <w:bottom w:val="none" w:sz="0" w:space="0" w:color="auto"/>
        <w:right w:val="none" w:sz="0" w:space="0" w:color="auto"/>
      </w:divBdr>
      <w:divsChild>
        <w:div w:id="798182699">
          <w:marLeft w:val="0"/>
          <w:marRight w:val="0"/>
          <w:marTop w:val="0"/>
          <w:marBottom w:val="0"/>
          <w:divBdr>
            <w:top w:val="none" w:sz="0" w:space="0" w:color="auto"/>
            <w:left w:val="none" w:sz="0" w:space="0" w:color="auto"/>
            <w:bottom w:val="none" w:sz="0" w:space="0" w:color="auto"/>
            <w:right w:val="none" w:sz="0" w:space="0" w:color="auto"/>
          </w:divBdr>
          <w:divsChild>
            <w:div w:id="1321039154">
              <w:marLeft w:val="0"/>
              <w:marRight w:val="0"/>
              <w:marTop w:val="0"/>
              <w:marBottom w:val="0"/>
              <w:divBdr>
                <w:top w:val="none" w:sz="0" w:space="0" w:color="auto"/>
                <w:left w:val="none" w:sz="0" w:space="0" w:color="auto"/>
                <w:bottom w:val="none" w:sz="0" w:space="0" w:color="auto"/>
                <w:right w:val="none" w:sz="0" w:space="0" w:color="auto"/>
              </w:divBdr>
              <w:divsChild>
                <w:div w:id="15612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3170">
      <w:bodyDiv w:val="1"/>
      <w:marLeft w:val="0"/>
      <w:marRight w:val="0"/>
      <w:marTop w:val="0"/>
      <w:marBottom w:val="0"/>
      <w:divBdr>
        <w:top w:val="none" w:sz="0" w:space="0" w:color="auto"/>
        <w:left w:val="none" w:sz="0" w:space="0" w:color="auto"/>
        <w:bottom w:val="none" w:sz="0" w:space="0" w:color="auto"/>
        <w:right w:val="none" w:sz="0" w:space="0" w:color="auto"/>
      </w:divBdr>
      <w:divsChild>
        <w:div w:id="1360623794">
          <w:marLeft w:val="0"/>
          <w:marRight w:val="0"/>
          <w:marTop w:val="0"/>
          <w:marBottom w:val="0"/>
          <w:divBdr>
            <w:top w:val="none" w:sz="0" w:space="0" w:color="auto"/>
            <w:left w:val="none" w:sz="0" w:space="0" w:color="auto"/>
            <w:bottom w:val="none" w:sz="0" w:space="0" w:color="auto"/>
            <w:right w:val="none" w:sz="0" w:space="0" w:color="auto"/>
          </w:divBdr>
          <w:divsChild>
            <w:div w:id="1344285564">
              <w:marLeft w:val="0"/>
              <w:marRight w:val="0"/>
              <w:marTop w:val="0"/>
              <w:marBottom w:val="0"/>
              <w:divBdr>
                <w:top w:val="none" w:sz="0" w:space="0" w:color="auto"/>
                <w:left w:val="none" w:sz="0" w:space="0" w:color="auto"/>
                <w:bottom w:val="none" w:sz="0" w:space="0" w:color="auto"/>
                <w:right w:val="none" w:sz="0" w:space="0" w:color="auto"/>
              </w:divBdr>
              <w:divsChild>
                <w:div w:id="16380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00879">
      <w:bodyDiv w:val="1"/>
      <w:marLeft w:val="0"/>
      <w:marRight w:val="0"/>
      <w:marTop w:val="0"/>
      <w:marBottom w:val="0"/>
      <w:divBdr>
        <w:top w:val="none" w:sz="0" w:space="0" w:color="auto"/>
        <w:left w:val="none" w:sz="0" w:space="0" w:color="auto"/>
        <w:bottom w:val="none" w:sz="0" w:space="0" w:color="auto"/>
        <w:right w:val="none" w:sz="0" w:space="0" w:color="auto"/>
      </w:divBdr>
      <w:divsChild>
        <w:div w:id="1583905467">
          <w:marLeft w:val="0"/>
          <w:marRight w:val="0"/>
          <w:marTop w:val="0"/>
          <w:marBottom w:val="0"/>
          <w:divBdr>
            <w:top w:val="none" w:sz="0" w:space="0" w:color="auto"/>
            <w:left w:val="none" w:sz="0" w:space="0" w:color="auto"/>
            <w:bottom w:val="none" w:sz="0" w:space="0" w:color="auto"/>
            <w:right w:val="none" w:sz="0" w:space="0" w:color="auto"/>
          </w:divBdr>
          <w:divsChild>
            <w:div w:id="2113435839">
              <w:marLeft w:val="0"/>
              <w:marRight w:val="0"/>
              <w:marTop w:val="0"/>
              <w:marBottom w:val="0"/>
              <w:divBdr>
                <w:top w:val="none" w:sz="0" w:space="0" w:color="auto"/>
                <w:left w:val="none" w:sz="0" w:space="0" w:color="auto"/>
                <w:bottom w:val="none" w:sz="0" w:space="0" w:color="auto"/>
                <w:right w:val="none" w:sz="0" w:space="0" w:color="auto"/>
              </w:divBdr>
              <w:divsChild>
                <w:div w:id="19938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9526">
      <w:bodyDiv w:val="1"/>
      <w:marLeft w:val="0"/>
      <w:marRight w:val="0"/>
      <w:marTop w:val="0"/>
      <w:marBottom w:val="0"/>
      <w:divBdr>
        <w:top w:val="none" w:sz="0" w:space="0" w:color="auto"/>
        <w:left w:val="none" w:sz="0" w:space="0" w:color="auto"/>
        <w:bottom w:val="none" w:sz="0" w:space="0" w:color="auto"/>
        <w:right w:val="none" w:sz="0" w:space="0" w:color="auto"/>
      </w:divBdr>
      <w:divsChild>
        <w:div w:id="2122262527">
          <w:marLeft w:val="0"/>
          <w:marRight w:val="0"/>
          <w:marTop w:val="0"/>
          <w:marBottom w:val="0"/>
          <w:divBdr>
            <w:top w:val="none" w:sz="0" w:space="0" w:color="auto"/>
            <w:left w:val="none" w:sz="0" w:space="0" w:color="auto"/>
            <w:bottom w:val="none" w:sz="0" w:space="0" w:color="auto"/>
            <w:right w:val="none" w:sz="0" w:space="0" w:color="auto"/>
          </w:divBdr>
          <w:divsChild>
            <w:div w:id="1950894148">
              <w:marLeft w:val="0"/>
              <w:marRight w:val="0"/>
              <w:marTop w:val="0"/>
              <w:marBottom w:val="0"/>
              <w:divBdr>
                <w:top w:val="none" w:sz="0" w:space="0" w:color="auto"/>
                <w:left w:val="none" w:sz="0" w:space="0" w:color="auto"/>
                <w:bottom w:val="none" w:sz="0" w:space="0" w:color="auto"/>
                <w:right w:val="none" w:sz="0" w:space="0" w:color="auto"/>
              </w:divBdr>
              <w:divsChild>
                <w:div w:id="111039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01230">
      <w:bodyDiv w:val="1"/>
      <w:marLeft w:val="0"/>
      <w:marRight w:val="0"/>
      <w:marTop w:val="0"/>
      <w:marBottom w:val="0"/>
      <w:divBdr>
        <w:top w:val="none" w:sz="0" w:space="0" w:color="auto"/>
        <w:left w:val="none" w:sz="0" w:space="0" w:color="auto"/>
        <w:bottom w:val="none" w:sz="0" w:space="0" w:color="auto"/>
        <w:right w:val="none" w:sz="0" w:space="0" w:color="auto"/>
      </w:divBdr>
      <w:divsChild>
        <w:div w:id="425883416">
          <w:marLeft w:val="0"/>
          <w:marRight w:val="0"/>
          <w:marTop w:val="0"/>
          <w:marBottom w:val="0"/>
          <w:divBdr>
            <w:top w:val="none" w:sz="0" w:space="0" w:color="auto"/>
            <w:left w:val="none" w:sz="0" w:space="0" w:color="auto"/>
            <w:bottom w:val="none" w:sz="0" w:space="0" w:color="auto"/>
            <w:right w:val="none" w:sz="0" w:space="0" w:color="auto"/>
          </w:divBdr>
          <w:divsChild>
            <w:div w:id="402609706">
              <w:marLeft w:val="0"/>
              <w:marRight w:val="0"/>
              <w:marTop w:val="0"/>
              <w:marBottom w:val="0"/>
              <w:divBdr>
                <w:top w:val="none" w:sz="0" w:space="0" w:color="auto"/>
                <w:left w:val="none" w:sz="0" w:space="0" w:color="auto"/>
                <w:bottom w:val="none" w:sz="0" w:space="0" w:color="auto"/>
                <w:right w:val="none" w:sz="0" w:space="0" w:color="auto"/>
              </w:divBdr>
              <w:divsChild>
                <w:div w:id="178855111">
                  <w:marLeft w:val="0"/>
                  <w:marRight w:val="0"/>
                  <w:marTop w:val="0"/>
                  <w:marBottom w:val="0"/>
                  <w:divBdr>
                    <w:top w:val="none" w:sz="0" w:space="0" w:color="auto"/>
                    <w:left w:val="none" w:sz="0" w:space="0" w:color="auto"/>
                    <w:bottom w:val="none" w:sz="0" w:space="0" w:color="auto"/>
                    <w:right w:val="none" w:sz="0" w:space="0" w:color="auto"/>
                  </w:divBdr>
                  <w:divsChild>
                    <w:div w:id="1114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634971">
      <w:bodyDiv w:val="1"/>
      <w:marLeft w:val="0"/>
      <w:marRight w:val="0"/>
      <w:marTop w:val="0"/>
      <w:marBottom w:val="0"/>
      <w:divBdr>
        <w:top w:val="none" w:sz="0" w:space="0" w:color="auto"/>
        <w:left w:val="none" w:sz="0" w:space="0" w:color="auto"/>
        <w:bottom w:val="none" w:sz="0" w:space="0" w:color="auto"/>
        <w:right w:val="none" w:sz="0" w:space="0" w:color="auto"/>
      </w:divBdr>
    </w:div>
    <w:div w:id="2142841305">
      <w:bodyDiv w:val="1"/>
      <w:marLeft w:val="0"/>
      <w:marRight w:val="0"/>
      <w:marTop w:val="0"/>
      <w:marBottom w:val="0"/>
      <w:divBdr>
        <w:top w:val="none" w:sz="0" w:space="0" w:color="auto"/>
        <w:left w:val="none" w:sz="0" w:space="0" w:color="auto"/>
        <w:bottom w:val="none" w:sz="0" w:space="0" w:color="auto"/>
        <w:right w:val="none" w:sz="0" w:space="0" w:color="auto"/>
      </w:divBdr>
      <w:divsChild>
        <w:div w:id="423065688">
          <w:marLeft w:val="0"/>
          <w:marRight w:val="0"/>
          <w:marTop w:val="0"/>
          <w:marBottom w:val="0"/>
          <w:divBdr>
            <w:top w:val="none" w:sz="0" w:space="0" w:color="auto"/>
            <w:left w:val="none" w:sz="0" w:space="0" w:color="auto"/>
            <w:bottom w:val="none" w:sz="0" w:space="0" w:color="auto"/>
            <w:right w:val="none" w:sz="0" w:space="0" w:color="auto"/>
          </w:divBdr>
          <w:divsChild>
            <w:div w:id="915289062">
              <w:marLeft w:val="0"/>
              <w:marRight w:val="0"/>
              <w:marTop w:val="0"/>
              <w:marBottom w:val="0"/>
              <w:divBdr>
                <w:top w:val="none" w:sz="0" w:space="0" w:color="auto"/>
                <w:left w:val="none" w:sz="0" w:space="0" w:color="auto"/>
                <w:bottom w:val="none" w:sz="0" w:space="0" w:color="auto"/>
                <w:right w:val="none" w:sz="0" w:space="0" w:color="auto"/>
              </w:divBdr>
              <w:divsChild>
                <w:div w:id="15424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an.li@immun.lth.se" TargetMode="External"/><Relationship Id="rId13" Type="http://schemas.openxmlformats.org/officeDocument/2006/relationships/hyperlink" Target="https://github.com/Maj18/parseMetab"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aiyiguang@163.com" TargetMode="External"/><Relationship Id="rId14" Type="http://schemas.openxmlformats.org/officeDocument/2006/relationships/hyperlink" Target="https://github.com/Maj18/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8BD02-6451-9044-85E8-D0C98BB4F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6920</TotalTime>
  <Pages>32</Pages>
  <Words>7442</Words>
  <Characters>42425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2990</cp:revision>
  <cp:lastPrinted>2026-04-18T15:05:00Z</cp:lastPrinted>
  <dcterms:created xsi:type="dcterms:W3CDTF">2025-07-24T17:14:00Z</dcterms:created>
  <dcterms:modified xsi:type="dcterms:W3CDTF">2026-05-31T08:24:00Z</dcterms:modified>
</cp:coreProperties>
</file>