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FE59F" w14:textId="01BB77B8" w:rsidR="00687EF4" w:rsidRPr="00FF5AAE" w:rsidRDefault="00FF5AAE" w:rsidP="005C63A3">
      <w:pPr>
        <w:spacing w:after="240" w:line="480" w:lineRule="auto"/>
        <w:rPr>
          <w:b/>
          <w:bCs/>
          <w:sz w:val="32"/>
          <w:szCs w:val="32"/>
        </w:rPr>
      </w:pPr>
      <w:r w:rsidRPr="009579D5">
        <w:rPr>
          <w:b/>
          <w:bCs/>
          <w:sz w:val="32"/>
          <w:szCs w:val="32"/>
        </w:rPr>
        <w:t>P</w:t>
      </w:r>
      <w:r w:rsidRPr="002B7077">
        <w:rPr>
          <w:b/>
          <w:bCs/>
          <w:sz w:val="32"/>
          <w:szCs w:val="32"/>
        </w:rPr>
        <w:t xml:space="preserve">an-cancer </w:t>
      </w:r>
      <w:r w:rsidR="00C73D3A" w:rsidRPr="002B7077">
        <w:rPr>
          <w:b/>
          <w:bCs/>
          <w:sz w:val="32"/>
          <w:szCs w:val="32"/>
        </w:rPr>
        <w:t>m</w:t>
      </w:r>
      <w:r w:rsidR="000717A3" w:rsidRPr="002B7077">
        <w:rPr>
          <w:b/>
          <w:bCs/>
          <w:sz w:val="32"/>
          <w:szCs w:val="32"/>
        </w:rPr>
        <w:t>etaboli</w:t>
      </w:r>
      <w:r w:rsidR="00E165AF" w:rsidRPr="009579D5">
        <w:rPr>
          <w:b/>
          <w:bCs/>
          <w:sz w:val="32"/>
          <w:szCs w:val="32"/>
        </w:rPr>
        <w:t xml:space="preserve">c </w:t>
      </w:r>
      <w:r w:rsidR="00E165AF">
        <w:rPr>
          <w:b/>
          <w:bCs/>
          <w:sz w:val="32"/>
          <w:szCs w:val="32"/>
        </w:rPr>
        <w:t>landscapes</w:t>
      </w:r>
      <w:r w:rsidR="000717A3" w:rsidRPr="002B7077">
        <w:rPr>
          <w:b/>
          <w:bCs/>
          <w:sz w:val="32"/>
          <w:szCs w:val="32"/>
        </w:rPr>
        <w:t xml:space="preserve">: </w:t>
      </w:r>
      <w:r w:rsidR="00C73D3A" w:rsidRPr="002B7077">
        <w:rPr>
          <w:b/>
          <w:bCs/>
          <w:sz w:val="32"/>
          <w:szCs w:val="32"/>
        </w:rPr>
        <w:t>A</w:t>
      </w:r>
      <w:r w:rsidR="000717A3" w:rsidRPr="002B7077">
        <w:rPr>
          <w:b/>
          <w:bCs/>
          <w:sz w:val="32"/>
          <w:szCs w:val="32"/>
        </w:rPr>
        <w:t xml:space="preserve"> </w:t>
      </w:r>
      <w:r w:rsidRPr="009579D5">
        <w:rPr>
          <w:b/>
          <w:bCs/>
          <w:sz w:val="32"/>
          <w:szCs w:val="32"/>
        </w:rPr>
        <w:t>multi</w:t>
      </w:r>
      <w:r>
        <w:rPr>
          <w:b/>
          <w:bCs/>
          <w:sz w:val="32"/>
          <w:szCs w:val="32"/>
        </w:rPr>
        <w:t>-</w:t>
      </w:r>
      <w:r w:rsidR="00AC7E79" w:rsidRPr="002B7077">
        <w:rPr>
          <w:b/>
          <w:bCs/>
          <w:sz w:val="32"/>
          <w:szCs w:val="32"/>
        </w:rPr>
        <w:t xml:space="preserve">omics </w:t>
      </w:r>
      <w:r w:rsidRPr="009579D5">
        <w:rPr>
          <w:b/>
          <w:bCs/>
          <w:sz w:val="32"/>
          <w:szCs w:val="32"/>
        </w:rPr>
        <w:t>overview</w:t>
      </w:r>
    </w:p>
    <w:p w14:paraId="4084A470" w14:textId="07C3217A" w:rsidR="001B7A0C" w:rsidRPr="002B7077" w:rsidRDefault="001B7A0C" w:rsidP="001B7A0C">
      <w:pPr>
        <w:pStyle w:val="Body"/>
        <w:spacing w:line="480" w:lineRule="auto"/>
        <w:rPr>
          <w:rFonts w:ascii="Times New Roman" w:hAnsi="Times New Roman" w:cs="Times New Roman"/>
          <w:sz w:val="24"/>
          <w:szCs w:val="24"/>
        </w:rPr>
      </w:pPr>
      <w:proofErr w:type="spellStart"/>
      <w:r w:rsidRPr="002B7077">
        <w:rPr>
          <w:rFonts w:ascii="Times New Roman" w:hAnsi="Times New Roman" w:cs="Times New Roman"/>
          <w:sz w:val="24"/>
          <w:szCs w:val="24"/>
        </w:rPr>
        <w:t>Yiguang</w:t>
      </w:r>
      <w:proofErr w:type="spellEnd"/>
      <w:r w:rsidRPr="002B7077">
        <w:rPr>
          <w:rFonts w:ascii="Times New Roman" w:hAnsi="Times New Roman" w:cs="Times New Roman"/>
          <w:sz w:val="24"/>
          <w:szCs w:val="24"/>
        </w:rPr>
        <w:t xml:space="preserve"> Bai</w:t>
      </w:r>
      <w:r w:rsidRPr="002B7077">
        <w:rPr>
          <w:rFonts w:ascii="Times New Roman" w:hAnsi="Times New Roman" w:cs="Times New Roman"/>
          <w:sz w:val="24"/>
          <w:szCs w:val="24"/>
          <w:vertAlign w:val="superscript"/>
        </w:rPr>
        <w:t>1,</w:t>
      </w:r>
      <w:r w:rsidR="001673E5">
        <w:rPr>
          <w:rFonts w:ascii="Times New Roman" w:hAnsi="Times New Roman" w:cs="Times New Roman"/>
          <w:sz w:val="24"/>
          <w:szCs w:val="24"/>
          <w:vertAlign w:val="superscript"/>
        </w:rPr>
        <w:t>2</w:t>
      </w:r>
      <w:r w:rsidRPr="002B7077">
        <w:rPr>
          <w:rFonts w:ascii="Times New Roman" w:hAnsi="Times New Roman" w:cs="Times New Roman"/>
          <w:sz w:val="24"/>
          <w:szCs w:val="24"/>
          <w:vertAlign w:val="superscript"/>
        </w:rPr>
        <w:t>#</w:t>
      </w:r>
      <w:r w:rsidR="003E101D">
        <w:rPr>
          <w:rFonts w:ascii="Times New Roman" w:hAnsi="Times New Roman" w:cs="Times New Roman"/>
          <w:sz w:val="24"/>
          <w:szCs w:val="24"/>
          <w:vertAlign w:val="superscript"/>
        </w:rPr>
        <w:t>*</w:t>
      </w:r>
      <w:r w:rsidRPr="002B7077">
        <w:rPr>
          <w:rFonts w:ascii="Times New Roman" w:hAnsi="Times New Roman" w:cs="Times New Roman"/>
          <w:sz w:val="24"/>
          <w:szCs w:val="24"/>
          <w:vertAlign w:val="superscript"/>
        </w:rPr>
        <w:t xml:space="preserve"> </w:t>
      </w:r>
      <w:proofErr w:type="spellStart"/>
      <w:r w:rsidRPr="002B7077">
        <w:rPr>
          <w:rFonts w:ascii="Times New Roman" w:hAnsi="Times New Roman" w:cs="Times New Roman"/>
          <w:sz w:val="24"/>
          <w:szCs w:val="24"/>
        </w:rPr>
        <w:t>Qiaoling</w:t>
      </w:r>
      <w:proofErr w:type="spellEnd"/>
      <w:r w:rsidRPr="002B7077">
        <w:rPr>
          <w:rFonts w:ascii="Times New Roman" w:hAnsi="Times New Roman" w:cs="Times New Roman"/>
          <w:sz w:val="24"/>
          <w:szCs w:val="24"/>
        </w:rPr>
        <w:t xml:space="preserve"> Chen</w:t>
      </w:r>
      <w:r w:rsidR="00520B68">
        <w:rPr>
          <w:rFonts w:ascii="Times New Roman" w:hAnsi="Times New Roman" w:cs="Times New Roman"/>
          <w:sz w:val="24"/>
          <w:szCs w:val="24"/>
          <w:vertAlign w:val="superscript"/>
        </w:rPr>
        <w:t>3,4</w:t>
      </w:r>
      <w:r w:rsidRPr="002B7077">
        <w:rPr>
          <w:rFonts w:ascii="Times New Roman" w:hAnsi="Times New Roman" w:cs="Times New Roman"/>
          <w:sz w:val="24"/>
          <w:szCs w:val="24"/>
          <w:vertAlign w:val="superscript"/>
        </w:rPr>
        <w:t>#</w:t>
      </w:r>
      <w:r w:rsidRPr="002B7077">
        <w:rPr>
          <w:rFonts w:ascii="Times New Roman" w:hAnsi="Times New Roman" w:cs="Times New Roman"/>
          <w:sz w:val="24"/>
          <w:szCs w:val="24"/>
        </w:rPr>
        <w:t xml:space="preserve"> Yuan Li</w:t>
      </w:r>
      <w:r w:rsidR="00780FEC">
        <w:rPr>
          <w:rFonts w:ascii="Times New Roman" w:hAnsi="Times New Roman" w:cs="Times New Roman"/>
          <w:sz w:val="24"/>
          <w:szCs w:val="24"/>
          <w:vertAlign w:val="superscript"/>
        </w:rPr>
        <w:t>5</w:t>
      </w:r>
      <w:r w:rsidRPr="002B7077">
        <w:rPr>
          <w:rFonts w:ascii="Times New Roman" w:hAnsi="Times New Roman" w:cs="Times New Roman"/>
          <w:sz w:val="24"/>
          <w:szCs w:val="24"/>
          <w:vertAlign w:val="superscript"/>
        </w:rPr>
        <w:t>,</w:t>
      </w:r>
      <w:r w:rsidR="00780FEC">
        <w:rPr>
          <w:rFonts w:ascii="Times New Roman" w:hAnsi="Times New Roman" w:cs="Times New Roman"/>
          <w:sz w:val="24"/>
          <w:szCs w:val="24"/>
          <w:vertAlign w:val="superscript"/>
        </w:rPr>
        <w:t>6</w:t>
      </w:r>
      <w:r w:rsidRPr="002B7077">
        <w:rPr>
          <w:rFonts w:ascii="Times New Roman" w:hAnsi="Times New Roman" w:cs="Times New Roman"/>
          <w:sz w:val="24"/>
          <w:szCs w:val="24"/>
          <w:vertAlign w:val="superscript"/>
        </w:rPr>
        <w:t>*</w:t>
      </w:r>
    </w:p>
    <w:p w14:paraId="45A9DA50" w14:textId="77777777" w:rsidR="008718CC" w:rsidRDefault="001B7A0C" w:rsidP="001B7A0C">
      <w:pPr>
        <w:pStyle w:val="Body"/>
        <w:spacing w:line="480" w:lineRule="auto"/>
        <w:rPr>
          <w:rFonts w:ascii="Times New Roman" w:hAnsi="Times New Roman" w:cs="Times New Roman"/>
          <w:sz w:val="24"/>
          <w:szCs w:val="24"/>
          <w:lang w:val="en-GB"/>
        </w:rPr>
      </w:pPr>
      <w:r w:rsidRPr="002B7077">
        <w:rPr>
          <w:rFonts w:ascii="Times New Roman" w:hAnsi="Times New Roman" w:cs="Times New Roman"/>
          <w:sz w:val="24"/>
          <w:szCs w:val="24"/>
          <w:vertAlign w:val="superscript"/>
        </w:rPr>
        <w:t>1</w:t>
      </w:r>
      <w:r w:rsidR="00B636F9" w:rsidRPr="00B636F9">
        <w:rPr>
          <w:rFonts w:ascii="Times New Roman" w:hAnsi="Times New Roman" w:cs="Times New Roman"/>
          <w:sz w:val="24"/>
          <w:szCs w:val="24"/>
          <w:lang w:val="en-GB"/>
        </w:rPr>
        <w:t xml:space="preserve">Department of </w:t>
      </w:r>
      <w:proofErr w:type="spellStart"/>
      <w:r w:rsidR="00B636F9" w:rsidRPr="00B636F9">
        <w:rPr>
          <w:rFonts w:ascii="Times New Roman" w:hAnsi="Times New Roman" w:cs="Times New Roman"/>
          <w:sz w:val="24"/>
          <w:szCs w:val="24"/>
          <w:lang w:val="en-GB"/>
        </w:rPr>
        <w:t>Orthopedics</w:t>
      </w:r>
      <w:proofErr w:type="spellEnd"/>
      <w:r w:rsidR="00B636F9" w:rsidRPr="00B636F9">
        <w:rPr>
          <w:rFonts w:ascii="Times New Roman" w:hAnsi="Times New Roman" w:cs="Times New Roman"/>
          <w:sz w:val="24"/>
          <w:szCs w:val="24"/>
          <w:lang w:val="en-GB"/>
        </w:rPr>
        <w:t xml:space="preserve">, Beijing </w:t>
      </w:r>
      <w:proofErr w:type="spellStart"/>
      <w:r w:rsidR="00B636F9" w:rsidRPr="00B636F9">
        <w:rPr>
          <w:rFonts w:ascii="Times New Roman" w:hAnsi="Times New Roman" w:cs="Times New Roman"/>
          <w:sz w:val="24"/>
          <w:szCs w:val="24"/>
          <w:lang w:val="en-GB"/>
        </w:rPr>
        <w:t>Anzhen</w:t>
      </w:r>
      <w:proofErr w:type="spellEnd"/>
      <w:r w:rsidR="00B636F9" w:rsidRPr="00B636F9">
        <w:rPr>
          <w:rFonts w:ascii="Times New Roman" w:hAnsi="Times New Roman" w:cs="Times New Roman"/>
          <w:sz w:val="24"/>
          <w:szCs w:val="24"/>
          <w:lang w:val="en-GB"/>
        </w:rPr>
        <w:t xml:space="preserve"> Nanchong Hospital, Capital Medical University (Nanchong Central Hospital), Nanchong, China</w:t>
      </w:r>
    </w:p>
    <w:p w14:paraId="1BA72057" w14:textId="77777777" w:rsidR="008718CC" w:rsidRDefault="001673E5" w:rsidP="001B7A0C">
      <w:pPr>
        <w:pStyle w:val="Body"/>
        <w:spacing w:line="480" w:lineRule="auto"/>
        <w:rPr>
          <w:rFonts w:ascii="Times New Roman" w:hAnsi="Times New Roman" w:cs="Times New Roman"/>
          <w:sz w:val="24"/>
          <w:szCs w:val="24"/>
          <w:lang w:val="en-GB"/>
        </w:rPr>
      </w:pPr>
      <w:r>
        <w:rPr>
          <w:rFonts w:ascii="Times New Roman" w:hAnsi="Times New Roman" w:cs="Times New Roman"/>
          <w:sz w:val="24"/>
          <w:szCs w:val="24"/>
          <w:vertAlign w:val="superscript"/>
        </w:rPr>
        <w:t>2</w:t>
      </w:r>
      <w:r w:rsidR="008718CC" w:rsidRPr="008718CC">
        <w:rPr>
          <w:rFonts w:ascii="Times New Roman" w:hAnsi="Times New Roman" w:cs="Times New Roman"/>
          <w:sz w:val="24"/>
          <w:szCs w:val="24"/>
          <w:lang w:val="en-GB"/>
        </w:rPr>
        <w:t xml:space="preserve">Department of </w:t>
      </w:r>
      <w:proofErr w:type="spellStart"/>
      <w:r w:rsidR="008718CC" w:rsidRPr="008718CC">
        <w:rPr>
          <w:rFonts w:ascii="Times New Roman" w:hAnsi="Times New Roman" w:cs="Times New Roman"/>
          <w:sz w:val="24"/>
          <w:szCs w:val="24"/>
          <w:lang w:val="en-GB"/>
        </w:rPr>
        <w:t>Orthopedics</w:t>
      </w:r>
      <w:proofErr w:type="spellEnd"/>
      <w:r w:rsidR="008718CC" w:rsidRPr="008718CC">
        <w:rPr>
          <w:rFonts w:ascii="Times New Roman" w:hAnsi="Times New Roman" w:cs="Times New Roman"/>
          <w:sz w:val="24"/>
          <w:szCs w:val="24"/>
          <w:lang w:val="en-GB"/>
        </w:rPr>
        <w:t>, Nanchong Central Hospital, The Second Clinical Medical College of North Sichuan Medical College, Nanchong, China</w:t>
      </w:r>
    </w:p>
    <w:p w14:paraId="4872F49F" w14:textId="77777777" w:rsidR="008718CC" w:rsidRDefault="001673E5" w:rsidP="001B7A0C">
      <w:pPr>
        <w:pStyle w:val="Body"/>
        <w:spacing w:line="480" w:lineRule="auto"/>
        <w:rPr>
          <w:rFonts w:ascii="Times New Roman" w:hAnsi="Times New Roman" w:cs="Times New Roman"/>
          <w:sz w:val="24"/>
          <w:szCs w:val="24"/>
          <w:lang w:val="en-GB"/>
        </w:rPr>
      </w:pPr>
      <w:r>
        <w:rPr>
          <w:rFonts w:ascii="Times New Roman" w:hAnsi="Times New Roman" w:cs="Times New Roman"/>
          <w:sz w:val="24"/>
          <w:szCs w:val="24"/>
          <w:vertAlign w:val="superscript"/>
        </w:rPr>
        <w:t>3</w:t>
      </w:r>
      <w:r w:rsidR="008718CC" w:rsidRPr="008718CC">
        <w:rPr>
          <w:rFonts w:ascii="Times New Roman" w:hAnsi="Times New Roman" w:cs="Times New Roman"/>
          <w:sz w:val="24"/>
          <w:szCs w:val="24"/>
          <w:lang w:val="en-GB"/>
        </w:rPr>
        <w:t xml:space="preserve">Department of Oncology, Beijing </w:t>
      </w:r>
      <w:proofErr w:type="spellStart"/>
      <w:r w:rsidR="008718CC" w:rsidRPr="008718CC">
        <w:rPr>
          <w:rFonts w:ascii="Times New Roman" w:hAnsi="Times New Roman" w:cs="Times New Roman"/>
          <w:sz w:val="24"/>
          <w:szCs w:val="24"/>
          <w:lang w:val="en-GB"/>
        </w:rPr>
        <w:t>Anzhen</w:t>
      </w:r>
      <w:proofErr w:type="spellEnd"/>
      <w:r w:rsidR="008718CC" w:rsidRPr="008718CC">
        <w:rPr>
          <w:rFonts w:ascii="Times New Roman" w:hAnsi="Times New Roman" w:cs="Times New Roman"/>
          <w:sz w:val="24"/>
          <w:szCs w:val="24"/>
          <w:lang w:val="en-GB"/>
        </w:rPr>
        <w:t xml:space="preserve"> Nanchong Hospital, Capital Medical University (Nanchong Central Hospital), Nanchong, China</w:t>
      </w:r>
    </w:p>
    <w:p w14:paraId="242DDF83" w14:textId="6404B6C1" w:rsidR="008718CC" w:rsidRDefault="008718CC" w:rsidP="001B7A0C">
      <w:pPr>
        <w:pStyle w:val="Body"/>
        <w:spacing w:line="480" w:lineRule="auto"/>
        <w:rPr>
          <w:rFonts w:ascii="Times New Roman" w:hAnsi="Times New Roman" w:cs="Times New Roman"/>
          <w:sz w:val="24"/>
          <w:szCs w:val="24"/>
          <w:lang w:val="en-GB"/>
        </w:rPr>
      </w:pPr>
      <w:r w:rsidRPr="008718CC">
        <w:rPr>
          <w:rFonts w:ascii="Times New Roman" w:hAnsi="Times New Roman" w:cs="Times New Roman"/>
          <w:sz w:val="24"/>
          <w:szCs w:val="24"/>
          <w:vertAlign w:val="superscript"/>
          <w:lang w:val="en-GB"/>
        </w:rPr>
        <w:t>4</w:t>
      </w:r>
      <w:r w:rsidRPr="008718CC">
        <w:rPr>
          <w:rFonts w:ascii="Times New Roman" w:hAnsi="Times New Roman" w:cs="Times New Roman"/>
          <w:sz w:val="24"/>
          <w:szCs w:val="24"/>
          <w:lang w:val="en-GB"/>
        </w:rPr>
        <w:t>Department of Oncology, Nanchong Central Hospital, The Second Clinical Medical College of North Sichuan Medical College, Nanchong, China</w:t>
      </w:r>
    </w:p>
    <w:p w14:paraId="4E8C0C4B" w14:textId="61543429" w:rsidR="001B7A0C" w:rsidRDefault="000322D0" w:rsidP="001B7A0C">
      <w:pPr>
        <w:pStyle w:val="Body"/>
        <w:spacing w:line="480" w:lineRule="auto"/>
        <w:rPr>
          <w:rFonts w:ascii="Times New Roman" w:hAnsi="Times New Roman" w:cs="Times New Roman"/>
          <w:sz w:val="24"/>
          <w:szCs w:val="24"/>
        </w:rPr>
      </w:pPr>
      <w:r>
        <w:rPr>
          <w:rFonts w:ascii="Times New Roman" w:hAnsi="Times New Roman" w:cs="Times New Roman"/>
          <w:sz w:val="24"/>
          <w:szCs w:val="24"/>
          <w:vertAlign w:val="superscript"/>
        </w:rPr>
        <w:t>5</w:t>
      </w:r>
      <w:r w:rsidR="001B7A0C" w:rsidRPr="002B7077">
        <w:rPr>
          <w:rFonts w:ascii="Times New Roman" w:hAnsi="Times New Roman" w:cs="Times New Roman"/>
          <w:sz w:val="24"/>
          <w:szCs w:val="24"/>
        </w:rPr>
        <w:t>National Bioinformatics Infrastructure Sweden (NBIS), Science for Life Laboratory, Lund University, Lund, 223 87, Sweden</w:t>
      </w:r>
    </w:p>
    <w:p w14:paraId="05278DFF" w14:textId="272F8D59" w:rsidR="000322D0" w:rsidRPr="002B7077" w:rsidRDefault="000322D0" w:rsidP="001B7A0C">
      <w:pPr>
        <w:pStyle w:val="Body"/>
        <w:spacing w:line="480" w:lineRule="auto"/>
        <w:rPr>
          <w:rFonts w:ascii="Times New Roman" w:hAnsi="Times New Roman" w:cs="Times New Roman"/>
          <w:sz w:val="24"/>
          <w:szCs w:val="24"/>
        </w:rPr>
      </w:pPr>
      <w:r>
        <w:rPr>
          <w:rFonts w:ascii="Times New Roman" w:hAnsi="Times New Roman" w:cs="Times New Roman"/>
          <w:sz w:val="24"/>
          <w:szCs w:val="24"/>
          <w:vertAlign w:val="superscript"/>
        </w:rPr>
        <w:t>6</w:t>
      </w:r>
      <w:r w:rsidRPr="002B7077">
        <w:rPr>
          <w:rFonts w:ascii="Times New Roman" w:hAnsi="Times New Roman" w:cs="Times New Roman"/>
          <w:sz w:val="24"/>
          <w:szCs w:val="24"/>
        </w:rPr>
        <w:t xml:space="preserve">Department of </w:t>
      </w:r>
      <w:proofErr w:type="spellStart"/>
      <w:r w:rsidRPr="002B7077">
        <w:rPr>
          <w:rFonts w:ascii="Times New Roman" w:hAnsi="Times New Roman" w:cs="Times New Roman"/>
          <w:sz w:val="24"/>
          <w:szCs w:val="24"/>
        </w:rPr>
        <w:t>Immunotechnology</w:t>
      </w:r>
      <w:proofErr w:type="spellEnd"/>
      <w:r w:rsidRPr="002B7077">
        <w:rPr>
          <w:rFonts w:ascii="Times New Roman" w:hAnsi="Times New Roman" w:cs="Times New Roman"/>
          <w:sz w:val="24"/>
          <w:szCs w:val="24"/>
        </w:rPr>
        <w:t xml:space="preserve">, Lund University, </w:t>
      </w:r>
      <w:proofErr w:type="spellStart"/>
      <w:r w:rsidRPr="002B7077">
        <w:rPr>
          <w:rFonts w:ascii="Times New Roman" w:hAnsi="Times New Roman" w:cs="Times New Roman"/>
          <w:sz w:val="24"/>
          <w:szCs w:val="24"/>
        </w:rPr>
        <w:t>Medicon</w:t>
      </w:r>
      <w:proofErr w:type="spellEnd"/>
      <w:r w:rsidRPr="002B7077">
        <w:rPr>
          <w:rFonts w:ascii="Times New Roman" w:hAnsi="Times New Roman" w:cs="Times New Roman"/>
          <w:sz w:val="24"/>
          <w:szCs w:val="24"/>
        </w:rPr>
        <w:t xml:space="preserve"> Village, Lund, 22387, Sweden</w:t>
      </w:r>
    </w:p>
    <w:p w14:paraId="59C41D80" w14:textId="77777777" w:rsidR="001B7A0C" w:rsidRPr="002B7077" w:rsidRDefault="001B7A0C" w:rsidP="001B7A0C">
      <w:pPr>
        <w:pStyle w:val="NormalWeb"/>
        <w:spacing w:line="480" w:lineRule="auto"/>
      </w:pPr>
      <w:r w:rsidRPr="002B7077">
        <w:rPr>
          <w:rFonts w:eastAsia="Arial Unicode MS"/>
          <w:color w:val="000000"/>
          <w:bdr w:val="nil"/>
          <w:shd w:val="clear" w:color="auto" w:fill="FFFFFF"/>
          <w:vertAlign w:val="superscript"/>
          <w14:textOutline w14:w="0" w14:cap="flat" w14:cmpd="sng" w14:algn="ctr">
            <w14:noFill/>
            <w14:prstDash w14:val="solid"/>
            <w14:bevel/>
          </w14:textOutline>
        </w:rPr>
        <w:t>#</w:t>
      </w:r>
      <w:r w:rsidRPr="002B7077">
        <w:rPr>
          <w:rFonts w:eastAsia="Arial Unicode MS"/>
          <w:color w:val="000000"/>
          <w:bdr w:val="nil"/>
          <w:shd w:val="clear" w:color="auto" w:fill="FFFFFF"/>
          <w14:textOutline w14:w="0" w14:cap="flat" w14:cmpd="sng" w14:algn="ctr">
            <w14:noFill/>
            <w14:prstDash w14:val="solid"/>
            <w14:bevel/>
          </w14:textOutline>
        </w:rPr>
        <w:t>Those authors contribute equally to the paper.</w:t>
      </w:r>
    </w:p>
    <w:p w14:paraId="53AC8B0B" w14:textId="41483699" w:rsidR="001B7A0C" w:rsidRDefault="001B7A0C" w:rsidP="001B7A0C">
      <w:pPr>
        <w:pStyle w:val="Body"/>
        <w:spacing w:line="480" w:lineRule="auto"/>
        <w:rPr>
          <w:rFonts w:ascii="Times New Roman" w:hAnsi="Times New Roman" w:cs="Times New Roman"/>
          <w:sz w:val="24"/>
          <w:szCs w:val="24"/>
        </w:rPr>
      </w:pPr>
      <w:r w:rsidRPr="002B7077">
        <w:rPr>
          <w:rFonts w:ascii="Times New Roman" w:hAnsi="Times New Roman" w:cs="Times New Roman"/>
          <w:sz w:val="24"/>
          <w:szCs w:val="24"/>
          <w:vertAlign w:val="superscript"/>
        </w:rPr>
        <w:t>*</w:t>
      </w:r>
      <w:r w:rsidRPr="002905D0">
        <w:rPr>
          <w:rFonts w:ascii="Times New Roman" w:hAnsi="Times New Roman" w:cs="Times New Roman"/>
          <w:sz w:val="24"/>
          <w:szCs w:val="24"/>
        </w:rPr>
        <w:t xml:space="preserve">Corresponding author: </w:t>
      </w:r>
      <w:hyperlink r:id="rId8" w:history="1">
        <w:r w:rsidR="003E101D" w:rsidRPr="002905D0">
          <w:rPr>
            <w:rStyle w:val="Hyperlink"/>
            <w:rFonts w:ascii="Times New Roman" w:hAnsi="Times New Roman" w:cs="Times New Roman"/>
            <w:sz w:val="24"/>
            <w:szCs w:val="24"/>
          </w:rPr>
          <w:t>yuan.li@immun.lth.se</w:t>
        </w:r>
      </w:hyperlink>
      <w:r w:rsidR="002905D0" w:rsidRPr="002905D0">
        <w:rPr>
          <w:rFonts w:ascii="Times New Roman" w:hAnsi="Times New Roman" w:cs="Times New Roman"/>
          <w:sz w:val="24"/>
          <w:szCs w:val="24"/>
        </w:rPr>
        <w:t xml:space="preserve"> (ORCID: </w:t>
      </w:r>
      <w:r w:rsidR="002905D0" w:rsidRPr="002905D0">
        <w:rPr>
          <w:rFonts w:ascii="Times New Roman" w:hAnsi="Times New Roman" w:cs="Times New Roman"/>
          <w:sz w:val="24"/>
          <w:szCs w:val="24"/>
          <w:lang w:val="en-GB"/>
        </w:rPr>
        <w:t>0000-0002-7735-8727</w:t>
      </w:r>
      <w:r w:rsidR="002905D0" w:rsidRPr="002905D0">
        <w:rPr>
          <w:rFonts w:ascii="Times New Roman" w:hAnsi="Times New Roman" w:cs="Times New Roman"/>
          <w:sz w:val="24"/>
          <w:szCs w:val="24"/>
        </w:rPr>
        <w:t>)</w:t>
      </w:r>
      <w:r w:rsidR="003E101D" w:rsidRPr="002905D0">
        <w:rPr>
          <w:rFonts w:ascii="Times New Roman" w:hAnsi="Times New Roman" w:cs="Times New Roman"/>
          <w:sz w:val="24"/>
          <w:szCs w:val="24"/>
        </w:rPr>
        <w:t xml:space="preserve">, </w:t>
      </w:r>
      <w:hyperlink r:id="rId9" w:history="1">
        <w:r w:rsidR="003E101D" w:rsidRPr="002905D0">
          <w:rPr>
            <w:rStyle w:val="Hyperlink"/>
            <w:rFonts w:ascii="Times New Roman" w:hAnsi="Times New Roman" w:cs="Times New Roman"/>
            <w:sz w:val="24"/>
            <w:szCs w:val="24"/>
          </w:rPr>
          <w:t>baiyiguang@163.com</w:t>
        </w:r>
      </w:hyperlink>
    </w:p>
    <w:p w14:paraId="20E036CA" w14:textId="77777777" w:rsidR="000717A3" w:rsidRPr="002B7077" w:rsidRDefault="000717A3" w:rsidP="005C63A3">
      <w:pPr>
        <w:spacing w:after="240" w:line="480" w:lineRule="auto"/>
      </w:pPr>
    </w:p>
    <w:p w14:paraId="2204D250" w14:textId="2088EDA2" w:rsidR="00190533" w:rsidRPr="002B7077" w:rsidRDefault="00190533" w:rsidP="005C63A3">
      <w:pPr>
        <w:spacing w:after="240" w:line="480" w:lineRule="auto"/>
        <w:rPr>
          <w:b/>
          <w:bCs/>
          <w:sz w:val="28"/>
          <w:szCs w:val="28"/>
        </w:rPr>
      </w:pPr>
      <w:r w:rsidRPr="002B7077">
        <w:rPr>
          <w:b/>
          <w:bCs/>
          <w:sz w:val="28"/>
          <w:szCs w:val="28"/>
        </w:rPr>
        <w:t>Abstract</w:t>
      </w:r>
    </w:p>
    <w:p w14:paraId="79943F91" w14:textId="2609E4FA" w:rsidR="00524CE6" w:rsidRPr="002B7077" w:rsidRDefault="00546BDE" w:rsidP="005C63A3">
      <w:pPr>
        <w:spacing w:after="240" w:line="480" w:lineRule="auto"/>
      </w:pPr>
      <w:ins w:id="0" w:author="Yuan Li" w:date="2026-02-15T19:21:00Z">
        <w:r w:rsidRPr="00546BDE">
          <w:t>Metabolic reprogramming fuels cancer progression, but whether common metabolic patterns exist across tumor types remains elusive. To address this, we developed </w:t>
        </w:r>
        <w:proofErr w:type="spellStart"/>
        <w:r w:rsidRPr="00546BDE">
          <w:rPr>
            <w:rPrChange w:id="1" w:author="Yuan Li" w:date="2026-02-15T19:21:00Z" w16du:dateUtc="2026-02-15T18:21:00Z">
              <w:rPr>
                <w:b/>
                <w:bCs/>
              </w:rPr>
            </w:rPrChange>
          </w:rPr>
          <w:t>parseMetab</w:t>
        </w:r>
        <w:proofErr w:type="spellEnd"/>
        <w:r w:rsidRPr="00546BDE">
          <w:t xml:space="preserve">, an R package that integrates large-scale proteomic, transcriptomic, and spatial transcriptomic datasets from 24 human cancers to map pan-cancer metabolic dysregulation. Strikingly, </w:t>
        </w:r>
        <w:r w:rsidRPr="00546BDE">
          <w:lastRenderedPageBreak/>
          <w:t xml:space="preserve">glycan biosynthesis pathways—especially those driving </w:t>
        </w:r>
        <w:proofErr w:type="spellStart"/>
        <w:r w:rsidRPr="00546BDE">
          <w:t>fucosylation</w:t>
        </w:r>
        <w:proofErr w:type="spellEnd"/>
        <w:r w:rsidRPr="00546BDE">
          <w:t xml:space="preserve"> and sialylation—were consistently upregulated, while early sugar nucleotide precursors were suppressed. Nucleotide metabolism was broadly enhanced, uncovering conserved metabolic programs that enable tumor growth, adaptation, and immune evasion. Our results highlight universal metabolic vulnerabilities that could guide next-generation cancer therapies.</w:t>
        </w:r>
      </w:ins>
      <w:del w:id="2" w:author="Yuan Li" w:date="2026-02-15T19:21:00Z" w16du:dateUtc="2026-02-15T18:21:00Z">
        <w:r w:rsidR="00E20608" w:rsidRPr="00E20608" w:rsidDel="00546BDE">
          <w:delText xml:space="preserve">Metabolic reprogramming is a hallmark of cancer, yet the degree of shared metabolic alterations across tumor types remains unclear. We </w:delText>
        </w:r>
        <w:r w:rsidR="003043CE" w:rsidDel="00546BDE">
          <w:delText>developed a R package (parseMeta) to reanalyze</w:delText>
        </w:r>
        <w:r w:rsidR="00E20608" w:rsidRPr="00E20608" w:rsidDel="00546BDE">
          <w:delText xml:space="preserve"> large-scale </w:delText>
        </w:r>
        <w:r w:rsidR="00A25ECC" w:rsidDel="00546BDE">
          <w:delText xml:space="preserve">independent </w:delText>
        </w:r>
        <w:r w:rsidR="00E20608" w:rsidRPr="00E20608" w:rsidDel="00546BDE">
          <w:delText xml:space="preserve">proteomic, transcriptomic, and spatial transcriptomic data spanning </w:delText>
        </w:r>
        <w:r w:rsidR="00161E9F" w:rsidDel="00546BDE">
          <w:delText>2</w:delText>
        </w:r>
      </w:del>
      <w:del w:id="3" w:author="Yuan Li" w:date="2026-02-15T19:17:00Z" w16du:dateUtc="2026-02-15T18:17:00Z">
        <w:r w:rsidR="00161E9F" w:rsidDel="009505E6">
          <w:delText>7</w:delText>
        </w:r>
      </w:del>
      <w:del w:id="4" w:author="Yuan Li" w:date="2026-02-15T19:21:00Z" w16du:dateUtc="2026-02-15T18:21:00Z">
        <w:r w:rsidR="00E20608" w:rsidRPr="00E20608" w:rsidDel="00546BDE">
          <w:delText xml:space="preserve"> human cancers to define pan-cancer metabolic dysregulation. Across datasets, glycan biosynthesis pathways—particularly those supporting fucosylation and sialylation—were consistently upregulated, while early sugar nucleotide precursors were downregulated. Nucleotide metabolic pathways were also broadly </w:delText>
        </w:r>
        <w:r w:rsidR="007E689A" w:rsidDel="00546BDE">
          <w:delText>upregulated</w:delText>
        </w:r>
        <w:r w:rsidR="00E20608" w:rsidRPr="00E20608" w:rsidDel="00546BDE">
          <w:delText>, revealing conserved metabolic programs that support tumor growth, adaptation, and immune evasion.</w:delText>
        </w:r>
      </w:del>
    </w:p>
    <w:p w14:paraId="0698908A" w14:textId="6777CA2E" w:rsidR="00315984" w:rsidRPr="002B7077" w:rsidRDefault="00315984" w:rsidP="005C63A3">
      <w:pPr>
        <w:spacing w:after="240" w:line="480" w:lineRule="auto"/>
        <w:rPr>
          <w:b/>
          <w:bCs/>
          <w:sz w:val="28"/>
          <w:szCs w:val="28"/>
        </w:rPr>
      </w:pPr>
      <w:r w:rsidRPr="002B7077">
        <w:rPr>
          <w:b/>
          <w:bCs/>
          <w:sz w:val="28"/>
          <w:szCs w:val="28"/>
        </w:rPr>
        <w:t>Keywords</w:t>
      </w:r>
    </w:p>
    <w:p w14:paraId="55D886EA" w14:textId="1A25C61F" w:rsidR="00315984" w:rsidRPr="002B7077" w:rsidRDefault="0093395D" w:rsidP="005C63A3">
      <w:pPr>
        <w:spacing w:after="240" w:line="480" w:lineRule="auto"/>
      </w:pPr>
      <w:r w:rsidRPr="002B7077">
        <w:t>Pan-cancer</w:t>
      </w:r>
      <w:r w:rsidR="00315984" w:rsidRPr="002B7077">
        <w:t xml:space="preserve">, </w:t>
      </w:r>
      <w:r w:rsidR="006A0A89" w:rsidRPr="002B7077">
        <w:t>M</w:t>
      </w:r>
      <w:r w:rsidR="00315984" w:rsidRPr="002B7077">
        <w:t xml:space="preserve">etabolism, </w:t>
      </w:r>
      <w:r w:rsidR="006A0A89" w:rsidRPr="002B7077">
        <w:t>P</w:t>
      </w:r>
      <w:r w:rsidR="00315984" w:rsidRPr="002B7077">
        <w:t>roteomics,</w:t>
      </w:r>
      <w:r w:rsidR="006A0B98">
        <w:t xml:space="preserve"> Transcriptomics, Spatial,</w:t>
      </w:r>
      <w:r w:rsidR="00315984" w:rsidRPr="002B7077">
        <w:t xml:space="preserve"> </w:t>
      </w:r>
      <w:r w:rsidR="006A0B98" w:rsidRPr="002B7077">
        <w:t>Gly</w:t>
      </w:r>
      <w:r w:rsidR="006A0B98">
        <w:t>can</w:t>
      </w:r>
      <w:r w:rsidR="00315984" w:rsidRPr="002B7077">
        <w:t xml:space="preserve">, </w:t>
      </w:r>
      <w:r>
        <w:t xml:space="preserve">Glycosylation, </w:t>
      </w:r>
      <w:r w:rsidR="004A1790">
        <w:t>N</w:t>
      </w:r>
      <w:r w:rsidR="00CD7694">
        <w:t>ucleotide</w:t>
      </w:r>
    </w:p>
    <w:p w14:paraId="137D7A81" w14:textId="378034F9" w:rsidR="000306EC" w:rsidRPr="002B7077" w:rsidRDefault="002B3E14" w:rsidP="005C63A3">
      <w:pPr>
        <w:spacing w:after="240" w:line="480" w:lineRule="auto"/>
        <w:rPr>
          <w:b/>
          <w:bCs/>
          <w:sz w:val="28"/>
          <w:szCs w:val="28"/>
        </w:rPr>
      </w:pPr>
      <w:r>
        <w:rPr>
          <w:b/>
          <w:bCs/>
          <w:sz w:val="28"/>
          <w:szCs w:val="28"/>
        </w:rPr>
        <w:t>Background</w:t>
      </w:r>
    </w:p>
    <w:p w14:paraId="29DED7F2" w14:textId="396A5384" w:rsidR="00A937E0" w:rsidRDefault="00A0087F" w:rsidP="00505D27">
      <w:pPr>
        <w:spacing w:after="240" w:line="480" w:lineRule="auto"/>
      </w:pPr>
      <w:r w:rsidRPr="00A0087F">
        <w:t>Metabolic reprogramming is a hallmark of cancer, enabling malignant cells to proliferate rapidly, survive stress, and adapt to dynamic microenvironments</w:t>
      </w:r>
      <w:r w:rsidR="004E51F0">
        <w:t xml:space="preserve"> [1, 2, </w:t>
      </w:r>
      <w:proofErr w:type="gramStart"/>
      <w:r w:rsidR="004E51F0">
        <w:t>3]</w:t>
      </w:r>
      <w:r w:rsidRPr="00A0087F">
        <w:t>(</w:t>
      </w:r>
      <w:proofErr w:type="gramEnd"/>
      <w:r w:rsidR="002A249B" w:rsidRPr="00A0087F">
        <w:t>Borough &amp; DeBerardinis, 2015</w:t>
      </w:r>
      <w:r w:rsidR="00607D11">
        <w:t xml:space="preserve">; </w:t>
      </w:r>
      <w:r w:rsidRPr="00A0087F">
        <w:t xml:space="preserve">DeBerardinis &amp; Chandel, 2016; Pavlova et al., 2022). Beyond altered energy production, cancer metabolism supports biosynthesis, redox balance, and signaling pathways that collectively drive tumor growth </w:t>
      </w:r>
      <w:r w:rsidR="00EA1D6B">
        <w:t xml:space="preserve">[4, </w:t>
      </w:r>
      <w:proofErr w:type="gramStart"/>
      <w:r w:rsidR="00EA1D6B">
        <w:t>5]</w:t>
      </w:r>
      <w:r w:rsidRPr="00A0087F">
        <w:t>(</w:t>
      </w:r>
      <w:proofErr w:type="gramEnd"/>
      <w:r w:rsidRPr="00A0087F">
        <w:t>Martinez-Reyes &amp; Chandel, 2021; Yang et al., 20</w:t>
      </w:r>
      <w:r w:rsidR="00161E9F">
        <w:t>27</w:t>
      </w:r>
      <w:r w:rsidRPr="00A0087F">
        <w:t xml:space="preserve">). While central metabolic pathways have been extensively studied, key processes such as glycan biosynthesis—which play critical roles in protein modification, cell communication, and immune interactions—have received comparatively limited pan-cancer attention </w:t>
      </w:r>
      <w:r w:rsidR="00DB7773">
        <w:t>[6]</w:t>
      </w:r>
      <w:r w:rsidR="00134E82">
        <w:t xml:space="preserve"> </w:t>
      </w:r>
      <w:r w:rsidRPr="00A0087F">
        <w:t>(Dong &amp; Li, 2026).</w:t>
      </w:r>
      <w:r>
        <w:t xml:space="preserve"> </w:t>
      </w:r>
      <w:r w:rsidRPr="00A0087F">
        <w:t xml:space="preserve">This is notable given that glycan synthesis—a complex enzymatic process occurring within the endoplasmic reticulum and Golgi apparatus—adds regulatory layers that significantly influence tumor behavior </w:t>
      </w:r>
      <w:r w:rsidR="00425C0B">
        <w:t>[7, 8]</w:t>
      </w:r>
      <w:r w:rsidR="0072171B">
        <w:t xml:space="preserve"> </w:t>
      </w:r>
      <w:r w:rsidRPr="00A0087F">
        <w:t xml:space="preserve">(Hu et al., 2019; Purushothaman &amp; Mohajeri, 2023). Although aberrant glycosylation is broadly recognized as a hallmark of tumorigenesis affecting essential cancer cell functions, its prevalence and </w:t>
      </w:r>
      <w:r w:rsidRPr="00A0087F">
        <w:lastRenderedPageBreak/>
        <w:t xml:space="preserve">variation across diverse tumor types remain incompletely characterized in systematic pan-cancer studies </w:t>
      </w:r>
      <w:r w:rsidR="008F6BF9">
        <w:t>[9]</w:t>
      </w:r>
      <w:r w:rsidR="00752536">
        <w:t xml:space="preserve"> </w:t>
      </w:r>
      <w:r w:rsidRPr="00A0087F">
        <w:t>(</w:t>
      </w:r>
      <w:proofErr w:type="spellStart"/>
      <w:r w:rsidRPr="00A0087F">
        <w:t>Varadharaj</w:t>
      </w:r>
      <w:proofErr w:type="spellEnd"/>
      <w:r w:rsidRPr="00A0087F">
        <w:t xml:space="preserve"> et al., 2025).</w:t>
      </w:r>
      <w:r>
        <w:t xml:space="preserve"> </w:t>
      </w:r>
    </w:p>
    <w:p w14:paraId="45FEFDCF" w14:textId="2AC2DAED" w:rsidR="000633AA" w:rsidRDefault="00A0087F" w:rsidP="005C63A3">
      <w:pPr>
        <w:spacing w:after="240" w:line="480" w:lineRule="auto"/>
      </w:pPr>
      <w:r w:rsidRPr="00A0087F">
        <w:t>Most existing investigations focus on metabolic alterations within individual cancers or rely on single omics</w:t>
      </w:r>
      <w:r w:rsidR="00AC62A3">
        <w:t xml:space="preserve"> modal</w:t>
      </w:r>
      <w:r w:rsidR="009C6B83">
        <w:t>ity</w:t>
      </w:r>
      <w:r w:rsidRPr="00A0087F">
        <w:t xml:space="preserve">, primarily transcriptomics </w:t>
      </w:r>
      <w:r w:rsidR="00D36ED9">
        <w:t>[10, 11, 12]</w:t>
      </w:r>
      <w:r w:rsidR="00845FFB">
        <w:t xml:space="preserve"> </w:t>
      </w:r>
      <w:r w:rsidRPr="00A0087F">
        <w:t>(</w:t>
      </w:r>
      <w:r w:rsidR="003445A0" w:rsidRPr="009579D5">
        <w:rPr>
          <w:highlight w:val="yellow"/>
        </w:rPr>
        <w:t>Gatto et al. 2020</w:t>
      </w:r>
      <w:r w:rsidR="003445A0">
        <w:rPr>
          <w:highlight w:val="yellow"/>
        </w:rPr>
        <w:t xml:space="preserve">; </w:t>
      </w:r>
      <w:r w:rsidR="003445A0" w:rsidRPr="009579D5">
        <w:rPr>
          <w:highlight w:val="yellow"/>
        </w:rPr>
        <w:t>Rosario et al., 2018</w:t>
      </w:r>
      <w:r w:rsidR="003445A0">
        <w:rPr>
          <w:highlight w:val="yellow"/>
        </w:rPr>
        <w:t xml:space="preserve">; </w:t>
      </w:r>
      <w:r w:rsidRPr="009579D5">
        <w:rPr>
          <w:highlight w:val="yellow"/>
        </w:rPr>
        <w:t>Xiao et al., 2019</w:t>
      </w:r>
      <w:r w:rsidRPr="00A0087F">
        <w:t xml:space="preserve">). Here, we uniquely integrate independent proteomic, transcriptomic, and spatial transcriptomic dataset collections to construct a multi-dimensional pan-cancer metabolic landscape. By applying </w:t>
      </w:r>
      <w:r w:rsidRPr="00845FFB">
        <w:t xml:space="preserve">complementary computational approaches </w:t>
      </w:r>
      <w:r w:rsidRPr="001818C8">
        <w:t>tailored to</w:t>
      </w:r>
      <w:r w:rsidRPr="00845FFB">
        <w:t xml:space="preserve"> each omics modality and leveraging spatial data to distinguish tumor microenvironment compartments, we offer a more comprehensive and </w:t>
      </w:r>
      <w:r w:rsidRPr="001818C8">
        <w:t>biologically contextualized</w:t>
      </w:r>
      <w:r w:rsidRPr="00845FFB">
        <w:t xml:space="preserve"> view of tumor metabolism. This inte</w:t>
      </w:r>
      <w:r w:rsidRPr="00A0087F">
        <w:t>grated framework facilitates the identification of shared metabolic programs and highlights pathways that may serve as broadly targetable vulnerabilities across cancer types.</w:t>
      </w:r>
    </w:p>
    <w:p w14:paraId="2E61C618" w14:textId="4B9D5AF6" w:rsidR="000567E1" w:rsidRPr="001D6B74" w:rsidRDefault="000567E1" w:rsidP="005C63A3">
      <w:pPr>
        <w:spacing w:after="240" w:line="480" w:lineRule="auto"/>
        <w:rPr>
          <w:b/>
          <w:bCs/>
          <w:sz w:val="28"/>
          <w:szCs w:val="28"/>
          <w:rPrChange w:id="5" w:author="Yuan Li" w:date="2026-02-15T18:22:00Z" w16du:dateUtc="2026-02-15T17:22:00Z">
            <w:rPr>
              <w:b/>
              <w:bCs/>
            </w:rPr>
          </w:rPrChange>
        </w:rPr>
      </w:pPr>
      <w:r w:rsidRPr="001D6B74">
        <w:rPr>
          <w:b/>
          <w:bCs/>
          <w:sz w:val="28"/>
          <w:szCs w:val="28"/>
          <w:rPrChange w:id="6" w:author="Yuan Li" w:date="2026-02-15T18:22:00Z" w16du:dateUtc="2026-02-15T17:22:00Z">
            <w:rPr>
              <w:b/>
              <w:bCs/>
            </w:rPr>
          </w:rPrChange>
        </w:rPr>
        <w:t>Results and Discussion</w:t>
      </w:r>
    </w:p>
    <w:p w14:paraId="23A4107C" w14:textId="5E3EA64D" w:rsidR="001E47A7" w:rsidRDefault="00CE5CC7" w:rsidP="00773520">
      <w:pPr>
        <w:spacing w:after="240" w:line="480" w:lineRule="auto"/>
        <w:rPr>
          <w:ins w:id="7" w:author="Yuan Li" w:date="2026-02-15T18:28:00Z" w16du:dateUtc="2026-02-15T17:28:00Z"/>
        </w:rPr>
      </w:pPr>
      <w:r w:rsidRPr="00CE5CC7">
        <w:t xml:space="preserve">To characterize pan-cancer metabolic reprogramming, tumor and matched non-tumor samples were analyzed across independent proteomics, bulk transcriptomics, and spatial transcriptomics datasets, encompassing </w:t>
      </w:r>
      <w:r w:rsidR="00161E9F">
        <w:t>2</w:t>
      </w:r>
      <w:r w:rsidR="009711D3">
        <w:t>4</w:t>
      </w:r>
      <w:r w:rsidRPr="00CE5CC7">
        <w:t xml:space="preserve"> cancer types and 3,628 samples (1,9</w:t>
      </w:r>
      <w:r w:rsidR="00436726">
        <w:t>9</w:t>
      </w:r>
      <w:r w:rsidRPr="00CE5CC7">
        <w:t>3 tumor, 1,635 non-tumor) from multiple studies (</w:t>
      </w:r>
      <w:r w:rsidR="00BF58FE">
        <w:t xml:space="preserve">Fig. 1A, </w:t>
      </w:r>
      <w:r w:rsidRPr="009579D5">
        <w:rPr>
          <w:highlight w:val="cyan"/>
        </w:rPr>
        <w:t>Table S1</w:t>
      </w:r>
      <w:r w:rsidRPr="00CE5CC7">
        <w:t xml:space="preserve">). Metabolic task activities were inferred using the </w:t>
      </w:r>
      <w:proofErr w:type="spellStart"/>
      <w:r w:rsidRPr="00CE5CC7">
        <w:t>CellFie</w:t>
      </w:r>
      <w:proofErr w:type="spellEnd"/>
      <w:r w:rsidRPr="00CE5CC7">
        <w:t xml:space="preserve"> framework on two proteomics datasets: the unified pan-cancer resource by Zhou et al.</w:t>
      </w:r>
      <w:r w:rsidR="00274F5E">
        <w:t xml:space="preserve"> </w:t>
      </w:r>
      <w:r w:rsidR="00274F5E" w:rsidRPr="008209C7">
        <w:rPr>
          <w:highlight w:val="magenta"/>
          <w:rPrChange w:id="8" w:author="Yuan Li" w:date="2026-02-15T18:25:00Z" w16du:dateUtc="2026-02-15T17:25:00Z">
            <w:rPr/>
          </w:rPrChange>
        </w:rPr>
        <w:t>[13]</w:t>
      </w:r>
      <w:r w:rsidRPr="00CE5CC7">
        <w:t xml:space="preserve"> and a curated proteomics collection by Hu et al.</w:t>
      </w:r>
      <w:r w:rsidR="00274F5E">
        <w:t xml:space="preserve"> </w:t>
      </w:r>
      <w:r w:rsidR="00274F5E" w:rsidRPr="008209C7">
        <w:rPr>
          <w:strike/>
          <w:highlight w:val="magenta"/>
          <w:rPrChange w:id="9" w:author="Yuan Li" w:date="2026-02-15T18:25:00Z" w16du:dateUtc="2026-02-15T17:25:00Z">
            <w:rPr/>
          </w:rPrChange>
        </w:rPr>
        <w:t>[</w:t>
      </w:r>
      <w:r w:rsidR="00161E9F" w:rsidRPr="008209C7">
        <w:rPr>
          <w:strike/>
          <w:highlight w:val="magenta"/>
          <w:rPrChange w:id="10" w:author="Yuan Li" w:date="2026-02-15T18:25:00Z" w16du:dateUtc="2026-02-15T17:25:00Z">
            <w:rPr/>
          </w:rPrChange>
        </w:rPr>
        <w:t>17</w:t>
      </w:r>
      <w:r w:rsidR="00274F5E" w:rsidRPr="008209C7">
        <w:rPr>
          <w:strike/>
          <w:highlight w:val="magenta"/>
          <w:rPrChange w:id="11" w:author="Yuan Li" w:date="2026-02-15T18:25:00Z" w16du:dateUtc="2026-02-15T17:25:00Z">
            <w:rPr/>
          </w:rPrChange>
        </w:rPr>
        <w:t>]</w:t>
      </w:r>
      <w:r w:rsidRPr="008209C7">
        <w:rPr>
          <w:strike/>
          <w:rPrChange w:id="12" w:author="Yuan Li" w:date="2026-02-15T18:25:00Z" w16du:dateUtc="2026-02-15T17:25:00Z">
            <w:rPr/>
          </w:rPrChange>
        </w:rPr>
        <w:t>,</w:t>
      </w:r>
      <w:r w:rsidRPr="00CE5CC7">
        <w:t xml:space="preserve"> identifying 176 and 138 active tasks, respectively, grouped into seven metabolic classes comprising 7</w:t>
      </w:r>
      <w:r w:rsidR="003666F0">
        <w:t>7</w:t>
      </w:r>
      <w:r w:rsidRPr="00CE5CC7">
        <w:t>–136 proteins (</w:t>
      </w:r>
      <w:r w:rsidRPr="009579D5">
        <w:rPr>
          <w:highlight w:val="cyan"/>
        </w:rPr>
        <w:t>Fig. 1</w:t>
      </w:r>
      <w:r w:rsidR="00BF58FE">
        <w:rPr>
          <w:highlight w:val="cyan"/>
        </w:rPr>
        <w:t>B</w:t>
      </w:r>
      <w:r w:rsidRPr="009579D5">
        <w:rPr>
          <w:highlight w:val="cyan"/>
        </w:rPr>
        <w:t xml:space="preserve"> </w:t>
      </w:r>
      <w:ins w:id="13" w:author="Yuan Li" w:date="2026-02-15T15:35:00Z" w16du:dateUtc="2026-02-15T14:35:00Z">
        <w:r w:rsidR="008533AF" w:rsidRPr="002E6CC9">
          <w:t>and S1N</w:t>
        </w:r>
      </w:ins>
      <w:del w:id="14" w:author="Yuan Li" w:date="2026-02-15T15:35:00Z" w16du:dateUtc="2026-02-15T14:35:00Z">
        <w:r w:rsidRPr="009579D5" w:rsidDel="008533AF">
          <w:rPr>
            <w:highlight w:val="cyan"/>
          </w:rPr>
          <w:delText>&amp; S1</w:delText>
        </w:r>
        <w:r w:rsidR="00016534" w:rsidDel="008533AF">
          <w:rPr>
            <w:highlight w:val="cyan"/>
          </w:rPr>
          <w:delText>N</w:delText>
        </w:r>
      </w:del>
      <w:r w:rsidRPr="009579D5">
        <w:rPr>
          <w:highlight w:val="cyan"/>
        </w:rPr>
        <w:t>; Table S1</w:t>
      </w:r>
      <w:r w:rsidRPr="00CE5CC7">
        <w:t xml:space="preserve">). </w:t>
      </w:r>
      <w:r w:rsidR="002E6CC9" w:rsidRPr="002E6CC9">
        <w:t>Kyoto Encyclopedia of Genes and Genomes (KEGG)-based</w:t>
      </w:r>
      <w:ins w:id="15" w:author="Yuan Li" w:date="2026-02-15T18:31:00Z" w16du:dateUtc="2026-02-15T17:31:00Z">
        <w:r w:rsidR="00A03E5F">
          <w:t xml:space="preserve"> </w:t>
        </w:r>
        <w:r w:rsidR="00A03E5F" w:rsidRPr="004A6799">
          <w:rPr>
            <w:highlight w:val="cyan"/>
            <w:rPrChange w:id="16" w:author="Yuan Li" w:date="2026-02-15T18:31:00Z" w16du:dateUtc="2026-02-15T17:31:00Z">
              <w:rPr/>
            </w:rPrChange>
          </w:rPr>
          <w:t>[</w:t>
        </w:r>
        <w:proofErr w:type="spellStart"/>
        <w:r w:rsidR="00A03E5F" w:rsidRPr="004A6799">
          <w:rPr>
            <w:highlight w:val="cyan"/>
            <w:rPrChange w:id="17" w:author="Yuan Li" w:date="2026-02-15T18:31:00Z" w16du:dateUtc="2026-02-15T17:31:00Z">
              <w:rPr/>
            </w:rPrChange>
          </w:rPr>
          <w:t>Kanehisa</w:t>
        </w:r>
        <w:proofErr w:type="spellEnd"/>
        <w:r w:rsidR="00A03E5F" w:rsidRPr="004A6799">
          <w:rPr>
            <w:highlight w:val="cyan"/>
            <w:rPrChange w:id="18" w:author="Yuan Li" w:date="2026-02-15T18:31:00Z" w16du:dateUtc="2026-02-15T17:31:00Z">
              <w:rPr/>
            </w:rPrChange>
          </w:rPr>
          <w:t xml:space="preserve"> 2012]</w:t>
        </w:r>
      </w:ins>
      <w:r w:rsidR="002E6CC9" w:rsidRPr="002E6CC9">
        <w:t xml:space="preserve"> Gene Set Variation Analysis (GSVA)</w:t>
      </w:r>
      <w:ins w:id="19" w:author="Yuan Li" w:date="2026-02-15T18:29:00Z" w16du:dateUtc="2026-02-15T17:29:00Z">
        <w:r w:rsidR="00A03E5F">
          <w:t xml:space="preserve"> </w:t>
        </w:r>
      </w:ins>
      <w:ins w:id="20" w:author="Yuan Li" w:date="2026-02-15T18:31:00Z" w16du:dateUtc="2026-02-15T17:31:00Z">
        <w:r w:rsidR="004A6799" w:rsidRPr="004A6799">
          <w:rPr>
            <w:highlight w:val="cyan"/>
            <w:rPrChange w:id="21" w:author="Yuan Li" w:date="2026-02-15T18:31:00Z" w16du:dateUtc="2026-02-15T17:31:00Z">
              <w:rPr/>
            </w:rPrChange>
          </w:rPr>
          <w:t>[</w:t>
        </w:r>
      </w:ins>
      <w:proofErr w:type="spellStart"/>
      <w:ins w:id="22" w:author="Yuan Li" w:date="2026-02-15T18:29:00Z" w16du:dateUtc="2026-02-15T17:29:00Z">
        <w:r w:rsidR="00A03E5F" w:rsidRPr="004A6799">
          <w:rPr>
            <w:highlight w:val="cyan"/>
            <w:rPrChange w:id="23" w:author="Yuan Li" w:date="2026-02-15T18:31:00Z" w16du:dateUtc="2026-02-15T17:31:00Z">
              <w:rPr/>
            </w:rPrChange>
          </w:rPr>
          <w:t>Hänzelmann</w:t>
        </w:r>
        <w:proofErr w:type="spellEnd"/>
        <w:r w:rsidR="00A03E5F" w:rsidRPr="004A6799">
          <w:rPr>
            <w:highlight w:val="cyan"/>
            <w:rPrChange w:id="24" w:author="Yuan Li" w:date="2026-02-15T18:31:00Z" w16du:dateUtc="2026-02-15T17:31:00Z">
              <w:rPr/>
            </w:rPrChange>
          </w:rPr>
          <w:t xml:space="preserve"> 2013</w:t>
        </w:r>
      </w:ins>
      <w:ins w:id="25" w:author="Yuan Li" w:date="2026-02-15T18:31:00Z" w16du:dateUtc="2026-02-15T17:31:00Z">
        <w:r w:rsidR="004A6799" w:rsidRPr="004A6799">
          <w:rPr>
            <w:highlight w:val="cyan"/>
            <w:rPrChange w:id="26" w:author="Yuan Li" w:date="2026-02-15T18:31:00Z" w16du:dateUtc="2026-02-15T17:31:00Z">
              <w:rPr/>
            </w:rPrChange>
          </w:rPr>
          <w:t>]</w:t>
        </w:r>
      </w:ins>
      <w:r w:rsidR="002E6CC9" w:rsidRPr="002E6CC9">
        <w:t xml:space="preserve"> was applied to transcriptomic data from The Cancer Genome Atlas (TCGA)</w:t>
      </w:r>
      <w:ins w:id="27" w:author="Yuan Li" w:date="2026-02-15T18:26:00Z" w16du:dateUtc="2026-02-15T17:26:00Z">
        <w:r w:rsidR="00F0493E">
          <w:t xml:space="preserve"> </w:t>
        </w:r>
      </w:ins>
      <w:ins w:id="28" w:author="Yuan Li" w:date="2026-02-15T18:31:00Z" w16du:dateUtc="2026-02-15T17:31:00Z">
        <w:r w:rsidR="004A6799" w:rsidRPr="004A6799">
          <w:rPr>
            <w:highlight w:val="cyan"/>
            <w:rPrChange w:id="29" w:author="Yuan Li" w:date="2026-02-15T18:31:00Z" w16du:dateUtc="2026-02-15T17:31:00Z">
              <w:rPr>
                <w:highlight w:val="magenta"/>
              </w:rPr>
            </w:rPrChange>
          </w:rPr>
          <w:t>[</w:t>
        </w:r>
      </w:ins>
      <w:ins w:id="30" w:author="Yuan Li" w:date="2026-02-15T18:26:00Z" w16du:dateUtc="2026-02-15T17:26:00Z">
        <w:r w:rsidR="00F0493E" w:rsidRPr="004A6799">
          <w:rPr>
            <w:highlight w:val="cyan"/>
            <w:rPrChange w:id="31" w:author="Yuan Li" w:date="2026-02-15T18:31:00Z" w16du:dateUtc="2026-02-15T17:31:00Z">
              <w:rPr/>
            </w:rPrChange>
          </w:rPr>
          <w:t>Weinstein et al. 2013</w:t>
        </w:r>
      </w:ins>
      <w:ins w:id="32" w:author="Yuan Li" w:date="2026-02-15T18:31:00Z" w16du:dateUtc="2026-02-15T17:31:00Z">
        <w:r w:rsidR="004A6799" w:rsidRPr="004A6799">
          <w:rPr>
            <w:highlight w:val="cyan"/>
            <w:rPrChange w:id="33" w:author="Yuan Li" w:date="2026-02-15T18:31:00Z" w16du:dateUtc="2026-02-15T17:31:00Z">
              <w:rPr/>
            </w:rPrChange>
          </w:rPr>
          <w:t>]</w:t>
        </w:r>
      </w:ins>
      <w:r w:rsidR="002E6CC9" w:rsidRPr="002E6CC9">
        <w:t xml:space="preserve"> and spatial transcriptomic </w:t>
      </w:r>
      <w:proofErr w:type="spellStart"/>
      <w:r w:rsidR="002E6CC9" w:rsidRPr="002E6CC9">
        <w:t>pseudobulk</w:t>
      </w:r>
      <w:proofErr w:type="spellEnd"/>
      <w:r w:rsidR="002E6CC9" w:rsidRPr="002E6CC9">
        <w:t xml:space="preserve"> RNA-seq data from </w:t>
      </w:r>
      <w:proofErr w:type="spellStart"/>
      <w:r w:rsidR="002E6CC9" w:rsidRPr="002E6CC9">
        <w:t>SMTdb</w:t>
      </w:r>
      <w:proofErr w:type="spellEnd"/>
      <w:ins w:id="34" w:author="Yuan Li" w:date="2026-02-15T18:24:00Z" w16du:dateUtc="2026-02-15T17:24:00Z">
        <w:r w:rsidR="00F27DFA">
          <w:t xml:space="preserve"> </w:t>
        </w:r>
      </w:ins>
      <w:ins w:id="35" w:author="Yuan Li" w:date="2026-02-15T18:31:00Z" w16du:dateUtc="2026-02-15T17:31:00Z">
        <w:r w:rsidR="004A6799" w:rsidRPr="004A6799">
          <w:rPr>
            <w:highlight w:val="cyan"/>
            <w:rPrChange w:id="36" w:author="Yuan Li" w:date="2026-02-15T18:32:00Z" w16du:dateUtc="2026-02-15T17:32:00Z">
              <w:rPr>
                <w:highlight w:val="magenta"/>
              </w:rPr>
            </w:rPrChange>
          </w:rPr>
          <w:t>[</w:t>
        </w:r>
      </w:ins>
      <w:ins w:id="37" w:author="Yuan Li" w:date="2026-02-15T18:24:00Z" w16du:dateUtc="2026-02-15T17:24:00Z">
        <w:r w:rsidR="00F27DFA" w:rsidRPr="004A6799">
          <w:rPr>
            <w:highlight w:val="cyan"/>
            <w:rPrChange w:id="38" w:author="Yuan Li" w:date="2026-02-15T18:32:00Z" w16du:dateUtc="2026-02-15T17:32:00Z">
              <w:rPr/>
            </w:rPrChange>
          </w:rPr>
          <w:t>Zhou et al. 2025</w:t>
        </w:r>
      </w:ins>
      <w:ins w:id="39" w:author="Yuan Li" w:date="2026-02-15T18:32:00Z" w16du:dateUtc="2026-02-15T17:32:00Z">
        <w:r w:rsidR="004A6799" w:rsidRPr="004A6799">
          <w:rPr>
            <w:highlight w:val="cyan"/>
            <w:rPrChange w:id="40" w:author="Yuan Li" w:date="2026-02-15T18:32:00Z" w16du:dateUtc="2026-02-15T17:32:00Z">
              <w:rPr/>
            </w:rPrChange>
          </w:rPr>
          <w:t>]</w:t>
        </w:r>
      </w:ins>
      <w:r w:rsidR="002E6CC9" w:rsidRPr="002E6CC9">
        <w:t xml:space="preserve">. </w:t>
      </w:r>
      <w:r w:rsidR="002E6CC9" w:rsidRPr="002E6CC9">
        <w:lastRenderedPageBreak/>
        <w:t>This analysis identified 78–83 metabolic pathways across 11 metabolic classes, encompassing 1,700–1,705 genes (Fig. 1B and Fig. S1N; Tables S1 and S2) [5–7]</w:t>
      </w:r>
      <w:r w:rsidR="002E6CC9">
        <w:t>.</w:t>
      </w:r>
      <w:r w:rsidR="00A51EB8">
        <w:t xml:space="preserve"> For more details, please see </w:t>
      </w:r>
      <w:r w:rsidR="00DF72C1">
        <w:rPr>
          <w:highlight w:val="yellow"/>
        </w:rPr>
        <w:t>Additional file</w:t>
      </w:r>
      <w:r w:rsidR="00A51EB8" w:rsidRPr="000755BD">
        <w:rPr>
          <w:highlight w:val="yellow"/>
        </w:rPr>
        <w:t xml:space="preserve"> </w:t>
      </w:r>
      <w:r w:rsidR="00DF72C1">
        <w:t>1</w:t>
      </w:r>
      <w:r w:rsidR="00A51EB8">
        <w:t>.</w:t>
      </w:r>
    </w:p>
    <w:p w14:paraId="4B090765" w14:textId="00BA1F9D" w:rsidR="00A03E5F" w:rsidRDefault="00A03E5F" w:rsidP="00773520">
      <w:pPr>
        <w:pStyle w:val="ListParagraph"/>
        <w:numPr>
          <w:ilvl w:val="0"/>
          <w:numId w:val="27"/>
        </w:numPr>
        <w:spacing w:after="240" w:line="480" w:lineRule="auto"/>
        <w:rPr>
          <w:ins w:id="41" w:author="Yuan Li" w:date="2026-02-15T18:30:00Z" w16du:dateUtc="2026-02-15T17:30:00Z"/>
        </w:rPr>
      </w:pPr>
      <w:proofErr w:type="spellStart"/>
      <w:ins w:id="42" w:author="Yuan Li" w:date="2026-02-15T18:29:00Z" w16du:dateUtc="2026-02-15T17:29:00Z">
        <w:r w:rsidRPr="00C5787A">
          <w:t>Hänzelmann</w:t>
        </w:r>
        <w:proofErr w:type="spellEnd"/>
        <w:r w:rsidRPr="00C5787A">
          <w:t xml:space="preserve"> S, Castelo R, </w:t>
        </w:r>
        <w:proofErr w:type="spellStart"/>
        <w:r w:rsidRPr="00C5787A">
          <w:t>Guinney</w:t>
        </w:r>
        <w:proofErr w:type="spellEnd"/>
        <w:r w:rsidRPr="00C5787A">
          <w:t xml:space="preserve"> J. GSVA: gene set variation analysis for microarray and RNA-seq data. BMC bioinformatics. 2013 Jan 16;14(1):7.</w:t>
        </w:r>
      </w:ins>
    </w:p>
    <w:p w14:paraId="732A0CB1" w14:textId="1BACB19F" w:rsidR="00A03E5F" w:rsidRDefault="00A03E5F" w:rsidP="00773520">
      <w:pPr>
        <w:pStyle w:val="ListParagraph"/>
        <w:numPr>
          <w:ilvl w:val="0"/>
          <w:numId w:val="27"/>
        </w:numPr>
        <w:spacing w:after="240" w:line="480" w:lineRule="auto"/>
        <w:pPrChange w:id="43" w:author="Yuan Li" w:date="2026-02-15T18:29:00Z" w16du:dateUtc="2026-02-15T17:29:00Z">
          <w:pPr>
            <w:spacing w:after="240" w:line="480" w:lineRule="auto"/>
          </w:pPr>
        </w:pPrChange>
      </w:pPr>
      <w:proofErr w:type="spellStart"/>
      <w:ins w:id="44" w:author="Yuan Li" w:date="2026-02-15T18:30:00Z">
        <w:r w:rsidRPr="00A03E5F">
          <w:t>Kanehisa</w:t>
        </w:r>
        <w:proofErr w:type="spellEnd"/>
        <w:r w:rsidRPr="00A03E5F">
          <w:t xml:space="preserve"> M, Goto S, Sato Y, </w:t>
        </w:r>
        <w:proofErr w:type="spellStart"/>
        <w:r w:rsidRPr="00A03E5F">
          <w:t>Furumichi</w:t>
        </w:r>
        <w:proofErr w:type="spellEnd"/>
        <w:r w:rsidRPr="00A03E5F">
          <w:t xml:space="preserve"> M, Tanabe M. KEGG for integration and interpretation of large-scale molecular data sets. Nucleic acids research. 2012 Jan 1;40(D1</w:t>
        </w:r>
        <w:proofErr w:type="gramStart"/>
        <w:r w:rsidRPr="00A03E5F">
          <w:t>):D</w:t>
        </w:r>
        <w:proofErr w:type="gramEnd"/>
        <w:r w:rsidRPr="00A03E5F">
          <w:t>109-14.</w:t>
        </w:r>
      </w:ins>
    </w:p>
    <w:p w14:paraId="02E32798" w14:textId="7BF2746B" w:rsidR="00F72777" w:rsidRPr="00237E28" w:rsidRDefault="00CE14E7" w:rsidP="009579D5">
      <w:pPr>
        <w:spacing w:after="240" w:line="480" w:lineRule="auto"/>
      </w:pPr>
      <w:r w:rsidRPr="002A249B">
        <w:rPr>
          <w:b/>
          <w:bCs/>
        </w:rPr>
        <w:t>Fig. 1.</w:t>
      </w:r>
      <w:r w:rsidR="0032198D" w:rsidRPr="00237E28">
        <w:t xml:space="preserve"> </w:t>
      </w:r>
    </w:p>
    <w:p w14:paraId="477C8372" w14:textId="623455C7" w:rsidR="00D0352D" w:rsidRPr="00237E28" w:rsidRDefault="00D0352D" w:rsidP="009579D5">
      <w:pPr>
        <w:pStyle w:val="NormalWeb"/>
        <w:spacing w:line="480" w:lineRule="auto"/>
        <w:rPr>
          <w:color w:val="000000"/>
        </w:rPr>
      </w:pPr>
      <w:r w:rsidRPr="002A249B">
        <w:rPr>
          <w:b/>
          <w:bCs/>
        </w:rPr>
        <w:t>Fig. S</w:t>
      </w:r>
      <w:r w:rsidR="00DC27E7" w:rsidRPr="002A249B">
        <w:rPr>
          <w:b/>
          <w:bCs/>
        </w:rPr>
        <w:t>1</w:t>
      </w:r>
      <w:r w:rsidRPr="002A249B">
        <w:rPr>
          <w:b/>
          <w:bCs/>
        </w:rPr>
        <w:t>.</w:t>
      </w:r>
    </w:p>
    <w:p w14:paraId="2CEA3DA6" w14:textId="23C3A302" w:rsidR="00D54B45" w:rsidRPr="00237E28" w:rsidRDefault="00242ECF" w:rsidP="00773520">
      <w:pPr>
        <w:spacing w:after="240" w:line="480" w:lineRule="auto"/>
      </w:pPr>
      <w:r w:rsidRPr="002A249B">
        <w:rPr>
          <w:b/>
          <w:bCs/>
        </w:rPr>
        <w:t xml:space="preserve">Table S1. </w:t>
      </w:r>
    </w:p>
    <w:p w14:paraId="0C8AF609" w14:textId="0345D7F0" w:rsidR="00DE6174" w:rsidRDefault="00DE6174" w:rsidP="00773520">
      <w:pPr>
        <w:spacing w:after="240" w:line="480" w:lineRule="auto"/>
      </w:pPr>
      <w:r w:rsidRPr="002A249B">
        <w:rPr>
          <w:b/>
          <w:bCs/>
        </w:rPr>
        <w:t>Table S2.</w:t>
      </w:r>
      <w:r w:rsidR="000629FB" w:rsidRPr="002A249B">
        <w:rPr>
          <w:b/>
          <w:bCs/>
        </w:rPr>
        <w:t xml:space="preserve"> </w:t>
      </w:r>
    </w:p>
    <w:p w14:paraId="011904E1" w14:textId="6ACC29E8" w:rsidR="00E13B41" w:rsidRDefault="00347E43" w:rsidP="00773520">
      <w:pPr>
        <w:spacing w:after="240" w:line="480" w:lineRule="auto"/>
      </w:pPr>
      <w:r w:rsidRPr="00347E43">
        <w:t xml:space="preserve">Comparison of tumors with matched normal samples revealed widespread metabolic reprogramming across cancer types, with consistent patterns across independent datasets. Notably, </w:t>
      </w:r>
      <w:r w:rsidR="00367D1D" w:rsidRPr="001818C8">
        <w:t>Uterine Corpus Endometrial Carcinoma (UCEC) showed strong metabolic upregulation, while Liver Hepatocellular Carcinoma (LIHC)</w:t>
      </w:r>
      <w:r w:rsidRPr="00347E43">
        <w:t xml:space="preserve"> consistently ranked among the most metabolically downregulated cancers</w:t>
      </w:r>
      <w:r w:rsidR="00001030">
        <w:t xml:space="preserve"> (</w:t>
      </w:r>
      <w:r w:rsidR="00001030" w:rsidRPr="009579D5">
        <w:rPr>
          <w:highlight w:val="cyan"/>
        </w:rPr>
        <w:t xml:space="preserve">Fig. </w:t>
      </w:r>
      <w:r w:rsidR="003559B6">
        <w:t>1</w:t>
      </w:r>
      <w:r w:rsidR="00BF58FE">
        <w:t>C</w:t>
      </w:r>
      <w:ins w:id="45" w:author="Yuan Li" w:date="2026-02-15T15:49:00Z" w16du:dateUtc="2026-02-15T14:49:00Z">
        <w:r w:rsidR="00B94EC7">
          <w:t>, 1</w:t>
        </w:r>
      </w:ins>
      <w:ins w:id="46" w:author="Yuan Li" w:date="2026-02-15T15:47:00Z" w16du:dateUtc="2026-02-15T14:47:00Z">
        <w:r w:rsidR="002C2DEC">
          <w:t>F</w:t>
        </w:r>
      </w:ins>
      <w:ins w:id="47" w:author="Yuan Li" w:date="2026-02-15T15:51:00Z" w16du:dateUtc="2026-02-15T14:51:00Z">
        <w:r w:rsidR="00AE69D6">
          <w:t>,</w:t>
        </w:r>
      </w:ins>
      <w:ins w:id="48" w:author="Yuan Li" w:date="2026-02-15T15:49:00Z" w16du:dateUtc="2026-02-15T14:49:00Z">
        <w:r w:rsidR="00B94EC7">
          <w:t xml:space="preserve"> 1</w:t>
        </w:r>
      </w:ins>
      <w:ins w:id="49" w:author="Yuan Li" w:date="2026-02-15T15:47:00Z" w16du:dateUtc="2026-02-15T14:47:00Z">
        <w:r w:rsidR="002C2DEC">
          <w:t>G</w:t>
        </w:r>
      </w:ins>
      <w:ins w:id="50" w:author="Yuan Li" w:date="2026-02-15T15:52:00Z" w16du:dateUtc="2026-02-15T14:52:00Z">
        <w:r w:rsidR="00AE69D6">
          <w:t xml:space="preserve"> and </w:t>
        </w:r>
      </w:ins>
      <w:ins w:id="51" w:author="Yuan Li" w:date="2026-02-15T15:49:00Z" w16du:dateUtc="2026-02-15T14:49:00Z">
        <w:r w:rsidR="00617EAB" w:rsidRPr="002E6CC9">
          <w:t>S</w:t>
        </w:r>
        <w:r w:rsidR="00617EAB">
          <w:t>2A</w:t>
        </w:r>
      </w:ins>
      <w:r w:rsidR="00001030">
        <w:t>)</w:t>
      </w:r>
      <w:del w:id="52" w:author="Yuan Li" w:date="2026-02-15T15:42:00Z" w16du:dateUtc="2026-02-15T14:42:00Z">
        <w:r w:rsidR="00AF1F9B" w:rsidDel="008D1B26">
          <w:delText xml:space="preserve">, which is consistent with early study </w:delText>
        </w:r>
        <w:r w:rsidR="009E1086" w:rsidDel="008D1B26">
          <w:delText>[</w:delText>
        </w:r>
        <w:r w:rsidR="00161E9F" w:rsidDel="008D1B26">
          <w:delText>18</w:delText>
        </w:r>
        <w:r w:rsidR="009E1086" w:rsidDel="008D1B26">
          <w:delText xml:space="preserve">] </w:delText>
        </w:r>
        <w:r w:rsidR="00AF1F9B" w:rsidDel="008D1B26">
          <w:delText>(Rosario et al. 2018</w:delText>
        </w:r>
        <w:r w:rsidR="00AF1F9B" w:rsidRPr="001818C8" w:rsidDel="008D1B26">
          <w:delText>)</w:delText>
        </w:r>
      </w:del>
      <w:r w:rsidRPr="001818C8">
        <w:t>. These results highlight robust and reproducible pan-cancer metabolic alterations across diverse cohorts</w:t>
      </w:r>
      <w:r w:rsidRPr="00845FFB">
        <w:t>.</w:t>
      </w:r>
    </w:p>
    <w:p w14:paraId="2043CE82" w14:textId="2C1CFE36" w:rsidR="000635CF" w:rsidRDefault="001618F1" w:rsidP="000635CF">
      <w:pPr>
        <w:spacing w:after="240" w:line="480" w:lineRule="auto"/>
      </w:pPr>
      <w:r w:rsidRPr="001618F1">
        <w:t xml:space="preserve">Metabolic reprogramming in cancer showed significant heterogeneity across metabolic classes. Notably, nucleotide and glycan metabolism were consistently upregulated across all four datasets, with stronger effects observed in </w:t>
      </w:r>
      <w:r>
        <w:t>(</w:t>
      </w:r>
      <w:r w:rsidRPr="001618F1">
        <w:t>spatial</w:t>
      </w:r>
      <w:r>
        <w:t>)</w:t>
      </w:r>
      <w:r w:rsidRPr="001618F1">
        <w:t xml:space="preserve"> transcriptomics (</w:t>
      </w:r>
      <w:r w:rsidRPr="009579D5">
        <w:rPr>
          <w:highlight w:val="cyan"/>
        </w:rPr>
        <w:t>Fig. 1</w:t>
      </w:r>
      <w:r w:rsidR="00B830B1">
        <w:rPr>
          <w:highlight w:val="cyan"/>
        </w:rPr>
        <w:t>D</w:t>
      </w:r>
      <w:ins w:id="53" w:author="Yuan Li" w:date="2026-02-15T15:49:00Z" w16du:dateUtc="2026-02-15T14:49:00Z">
        <w:r w:rsidR="00617EAB">
          <w:rPr>
            <w:highlight w:val="cyan"/>
          </w:rPr>
          <w:t xml:space="preserve"> and 1</w:t>
        </w:r>
      </w:ins>
      <w:del w:id="54" w:author="Yuan Li" w:date="2026-02-15T15:49:00Z" w16du:dateUtc="2026-02-15T14:49:00Z">
        <w:r w:rsidR="00B830B1" w:rsidDel="00617EAB">
          <w:rPr>
            <w:highlight w:val="cyan"/>
          </w:rPr>
          <w:delText>&amp;</w:delText>
        </w:r>
      </w:del>
      <w:r w:rsidR="00B830B1">
        <w:rPr>
          <w:highlight w:val="cyan"/>
        </w:rPr>
        <w:t>E</w:t>
      </w:r>
      <w:r w:rsidR="009C21DC" w:rsidRPr="009579D5">
        <w:rPr>
          <w:highlight w:val="cyan"/>
        </w:rPr>
        <w:t>, Table S3</w:t>
      </w:r>
      <w:r w:rsidRPr="001618F1">
        <w:t>). This pattern was corroborated at the protein level in</w:t>
      </w:r>
      <w:r>
        <w:t xml:space="preserve"> the</w:t>
      </w:r>
      <w:r w:rsidRPr="001618F1">
        <w:t xml:space="preserve"> two proteomics datasets (</w:t>
      </w:r>
      <w:r w:rsidRPr="009579D5">
        <w:rPr>
          <w:highlight w:val="cyan"/>
        </w:rPr>
        <w:t>Fig. 1</w:t>
      </w:r>
      <w:r w:rsidR="00B830B1">
        <w:rPr>
          <w:highlight w:val="cyan"/>
        </w:rPr>
        <w:t>D</w:t>
      </w:r>
      <w:r w:rsidR="009C21DC" w:rsidRPr="009579D5">
        <w:rPr>
          <w:highlight w:val="cyan"/>
        </w:rPr>
        <w:t>, Table S3</w:t>
      </w:r>
      <w:r w:rsidRPr="001618F1">
        <w:t xml:space="preserve">). Conversely, amino acid metabolism was among the most downregulated </w:t>
      </w:r>
      <w:r w:rsidRPr="001618F1">
        <w:lastRenderedPageBreak/>
        <w:t>classes in three bulk omics comparisons (tumor vs. matched normal), a trend not seen in spatial omics comparing malignant and stromal spots (</w:t>
      </w:r>
      <w:r w:rsidRPr="009579D5">
        <w:rPr>
          <w:highlight w:val="cyan"/>
        </w:rPr>
        <w:t>Fig. 1</w:t>
      </w:r>
      <w:r w:rsidR="00B830B1">
        <w:t>D</w:t>
      </w:r>
      <w:ins w:id="55" w:author="Yuan Li" w:date="2026-02-15T16:15:00Z" w16du:dateUtc="2026-02-15T15:15:00Z">
        <w:r w:rsidR="00067F29">
          <w:t xml:space="preserve"> and 1</w:t>
        </w:r>
      </w:ins>
      <w:del w:id="56" w:author="Yuan Li" w:date="2026-02-15T16:15:00Z" w16du:dateUtc="2026-02-15T15:15:00Z">
        <w:r w:rsidR="00B830B1" w:rsidDel="00067F29">
          <w:delText>&amp;</w:delText>
        </w:r>
      </w:del>
      <w:r w:rsidR="00B830B1">
        <w:t>E</w:t>
      </w:r>
      <w:r w:rsidRPr="001618F1">
        <w:t>)</w:t>
      </w:r>
      <w:r w:rsidR="000635CF" w:rsidRPr="00D35623">
        <w:t>.</w:t>
      </w:r>
    </w:p>
    <w:p w14:paraId="4D3E12D3" w14:textId="4509C4B5" w:rsidR="009C21DC" w:rsidRPr="009579D5" w:rsidRDefault="0062615D" w:rsidP="000635CF">
      <w:pPr>
        <w:spacing w:after="240" w:line="480" w:lineRule="auto"/>
      </w:pPr>
      <w:r w:rsidRPr="002A249B">
        <w:rPr>
          <w:b/>
          <w:bCs/>
        </w:rPr>
        <w:t>Table S3.</w:t>
      </w:r>
    </w:p>
    <w:p w14:paraId="68C7FD38" w14:textId="1EEA4695" w:rsidR="00633B0F" w:rsidRPr="00454C89" w:rsidRDefault="004F1992" w:rsidP="00773520">
      <w:pPr>
        <w:spacing w:after="240" w:line="480" w:lineRule="auto"/>
        <w:rPr>
          <w:color w:val="000000" w:themeColor="text1"/>
        </w:rPr>
      </w:pPr>
      <w:r w:rsidRPr="00454C89">
        <w:rPr>
          <w:color w:val="000000" w:themeColor="text1"/>
        </w:rPr>
        <w:t xml:space="preserve">Among these broadly conserved alterations, glycan metabolism displayed a particularly coherent and biologically informative pattern. Tumors showed coordinated upregulation of pathways generating activated sugars for complex glycan modifications—including </w:t>
      </w:r>
      <w:proofErr w:type="spellStart"/>
      <w:r w:rsidRPr="00454C89">
        <w:rPr>
          <w:color w:val="000000" w:themeColor="text1"/>
        </w:rPr>
        <w:t>fucosylation</w:t>
      </w:r>
      <w:proofErr w:type="spellEnd"/>
      <w:ins w:id="57" w:author="Yuan Li" w:date="2026-02-15T16:34:00Z" w16du:dateUtc="2026-02-15T15:34:00Z">
        <w:r w:rsidR="00A572B0">
          <w:rPr>
            <w:color w:val="000000" w:themeColor="text1"/>
          </w:rPr>
          <w:t xml:space="preserve"> and</w:t>
        </w:r>
      </w:ins>
      <w:del w:id="58" w:author="Yuan Li" w:date="2026-02-15T16:34:00Z" w16du:dateUtc="2026-02-15T15:34:00Z">
        <w:r w:rsidRPr="00454C89" w:rsidDel="00A572B0">
          <w:rPr>
            <w:color w:val="000000" w:themeColor="text1"/>
          </w:rPr>
          <w:delText>,</w:delText>
        </w:r>
      </w:del>
      <w:r w:rsidRPr="00454C89">
        <w:rPr>
          <w:color w:val="000000" w:themeColor="text1"/>
        </w:rPr>
        <w:t xml:space="preserve"> sialylation</w:t>
      </w:r>
      <w:r w:rsidRPr="00A572B0">
        <w:rPr>
          <w:strike/>
          <w:color w:val="000000" w:themeColor="text1"/>
          <w:rPrChange w:id="59" w:author="Yuan Li" w:date="2026-02-15T16:34:00Z" w16du:dateUtc="2026-02-15T15:34:00Z">
            <w:rPr>
              <w:color w:val="000000" w:themeColor="text1"/>
            </w:rPr>
          </w:rPrChange>
        </w:rPr>
        <w:t xml:space="preserve">, </w:t>
      </w:r>
      <w:r w:rsidR="00791F84" w:rsidRPr="00A572B0">
        <w:rPr>
          <w:strike/>
          <w:color w:val="000000" w:themeColor="text1"/>
          <w:rPrChange w:id="60" w:author="Yuan Li" w:date="2026-02-15T16:34:00Z" w16du:dateUtc="2026-02-15T15:34:00Z">
            <w:rPr>
              <w:color w:val="000000" w:themeColor="text1"/>
            </w:rPr>
          </w:rPrChange>
        </w:rPr>
        <w:t>and keratan sulfate biosynthesis</w:t>
      </w:r>
      <w:r w:rsidR="00791F84" w:rsidRPr="00454C89">
        <w:rPr>
          <w:color w:val="000000" w:themeColor="text1"/>
        </w:rPr>
        <w:t>—accompanied by downregulation of common sugar nucleotide precursors such as uridine diphosphate glucose (UDP-glucose) and guanosine diphosphate mannose (GDP-mannose)</w:t>
      </w:r>
      <w:r w:rsidRPr="00454C89">
        <w:rPr>
          <w:color w:val="000000" w:themeColor="text1"/>
        </w:rPr>
        <w:t xml:space="preserve"> (</w:t>
      </w:r>
      <w:r w:rsidRPr="00454C89">
        <w:rPr>
          <w:color w:val="000000" w:themeColor="text1"/>
          <w:highlight w:val="cyan"/>
        </w:rPr>
        <w:t>Fig.</w:t>
      </w:r>
      <w:ins w:id="61" w:author="Yuan Li" w:date="2026-02-15T16:15:00Z" w16du:dateUtc="2026-02-15T15:15:00Z">
        <w:r w:rsidR="00386123">
          <w:rPr>
            <w:color w:val="000000" w:themeColor="text1"/>
            <w:highlight w:val="cyan"/>
          </w:rPr>
          <w:t xml:space="preserve"> </w:t>
        </w:r>
      </w:ins>
      <w:r w:rsidR="00D54B45" w:rsidRPr="00454C89">
        <w:rPr>
          <w:color w:val="000000" w:themeColor="text1"/>
          <w:highlight w:val="cyan"/>
        </w:rPr>
        <w:t>1</w:t>
      </w:r>
      <w:r w:rsidR="00F1252D">
        <w:rPr>
          <w:color w:val="000000" w:themeColor="text1"/>
          <w:highlight w:val="cyan"/>
        </w:rPr>
        <w:t>F</w:t>
      </w:r>
      <w:ins w:id="62" w:author="Yuan Li" w:date="2026-02-15T16:02:00Z" w16du:dateUtc="2026-02-15T15:02:00Z">
        <w:r w:rsidR="001E25E7">
          <w:rPr>
            <w:color w:val="000000" w:themeColor="text1"/>
            <w:highlight w:val="cyan"/>
          </w:rPr>
          <w:t>, 1</w:t>
        </w:r>
      </w:ins>
      <w:del w:id="63" w:author="Yuan Li" w:date="2026-02-15T16:02:00Z" w16du:dateUtc="2026-02-15T15:02:00Z">
        <w:r w:rsidR="00F1252D" w:rsidDel="001E25E7">
          <w:rPr>
            <w:color w:val="000000" w:themeColor="text1"/>
            <w:highlight w:val="cyan"/>
          </w:rPr>
          <w:delText>&amp;</w:delText>
        </w:r>
      </w:del>
      <w:r w:rsidR="00F1252D">
        <w:rPr>
          <w:color w:val="000000" w:themeColor="text1"/>
          <w:highlight w:val="cyan"/>
        </w:rPr>
        <w:t>G,</w:t>
      </w:r>
      <w:del w:id="64" w:author="Yuan Li" w:date="2026-02-15T16:14:00Z" w16du:dateUtc="2026-02-15T15:14:00Z">
        <w:r w:rsidR="00F1252D" w:rsidDel="0024354F">
          <w:rPr>
            <w:color w:val="000000" w:themeColor="text1"/>
            <w:highlight w:val="cyan"/>
          </w:rPr>
          <w:delText xml:space="preserve"> Fig</w:delText>
        </w:r>
      </w:del>
      <w:del w:id="65" w:author="Yuan Li" w:date="2026-02-15T16:02:00Z" w16du:dateUtc="2026-02-15T15:02:00Z">
        <w:r w:rsidR="00F1252D" w:rsidDel="001E25E7">
          <w:rPr>
            <w:color w:val="000000" w:themeColor="text1"/>
            <w:highlight w:val="cyan"/>
          </w:rPr>
          <w:delText>,</w:delText>
        </w:r>
      </w:del>
      <w:r w:rsidR="00F1252D">
        <w:rPr>
          <w:color w:val="000000" w:themeColor="text1"/>
          <w:highlight w:val="cyan"/>
        </w:rPr>
        <w:t xml:space="preserve"> </w:t>
      </w:r>
      <w:r w:rsidR="007D38B4" w:rsidRPr="00454C89">
        <w:rPr>
          <w:color w:val="000000" w:themeColor="text1"/>
          <w:highlight w:val="cyan"/>
        </w:rPr>
        <w:t>S2</w:t>
      </w:r>
      <w:r w:rsidR="00054BF1">
        <w:rPr>
          <w:color w:val="000000" w:themeColor="text1"/>
        </w:rPr>
        <w:t>A</w:t>
      </w:r>
      <w:ins w:id="66" w:author="Yuan Li" w:date="2026-02-15T16:02:00Z" w16du:dateUtc="2026-02-15T15:02:00Z">
        <w:r w:rsidR="001E25E7">
          <w:rPr>
            <w:color w:val="000000" w:themeColor="text1"/>
          </w:rPr>
          <w:t xml:space="preserve"> and </w:t>
        </w:r>
      </w:ins>
      <w:ins w:id="67" w:author="Yuan Li" w:date="2026-02-15T16:14:00Z" w16du:dateUtc="2026-02-15T15:14:00Z">
        <w:r w:rsidR="0024354F">
          <w:rPr>
            <w:color w:val="000000" w:themeColor="text1"/>
          </w:rPr>
          <w:t>S</w:t>
        </w:r>
      </w:ins>
      <w:ins w:id="68" w:author="Yuan Li" w:date="2026-02-15T16:02:00Z" w16du:dateUtc="2026-02-15T15:02:00Z">
        <w:r w:rsidR="001E25E7">
          <w:rPr>
            <w:color w:val="000000" w:themeColor="text1"/>
          </w:rPr>
          <w:t>2</w:t>
        </w:r>
      </w:ins>
      <w:del w:id="69" w:author="Yuan Li" w:date="2026-02-15T16:02:00Z" w16du:dateUtc="2026-02-15T15:02:00Z">
        <w:r w:rsidR="00054BF1" w:rsidDel="001E25E7">
          <w:rPr>
            <w:color w:val="000000" w:themeColor="text1"/>
          </w:rPr>
          <w:delText>&amp;</w:delText>
        </w:r>
      </w:del>
      <w:r w:rsidR="00054BF1">
        <w:rPr>
          <w:color w:val="000000" w:themeColor="text1"/>
        </w:rPr>
        <w:t>B</w:t>
      </w:r>
      <w:r w:rsidR="00111BC3" w:rsidRPr="00454C89">
        <w:rPr>
          <w:color w:val="000000" w:themeColor="text1"/>
        </w:rPr>
        <w:t xml:space="preserve">, </w:t>
      </w:r>
      <w:r w:rsidR="00111BC3" w:rsidRPr="00454C89">
        <w:rPr>
          <w:color w:val="000000" w:themeColor="text1"/>
          <w:highlight w:val="cyan"/>
        </w:rPr>
        <w:t>Table S</w:t>
      </w:r>
      <w:r w:rsidR="00B92CB5" w:rsidRPr="00454C89">
        <w:rPr>
          <w:color w:val="000000" w:themeColor="text1"/>
        </w:rPr>
        <w:t>3</w:t>
      </w:r>
      <w:r w:rsidRPr="00454C89">
        <w:rPr>
          <w:color w:val="000000" w:themeColor="text1"/>
        </w:rPr>
        <w:t xml:space="preserve">). This shift is consistent with cancer-associated remodeling of cell surface, secreted, and extracellular matrix glycoproteins, which enhances invasiveness, immune evasion, and signaling through structurally complex glycans </w:t>
      </w:r>
      <w:r w:rsidR="00491A63">
        <w:rPr>
          <w:color w:val="000000" w:themeColor="text1"/>
        </w:rPr>
        <w:t xml:space="preserve">[8, </w:t>
      </w:r>
      <w:r w:rsidR="00161E9F">
        <w:rPr>
          <w:color w:val="000000" w:themeColor="text1"/>
        </w:rPr>
        <w:t>18</w:t>
      </w:r>
      <w:r w:rsidR="00491A63">
        <w:rPr>
          <w:color w:val="000000" w:themeColor="text1"/>
        </w:rPr>
        <w:t xml:space="preserve">] </w:t>
      </w:r>
      <w:r w:rsidRPr="00454C89">
        <w:rPr>
          <w:color w:val="000000" w:themeColor="text1"/>
        </w:rPr>
        <w:t>(</w:t>
      </w:r>
      <w:r w:rsidRPr="00454C89">
        <w:rPr>
          <w:color w:val="000000" w:themeColor="text1"/>
          <w:highlight w:val="cyan"/>
        </w:rPr>
        <w:t>Pinho &amp; Reis, 2015</w:t>
      </w:r>
      <w:r w:rsidR="00D103A7" w:rsidRPr="00454C89">
        <w:rPr>
          <w:color w:val="000000" w:themeColor="text1"/>
          <w:highlight w:val="cyan"/>
        </w:rPr>
        <w:t>, Purushothaman et al. 2022</w:t>
      </w:r>
      <w:r w:rsidRPr="00454C89">
        <w:rPr>
          <w:color w:val="000000" w:themeColor="text1"/>
        </w:rPr>
        <w:t>). The reduced synthesis of early sugar precursors likely reflects a metabolic prioritization toward downstream glycosylation pathways that promote tumor survival and progression</w:t>
      </w:r>
      <w:r w:rsidR="000635CF" w:rsidRPr="00454C89">
        <w:rPr>
          <w:color w:val="000000" w:themeColor="text1"/>
        </w:rPr>
        <w:t xml:space="preserve">. </w:t>
      </w:r>
    </w:p>
    <w:p w14:paraId="05957EA8" w14:textId="36174021" w:rsidR="007D38B4" w:rsidRPr="009579D5" w:rsidRDefault="00591608" w:rsidP="00577FA3">
      <w:pPr>
        <w:spacing w:after="240" w:line="480" w:lineRule="auto"/>
      </w:pPr>
      <w:r w:rsidRPr="002A249B">
        <w:rPr>
          <w:b/>
          <w:bCs/>
        </w:rPr>
        <w:t>Fig. S2.</w:t>
      </w:r>
      <w:r w:rsidR="00AF0992">
        <w:t xml:space="preserve"> </w:t>
      </w:r>
    </w:p>
    <w:p w14:paraId="329F2762" w14:textId="04EB6F3D" w:rsidR="00272F8E" w:rsidRPr="00454C89" w:rsidRDefault="000635CF" w:rsidP="00773520">
      <w:pPr>
        <w:spacing w:after="240" w:line="480" w:lineRule="auto"/>
        <w:rPr>
          <w:color w:val="000000" w:themeColor="text1"/>
        </w:rPr>
      </w:pPr>
      <w:r w:rsidRPr="00454C89">
        <w:rPr>
          <w:color w:val="000000" w:themeColor="text1"/>
        </w:rPr>
        <w:t xml:space="preserve">Biologically, </w:t>
      </w:r>
      <w:r w:rsidR="00791F84" w:rsidRPr="00454C89">
        <w:rPr>
          <w:color w:val="000000" w:themeColor="text1"/>
        </w:rPr>
        <w:t xml:space="preserve">increased </w:t>
      </w:r>
      <w:del w:id="70" w:author="Yuan Li" w:date="2026-02-15T16:28:00Z" w16du:dateUtc="2026-02-15T15:28:00Z">
        <w:r w:rsidR="00791F84" w:rsidRPr="00454C89" w:rsidDel="00082A24">
          <w:rPr>
            <w:color w:val="000000" w:themeColor="text1"/>
          </w:rPr>
          <w:delText>cytidine monophosphate N-acetylneuraminate (</w:delText>
        </w:r>
      </w:del>
      <w:r w:rsidR="00791F84" w:rsidRPr="00454C89">
        <w:rPr>
          <w:color w:val="000000" w:themeColor="text1"/>
        </w:rPr>
        <w:t>CMP-N-acetylneuraminate</w:t>
      </w:r>
      <w:del w:id="71" w:author="Yuan Li" w:date="2026-02-15T16:29:00Z" w16du:dateUtc="2026-02-15T15:29:00Z">
        <w:r w:rsidR="00791F84" w:rsidRPr="00454C89" w:rsidDel="00082A24">
          <w:rPr>
            <w:color w:val="000000" w:themeColor="text1"/>
          </w:rPr>
          <w:delText>)</w:delText>
        </w:r>
      </w:del>
      <w:r w:rsidR="00791F84" w:rsidRPr="00454C89">
        <w:rPr>
          <w:color w:val="000000" w:themeColor="text1"/>
        </w:rPr>
        <w:t xml:space="preserve"> and guanosine diphosphate L-fucose (GDP-L-fucose) </w:t>
      </w:r>
      <w:r w:rsidRPr="00454C89">
        <w:rPr>
          <w:color w:val="000000" w:themeColor="text1"/>
        </w:rPr>
        <w:t xml:space="preserve">facilitate the generation of </w:t>
      </w:r>
      <w:proofErr w:type="spellStart"/>
      <w:r w:rsidRPr="00454C89">
        <w:rPr>
          <w:color w:val="000000" w:themeColor="text1"/>
        </w:rPr>
        <w:t>sialylated</w:t>
      </w:r>
      <w:proofErr w:type="spellEnd"/>
      <w:r w:rsidRPr="00454C89">
        <w:rPr>
          <w:color w:val="000000" w:themeColor="text1"/>
        </w:rPr>
        <w:t xml:space="preserve"> and </w:t>
      </w:r>
      <w:proofErr w:type="spellStart"/>
      <w:r w:rsidRPr="00454C89">
        <w:rPr>
          <w:color w:val="000000" w:themeColor="text1"/>
        </w:rPr>
        <w:t>fucosylated</w:t>
      </w:r>
      <w:proofErr w:type="spellEnd"/>
      <w:r w:rsidRPr="00454C89">
        <w:rPr>
          <w:color w:val="000000" w:themeColor="text1"/>
        </w:rPr>
        <w:t xml:space="preserve"> glycans that modulate immune recognition and metastasis </w:t>
      </w:r>
      <w:r w:rsidR="00A323C9">
        <w:rPr>
          <w:color w:val="000000" w:themeColor="text1"/>
        </w:rPr>
        <w:t>[</w:t>
      </w:r>
      <w:r w:rsidR="00161E9F">
        <w:rPr>
          <w:color w:val="000000" w:themeColor="text1"/>
        </w:rPr>
        <w:t>19</w:t>
      </w:r>
      <w:r w:rsidR="00A323C9">
        <w:rPr>
          <w:color w:val="000000" w:themeColor="text1"/>
        </w:rPr>
        <w:t xml:space="preserve">, </w:t>
      </w:r>
      <w:r w:rsidR="00161E9F">
        <w:rPr>
          <w:color w:val="000000" w:themeColor="text1"/>
        </w:rPr>
        <w:t>20</w:t>
      </w:r>
      <w:r w:rsidR="00A323C9">
        <w:rPr>
          <w:color w:val="000000" w:themeColor="text1"/>
        </w:rPr>
        <w:t xml:space="preserve">] </w:t>
      </w:r>
      <w:r w:rsidRPr="00454C89">
        <w:rPr>
          <w:color w:val="000000" w:themeColor="text1"/>
        </w:rPr>
        <w:t>(</w:t>
      </w:r>
      <w:r w:rsidRPr="00454C89">
        <w:rPr>
          <w:color w:val="000000" w:themeColor="text1"/>
          <w:highlight w:val="yellow"/>
        </w:rPr>
        <w:t>Rodriguez 2025</w:t>
      </w:r>
      <w:r w:rsidRPr="00454C89">
        <w:rPr>
          <w:color w:val="000000" w:themeColor="text1"/>
        </w:rPr>
        <w:t xml:space="preserve">, </w:t>
      </w:r>
      <w:r w:rsidRPr="00454C89">
        <w:rPr>
          <w:color w:val="000000" w:themeColor="text1"/>
          <w:highlight w:val="yellow"/>
        </w:rPr>
        <w:t>Zhu et al. 20</w:t>
      </w:r>
      <w:r w:rsidR="00161E9F">
        <w:rPr>
          <w:color w:val="000000" w:themeColor="text1"/>
          <w:highlight w:val="yellow"/>
        </w:rPr>
        <w:t>27</w:t>
      </w:r>
      <w:r w:rsidRPr="00454C89">
        <w:rPr>
          <w:color w:val="000000" w:themeColor="text1"/>
        </w:rPr>
        <w:t>)</w:t>
      </w:r>
      <w:r w:rsidRPr="00A572B0">
        <w:rPr>
          <w:strike/>
          <w:color w:val="000000" w:themeColor="text1"/>
          <w:rPrChange w:id="72" w:author="Yuan Li" w:date="2026-02-15T16:33:00Z" w16du:dateUtc="2026-02-15T15:33:00Z">
            <w:rPr>
              <w:color w:val="000000" w:themeColor="text1"/>
            </w:rPr>
          </w:rPrChange>
        </w:rPr>
        <w:t xml:space="preserve">, while upregulated keratan sulfate biosynthesis suggests intensified proteoglycan modifications affecting extracellular matrix interactions and cell communication </w:t>
      </w:r>
      <w:r w:rsidR="00A323C9" w:rsidRPr="00A572B0">
        <w:rPr>
          <w:strike/>
          <w:color w:val="000000" w:themeColor="text1"/>
          <w:rPrChange w:id="73" w:author="Yuan Li" w:date="2026-02-15T16:33:00Z" w16du:dateUtc="2026-02-15T15:33:00Z">
            <w:rPr>
              <w:color w:val="000000" w:themeColor="text1"/>
            </w:rPr>
          </w:rPrChange>
        </w:rPr>
        <w:t>[</w:t>
      </w:r>
      <w:r w:rsidR="00161E9F" w:rsidRPr="00622CB7">
        <w:rPr>
          <w:strike/>
          <w:color w:val="000000" w:themeColor="text1"/>
          <w:highlight w:val="magenta"/>
          <w:rPrChange w:id="74" w:author="Yuan Li" w:date="2026-02-15T16:36:00Z" w16du:dateUtc="2026-02-15T15:36:00Z">
            <w:rPr>
              <w:color w:val="000000" w:themeColor="text1"/>
            </w:rPr>
          </w:rPrChange>
        </w:rPr>
        <w:t>21</w:t>
      </w:r>
      <w:r w:rsidR="00A323C9" w:rsidRPr="00622CB7">
        <w:rPr>
          <w:strike/>
          <w:color w:val="000000" w:themeColor="text1"/>
          <w:highlight w:val="magenta"/>
          <w:rPrChange w:id="75" w:author="Yuan Li" w:date="2026-02-15T16:36:00Z" w16du:dateUtc="2026-02-15T15:36:00Z">
            <w:rPr>
              <w:color w:val="000000" w:themeColor="text1"/>
            </w:rPr>
          </w:rPrChange>
        </w:rPr>
        <w:t xml:space="preserve">, </w:t>
      </w:r>
      <w:r w:rsidR="00161E9F" w:rsidRPr="00622CB7">
        <w:rPr>
          <w:strike/>
          <w:color w:val="000000" w:themeColor="text1"/>
          <w:highlight w:val="magenta"/>
          <w:rPrChange w:id="76" w:author="Yuan Li" w:date="2026-02-15T16:36:00Z" w16du:dateUtc="2026-02-15T15:36:00Z">
            <w:rPr>
              <w:color w:val="000000" w:themeColor="text1"/>
            </w:rPr>
          </w:rPrChange>
        </w:rPr>
        <w:t>22</w:t>
      </w:r>
      <w:r w:rsidR="00A323C9" w:rsidRPr="00A572B0">
        <w:rPr>
          <w:strike/>
          <w:color w:val="000000" w:themeColor="text1"/>
          <w:rPrChange w:id="77" w:author="Yuan Li" w:date="2026-02-15T16:33:00Z" w16du:dateUtc="2026-02-15T15:33:00Z">
            <w:rPr>
              <w:color w:val="000000" w:themeColor="text1"/>
            </w:rPr>
          </w:rPrChange>
        </w:rPr>
        <w:t xml:space="preserve">] </w:t>
      </w:r>
      <w:r w:rsidRPr="00A572B0">
        <w:rPr>
          <w:strike/>
          <w:color w:val="000000" w:themeColor="text1"/>
          <w:rPrChange w:id="78" w:author="Yuan Li" w:date="2026-02-15T16:33:00Z" w16du:dateUtc="2026-02-15T15:33:00Z">
            <w:rPr>
              <w:color w:val="000000" w:themeColor="text1"/>
            </w:rPr>
          </w:rPrChange>
        </w:rPr>
        <w:t>(</w:t>
      </w:r>
      <w:r w:rsidR="00A323C9" w:rsidRPr="00A572B0">
        <w:rPr>
          <w:strike/>
          <w:color w:val="000000" w:themeColor="text1"/>
          <w:highlight w:val="yellow"/>
          <w:rPrChange w:id="79" w:author="Yuan Li" w:date="2026-02-15T16:33:00Z" w16du:dateUtc="2026-02-15T15:33:00Z">
            <w:rPr>
              <w:color w:val="000000" w:themeColor="text1"/>
              <w:highlight w:val="yellow"/>
            </w:rPr>
          </w:rPrChange>
        </w:rPr>
        <w:t xml:space="preserve">Iozzo and Schaefer, 2015, </w:t>
      </w:r>
      <w:proofErr w:type="spellStart"/>
      <w:r w:rsidRPr="00A572B0">
        <w:rPr>
          <w:strike/>
          <w:color w:val="000000" w:themeColor="text1"/>
          <w:highlight w:val="yellow"/>
          <w:rPrChange w:id="80" w:author="Yuan Li" w:date="2026-02-15T16:33:00Z" w16du:dateUtc="2026-02-15T15:33:00Z">
            <w:rPr>
              <w:color w:val="000000" w:themeColor="text1"/>
              <w:highlight w:val="yellow"/>
            </w:rPr>
          </w:rPrChange>
        </w:rPr>
        <w:t>Sasisekharan</w:t>
      </w:r>
      <w:proofErr w:type="spellEnd"/>
      <w:r w:rsidRPr="00A572B0">
        <w:rPr>
          <w:strike/>
          <w:color w:val="000000" w:themeColor="text1"/>
          <w:highlight w:val="yellow"/>
          <w:rPrChange w:id="81" w:author="Yuan Li" w:date="2026-02-15T16:33:00Z" w16du:dateUtc="2026-02-15T15:33:00Z">
            <w:rPr>
              <w:color w:val="000000" w:themeColor="text1"/>
              <w:highlight w:val="yellow"/>
            </w:rPr>
          </w:rPrChange>
        </w:rPr>
        <w:t xml:space="preserve"> et al. 2002</w:t>
      </w:r>
      <w:r w:rsidRPr="00A572B0">
        <w:rPr>
          <w:strike/>
          <w:color w:val="000000" w:themeColor="text1"/>
          <w:rPrChange w:id="82" w:author="Yuan Li" w:date="2026-02-15T16:33:00Z" w16du:dateUtc="2026-02-15T15:33:00Z">
            <w:rPr>
              <w:color w:val="000000" w:themeColor="text1"/>
            </w:rPr>
          </w:rPrChange>
        </w:rPr>
        <w:t>)</w:t>
      </w:r>
      <w:r w:rsidRPr="00454C89">
        <w:rPr>
          <w:color w:val="000000" w:themeColor="text1"/>
        </w:rPr>
        <w:t xml:space="preserve">. </w:t>
      </w:r>
      <w:r w:rsidR="0081347D" w:rsidRPr="00454C89">
        <w:rPr>
          <w:color w:val="000000" w:themeColor="text1"/>
        </w:rPr>
        <w:t>Concurrently, the reduction in UDP-glucose and GDP-mannose</w:t>
      </w:r>
      <w:r w:rsidR="00B35E12" w:rsidRPr="00454C89">
        <w:rPr>
          <w:color w:val="000000" w:themeColor="text1"/>
        </w:rPr>
        <w:t xml:space="preserve"> </w:t>
      </w:r>
      <w:r w:rsidR="0081347D" w:rsidRPr="00454C89">
        <w:rPr>
          <w:color w:val="000000" w:themeColor="text1"/>
        </w:rPr>
        <w:t>production may indicate altered N-glycan core assembly or glycogen metabolism, further supporting a tumor-adapted metabolic state</w:t>
      </w:r>
      <w:r w:rsidRPr="00454C89">
        <w:rPr>
          <w:color w:val="000000" w:themeColor="text1"/>
        </w:rPr>
        <w:t xml:space="preserve">. </w:t>
      </w:r>
    </w:p>
    <w:p w14:paraId="7DFE9E02" w14:textId="32106668" w:rsidR="00633B0F" w:rsidRPr="00454C89" w:rsidRDefault="000635CF" w:rsidP="00773520">
      <w:pPr>
        <w:spacing w:after="240" w:line="480" w:lineRule="auto"/>
        <w:rPr>
          <w:color w:val="000000" w:themeColor="text1"/>
        </w:rPr>
      </w:pPr>
      <w:r w:rsidRPr="00454C89">
        <w:rPr>
          <w:color w:val="000000" w:themeColor="text1"/>
        </w:rPr>
        <w:lastRenderedPageBreak/>
        <w:t xml:space="preserve">This robust, cross-cancer evidence—derived from a unified analytical framework—strengthens the concept that alterations in glycosylation pathways represent a broadly conserved metabolic hallmark of tumorigenesis. While previous studies have suggested glycosylation as a universal feature of malignant cells </w:t>
      </w:r>
      <w:r w:rsidR="00443162">
        <w:rPr>
          <w:color w:val="000000" w:themeColor="text1"/>
        </w:rPr>
        <w:t>[</w:t>
      </w:r>
      <w:r w:rsidR="00161E9F">
        <w:rPr>
          <w:color w:val="000000" w:themeColor="text1"/>
        </w:rPr>
        <w:t>23</w:t>
      </w:r>
      <w:r w:rsidR="00443162">
        <w:rPr>
          <w:color w:val="000000" w:themeColor="text1"/>
        </w:rPr>
        <w:t xml:space="preserve">] </w:t>
      </w:r>
      <w:r w:rsidRPr="00454C89">
        <w:rPr>
          <w:color w:val="000000" w:themeColor="text1"/>
        </w:rPr>
        <w:t>(</w:t>
      </w:r>
      <w:r w:rsidRPr="00454C89">
        <w:rPr>
          <w:color w:val="000000" w:themeColor="text1"/>
          <w:highlight w:val="yellow"/>
        </w:rPr>
        <w:t>Bellis et al. 2022</w:t>
      </w:r>
      <w:r w:rsidRPr="00454C89">
        <w:rPr>
          <w:color w:val="000000" w:themeColor="text1"/>
        </w:rPr>
        <w:t xml:space="preserve">), our systematic analysis provides the first comprehensive, multi-dimensional confirmation of this phenomenon across diverse cancers, underscoring its potential as a target for diagnostic and therapeutic strategies </w:t>
      </w:r>
      <w:r w:rsidR="00B27ADE">
        <w:rPr>
          <w:color w:val="000000" w:themeColor="text1"/>
        </w:rPr>
        <w:t>[</w:t>
      </w:r>
      <w:r w:rsidR="00161E9F">
        <w:rPr>
          <w:color w:val="000000" w:themeColor="text1"/>
        </w:rPr>
        <w:t>24</w:t>
      </w:r>
      <w:r w:rsidR="00B27ADE">
        <w:rPr>
          <w:color w:val="000000" w:themeColor="text1"/>
        </w:rPr>
        <w:t xml:space="preserve">] </w:t>
      </w:r>
      <w:r w:rsidRPr="00454C89">
        <w:rPr>
          <w:color w:val="000000" w:themeColor="text1"/>
        </w:rPr>
        <w:t>(</w:t>
      </w:r>
      <w:r w:rsidRPr="00454C89">
        <w:rPr>
          <w:color w:val="000000" w:themeColor="text1"/>
          <w:highlight w:val="yellow"/>
        </w:rPr>
        <w:t>Wang &amp; Mooney 2020</w:t>
      </w:r>
      <w:r w:rsidRPr="00454C89">
        <w:rPr>
          <w:color w:val="000000" w:themeColor="text1"/>
        </w:rPr>
        <w:t xml:space="preserve">). </w:t>
      </w:r>
      <w:r w:rsidR="00272F8E" w:rsidRPr="00454C89">
        <w:rPr>
          <w:color w:val="000000" w:themeColor="text1"/>
        </w:rPr>
        <w:t xml:space="preserve">Gene co-expression network analysis in glycan metabolism identified key hub genes—e.g. </w:t>
      </w:r>
      <w:r w:rsidR="00E210C7" w:rsidRPr="00454C89">
        <w:rPr>
          <w:color w:val="000000" w:themeColor="text1"/>
        </w:rPr>
        <w:t>ALG3 (</w:t>
      </w:r>
      <w:ins w:id="83" w:author="Yuan Li" w:date="2026-02-15T17:10:00Z">
        <w:r w:rsidR="00011717" w:rsidRPr="00011717">
          <w:rPr>
            <w:color w:val="000000" w:themeColor="text1"/>
          </w:rPr>
          <w:t>Alpha-1,3-mannosyltransferase</w:t>
        </w:r>
      </w:ins>
      <w:del w:id="84" w:author="Yuan Li" w:date="2026-02-15T17:10:00Z" w16du:dateUtc="2026-02-15T16:10:00Z">
        <w:r w:rsidR="00E210C7" w:rsidRPr="00454C89" w:rsidDel="00011717">
          <w:rPr>
            <w:color w:val="000000" w:themeColor="text1"/>
          </w:rPr>
          <w:delText>Asparagine-Linked Glycosylation 3</w:delText>
        </w:r>
      </w:del>
      <w:r w:rsidR="00E210C7" w:rsidRPr="00454C89">
        <w:rPr>
          <w:color w:val="000000" w:themeColor="text1"/>
        </w:rPr>
        <w:t>), GMPPA (GDP-</w:t>
      </w:r>
      <w:ins w:id="85" w:author="Yuan Li" w:date="2026-02-15T17:12:00Z" w16du:dateUtc="2026-02-15T16:12:00Z">
        <w:r w:rsidR="00011717">
          <w:rPr>
            <w:color w:val="000000" w:themeColor="text1"/>
          </w:rPr>
          <w:t>m</w:t>
        </w:r>
      </w:ins>
      <w:del w:id="86" w:author="Yuan Li" w:date="2026-02-15T17:12:00Z" w16du:dateUtc="2026-02-15T16:12:00Z">
        <w:r w:rsidR="00E210C7" w:rsidRPr="00454C89" w:rsidDel="00011717">
          <w:rPr>
            <w:color w:val="000000" w:themeColor="text1"/>
          </w:rPr>
          <w:delText>M</w:delText>
        </w:r>
      </w:del>
      <w:r w:rsidR="00E210C7" w:rsidRPr="00454C89">
        <w:rPr>
          <w:color w:val="000000" w:themeColor="text1"/>
        </w:rPr>
        <w:t xml:space="preserve">annose </w:t>
      </w:r>
      <w:proofErr w:type="spellStart"/>
      <w:ins w:id="87" w:author="Yuan Li" w:date="2026-02-15T17:12:00Z" w16du:dateUtc="2026-02-15T16:12:00Z">
        <w:r w:rsidR="00011717">
          <w:rPr>
            <w:color w:val="000000" w:themeColor="text1"/>
          </w:rPr>
          <w:t>p</w:t>
        </w:r>
      </w:ins>
      <w:del w:id="88" w:author="Yuan Li" w:date="2026-02-15T17:12:00Z" w16du:dateUtc="2026-02-15T16:12:00Z">
        <w:r w:rsidR="00E210C7" w:rsidRPr="00454C89" w:rsidDel="00011717">
          <w:rPr>
            <w:color w:val="000000" w:themeColor="text1"/>
          </w:rPr>
          <w:delText>P</w:delText>
        </w:r>
      </w:del>
      <w:r w:rsidR="00E210C7" w:rsidRPr="00454C89">
        <w:rPr>
          <w:color w:val="000000" w:themeColor="text1"/>
        </w:rPr>
        <w:t>yrophosphorylase</w:t>
      </w:r>
      <w:proofErr w:type="spellEnd"/>
      <w:r w:rsidR="00E210C7" w:rsidRPr="00454C89">
        <w:rPr>
          <w:color w:val="000000" w:themeColor="text1"/>
        </w:rPr>
        <w:t xml:space="preserve"> A), and GALE (UDP-galactose-4-epimerase)</w:t>
      </w:r>
      <w:r w:rsidR="00272F8E" w:rsidRPr="00454C89">
        <w:rPr>
          <w:color w:val="000000" w:themeColor="text1"/>
        </w:rPr>
        <w:t>—that may drive this metabolic rewiring and represent candidates for targeted cancer therapies</w:t>
      </w:r>
      <w:r w:rsidR="00AF107B" w:rsidRPr="00454C89">
        <w:rPr>
          <w:color w:val="000000" w:themeColor="text1"/>
        </w:rPr>
        <w:t xml:space="preserve"> (</w:t>
      </w:r>
      <w:r w:rsidR="00AF107B" w:rsidRPr="00454C89">
        <w:rPr>
          <w:color w:val="000000" w:themeColor="text1"/>
          <w:highlight w:val="cyan"/>
        </w:rPr>
        <w:t>Fig. 2</w:t>
      </w:r>
      <w:r w:rsidR="00AF107B" w:rsidRPr="00D80610">
        <w:rPr>
          <w:b/>
          <w:bCs/>
          <w:color w:val="000000" w:themeColor="text1"/>
          <w:rPrChange w:id="89" w:author="Yuan Li" w:date="2026-02-15T17:34:00Z" w16du:dateUtc="2026-02-15T16:34:00Z">
            <w:rPr>
              <w:color w:val="000000" w:themeColor="text1"/>
            </w:rPr>
          </w:rPrChange>
        </w:rPr>
        <w:t>)</w:t>
      </w:r>
      <w:r w:rsidR="00633B0F" w:rsidRPr="00D80610">
        <w:rPr>
          <w:b/>
          <w:bCs/>
          <w:color w:val="000000" w:themeColor="text1"/>
          <w:rPrChange w:id="90" w:author="Yuan Li" w:date="2026-02-15T17:34:00Z" w16du:dateUtc="2026-02-15T16:34:00Z">
            <w:rPr>
              <w:color w:val="000000" w:themeColor="text1"/>
            </w:rPr>
          </w:rPrChange>
        </w:rPr>
        <w:t>.</w:t>
      </w:r>
      <w:ins w:id="91" w:author="Yuan Li" w:date="2026-02-15T17:12:00Z" w16du:dateUtc="2026-02-15T16:12:00Z">
        <w:r w:rsidR="002073F8" w:rsidRPr="00D80610">
          <w:rPr>
            <w:b/>
            <w:bCs/>
            <w:color w:val="000000" w:themeColor="text1"/>
            <w:rPrChange w:id="92" w:author="Yuan Li" w:date="2026-02-15T17:34:00Z" w16du:dateUtc="2026-02-15T16:34:00Z">
              <w:rPr>
                <w:color w:val="000000" w:themeColor="text1"/>
              </w:rPr>
            </w:rPrChange>
          </w:rPr>
          <w:t xml:space="preserve"> </w:t>
        </w:r>
      </w:ins>
      <w:ins w:id="93" w:author="Yuan Li" w:date="2026-02-15T17:33:00Z">
        <w:r w:rsidR="007C7B5C" w:rsidRPr="007C7B5C">
          <w:rPr>
            <w:color w:val="000000" w:themeColor="text1"/>
          </w:rPr>
          <w:t xml:space="preserve">Notably, ALG3, an ER-localized glycosylation enzyme, is implicated in promoting tumor growth, invasion, and resistance to radio-, and immunotherapies (De </w:t>
        </w:r>
        <w:proofErr w:type="spellStart"/>
        <w:r w:rsidR="007C7B5C" w:rsidRPr="007C7B5C">
          <w:rPr>
            <w:color w:val="000000" w:themeColor="text1"/>
          </w:rPr>
          <w:t>Leoz</w:t>
        </w:r>
        <w:proofErr w:type="spellEnd"/>
        <w:r w:rsidR="007C7B5C" w:rsidRPr="007C7B5C">
          <w:rPr>
            <w:color w:val="000000" w:themeColor="text1"/>
          </w:rPr>
          <w:t xml:space="preserve"> et al., 2011; Sun et al., 2021; Liu et al., 2022)</w:t>
        </w:r>
      </w:ins>
      <w:ins w:id="94" w:author="Yuan Li" w:date="2026-02-15T17:33:00Z" w16du:dateUtc="2026-02-15T16:33:00Z">
        <w:r w:rsidR="007C7B5C">
          <w:rPr>
            <w:color w:val="000000" w:themeColor="text1"/>
          </w:rPr>
          <w:t>.</w:t>
        </w:r>
      </w:ins>
      <w:ins w:id="95" w:author="Yuan Li" w:date="2026-02-15T17:56:00Z" w16du:dateUtc="2026-02-15T16:56:00Z">
        <w:r w:rsidR="003D5A4C">
          <w:rPr>
            <w:color w:val="000000" w:themeColor="text1"/>
          </w:rPr>
          <w:t xml:space="preserve"> Moreover, l</w:t>
        </w:r>
      </w:ins>
      <w:ins w:id="96" w:author="Yuan Li" w:date="2026-02-15T17:56:00Z">
        <w:r w:rsidR="003D5A4C" w:rsidRPr="003D5A4C">
          <w:rPr>
            <w:color w:val="000000" w:themeColor="text1"/>
          </w:rPr>
          <w:t>ow GMPPA expression in</w:t>
        </w:r>
      </w:ins>
      <w:ins w:id="97" w:author="Yuan Li" w:date="2026-02-15T17:57:00Z" w16du:dateUtc="2026-02-15T16:57:00Z">
        <w:r w:rsidR="003D5A4C">
          <w:rPr>
            <w:color w:val="000000" w:themeColor="text1"/>
          </w:rPr>
          <w:t xml:space="preserve"> </w:t>
        </w:r>
      </w:ins>
      <w:ins w:id="98" w:author="Yuan Li" w:date="2026-02-15T17:57:00Z">
        <w:r w:rsidR="003D5A4C" w:rsidRPr="003D5A4C">
          <w:rPr>
            <w:color w:val="000000" w:themeColor="text1"/>
          </w:rPr>
          <w:t>Triple-negative breast cancer</w:t>
        </w:r>
      </w:ins>
      <w:ins w:id="99" w:author="Yuan Li" w:date="2026-02-15T17:56:00Z">
        <w:r w:rsidR="003D5A4C" w:rsidRPr="003D5A4C">
          <w:rPr>
            <w:color w:val="000000" w:themeColor="text1"/>
          </w:rPr>
          <w:t xml:space="preserve"> leads to GDP-mannose accumulation, which inhibits DNA repair by degrading </w:t>
        </w:r>
      </w:ins>
      <w:ins w:id="100" w:author="Yuan Li" w:date="2026-02-15T18:01:00Z">
        <w:r w:rsidR="00850E6D" w:rsidRPr="00850E6D">
          <w:rPr>
            <w:color w:val="000000" w:themeColor="text1"/>
          </w:rPr>
          <w:t>breast cancer susceptibility gene 2</w:t>
        </w:r>
      </w:ins>
      <w:ins w:id="101" w:author="Yuan Li" w:date="2026-02-15T18:01:00Z" w16du:dateUtc="2026-02-15T17:01:00Z">
        <w:r w:rsidR="00850E6D">
          <w:rPr>
            <w:color w:val="000000" w:themeColor="text1"/>
          </w:rPr>
          <w:t xml:space="preserve"> (</w:t>
        </w:r>
      </w:ins>
      <w:ins w:id="102" w:author="Yuan Li" w:date="2026-02-15T17:56:00Z">
        <w:r w:rsidR="003D5A4C" w:rsidRPr="003D5A4C">
          <w:rPr>
            <w:color w:val="000000" w:themeColor="text1"/>
          </w:rPr>
          <w:t>BRCA2</w:t>
        </w:r>
      </w:ins>
      <w:ins w:id="103" w:author="Yuan Li" w:date="2026-02-15T18:01:00Z" w16du:dateUtc="2026-02-15T17:01:00Z">
        <w:r w:rsidR="00850E6D">
          <w:rPr>
            <w:color w:val="000000" w:themeColor="text1"/>
          </w:rPr>
          <w:t>)</w:t>
        </w:r>
      </w:ins>
      <w:ins w:id="104" w:author="Yuan Li" w:date="2026-02-15T17:56:00Z">
        <w:r w:rsidR="003D5A4C" w:rsidRPr="003D5A4C">
          <w:rPr>
            <w:color w:val="000000" w:themeColor="text1"/>
          </w:rPr>
          <w:t xml:space="preserve"> and sensitizes tumors to chemotherapy, </w:t>
        </w:r>
      </w:ins>
      <w:proofErr w:type="gramStart"/>
      <w:ins w:id="105" w:author="Yuan Li" w:date="2026-02-15T18:00:00Z">
        <w:r w:rsidR="00850E6D" w:rsidRPr="00850E6D">
          <w:rPr>
            <w:color w:val="000000" w:themeColor="text1"/>
          </w:rPr>
          <w:t>poly(</w:t>
        </w:r>
        <w:proofErr w:type="gramEnd"/>
        <w:r w:rsidR="00850E6D" w:rsidRPr="00850E6D">
          <w:rPr>
            <w:color w:val="000000" w:themeColor="text1"/>
          </w:rPr>
          <w:t>ADP-</w:t>
        </w:r>
        <w:r w:rsidR="00850E6D" w:rsidRPr="00850E6D">
          <w:rPr>
            <w:color w:val="000000" w:themeColor="text1"/>
          </w:rPr>
          <w:softHyphen/>
          <w:t xml:space="preserve"> ribose) polymerase</w:t>
        </w:r>
      </w:ins>
      <w:ins w:id="106" w:author="Yuan Li" w:date="2026-02-15T17:56:00Z">
        <w:r w:rsidR="003D5A4C" w:rsidRPr="003D5A4C">
          <w:rPr>
            <w:color w:val="000000" w:themeColor="text1"/>
          </w:rPr>
          <w:t xml:space="preserve"> inhibitors, and immunotherapy</w:t>
        </w:r>
      </w:ins>
      <w:ins w:id="107" w:author="Yuan Li" w:date="2026-02-15T17:57:00Z" w16du:dateUtc="2026-02-15T16:57:00Z">
        <w:r w:rsidR="003D5A4C">
          <w:rPr>
            <w:color w:val="000000" w:themeColor="text1"/>
          </w:rPr>
          <w:t xml:space="preserve"> (</w:t>
        </w:r>
      </w:ins>
      <w:ins w:id="108" w:author="Yuan Li" w:date="2026-02-15T17:59:00Z" w16du:dateUtc="2026-02-15T16:59:00Z">
        <w:r w:rsidR="00C37B05">
          <w:rPr>
            <w:color w:val="000000" w:themeColor="text1"/>
          </w:rPr>
          <w:t>Ding et al. 2024</w:t>
        </w:r>
      </w:ins>
      <w:ins w:id="109" w:author="Yuan Li" w:date="2026-02-15T17:57:00Z" w16du:dateUtc="2026-02-15T16:57:00Z">
        <w:r w:rsidR="003D5A4C">
          <w:rPr>
            <w:color w:val="000000" w:themeColor="text1"/>
          </w:rPr>
          <w:t>).</w:t>
        </w:r>
      </w:ins>
    </w:p>
    <w:p w14:paraId="3CD2F8E8" w14:textId="5E619571" w:rsidR="003839A0" w:rsidRDefault="00A774B0" w:rsidP="00773520">
      <w:pPr>
        <w:spacing w:after="240" w:line="480" w:lineRule="auto"/>
        <w:rPr>
          <w:ins w:id="110" w:author="Yuan Li" w:date="2026-02-15T17:17:00Z" w16du:dateUtc="2026-02-15T16:17:00Z"/>
          <w:rStyle w:val="Strong"/>
          <w:rFonts w:eastAsiaTheme="majorEastAsia"/>
          <w:color w:val="000000"/>
        </w:rPr>
      </w:pPr>
      <w:r w:rsidRPr="002A249B">
        <w:rPr>
          <w:rStyle w:val="Strong"/>
          <w:rFonts w:eastAsiaTheme="majorEastAsia"/>
          <w:color w:val="000000"/>
        </w:rPr>
        <w:t>Fig</w:t>
      </w:r>
      <w:r w:rsidR="009579D5" w:rsidRPr="002A249B">
        <w:rPr>
          <w:rStyle w:val="Strong"/>
          <w:rFonts w:eastAsiaTheme="majorEastAsia"/>
          <w:color w:val="000000"/>
        </w:rPr>
        <w:t>.</w:t>
      </w:r>
      <w:r w:rsidRPr="002A249B">
        <w:rPr>
          <w:rStyle w:val="Strong"/>
          <w:rFonts w:eastAsiaTheme="majorEastAsia"/>
          <w:color w:val="000000"/>
        </w:rPr>
        <w:t xml:space="preserve"> </w:t>
      </w:r>
      <w:r w:rsidR="009C663B" w:rsidRPr="002A249B">
        <w:rPr>
          <w:rStyle w:val="Strong"/>
          <w:rFonts w:eastAsiaTheme="majorEastAsia"/>
          <w:color w:val="000000"/>
        </w:rPr>
        <w:t>2</w:t>
      </w:r>
      <w:r w:rsidRPr="002A249B">
        <w:rPr>
          <w:rStyle w:val="Strong"/>
          <w:rFonts w:eastAsiaTheme="majorEastAsia"/>
          <w:color w:val="000000"/>
        </w:rPr>
        <w:t xml:space="preserve">. </w:t>
      </w:r>
    </w:p>
    <w:p w14:paraId="4F4F32F9" w14:textId="4E63A7A6" w:rsidR="00484F1F" w:rsidRPr="00484F1F" w:rsidRDefault="00484F1F" w:rsidP="00773520">
      <w:pPr>
        <w:spacing w:after="240" w:line="480" w:lineRule="auto"/>
        <w:rPr>
          <w:ins w:id="111" w:author="Yuan Li" w:date="2026-02-15T17:28:00Z" w16du:dateUtc="2026-02-15T16:28:00Z"/>
          <w:color w:val="EE0000"/>
          <w:rPrChange w:id="112" w:author="Yuan Li" w:date="2026-02-15T17:28:00Z" w16du:dateUtc="2026-02-15T16:28:00Z">
            <w:rPr>
              <w:ins w:id="113" w:author="Yuan Li" w:date="2026-02-15T17:28:00Z" w16du:dateUtc="2026-02-15T16:28:00Z"/>
              <w:color w:val="EE0000"/>
              <w:lang w:val="sv-SE"/>
            </w:rPr>
          </w:rPrChange>
        </w:rPr>
      </w:pPr>
      <w:ins w:id="114" w:author="Yuan Li" w:date="2026-02-15T17:28:00Z" w16du:dateUtc="2026-02-15T16:28:00Z">
        <w:r w:rsidRPr="00381D09">
          <w:rPr>
            <w:color w:val="EE0000"/>
          </w:rPr>
          <w:t xml:space="preserve">De </w:t>
        </w:r>
        <w:proofErr w:type="spellStart"/>
        <w:r w:rsidRPr="00381D09">
          <w:rPr>
            <w:color w:val="EE0000"/>
          </w:rPr>
          <w:t>Leoz</w:t>
        </w:r>
        <w:proofErr w:type="spellEnd"/>
        <w:r w:rsidRPr="00381D09">
          <w:rPr>
            <w:color w:val="EE0000"/>
          </w:rPr>
          <w:t xml:space="preserve"> ML, Young LJ, An HJ, Kronewitter SR, Kim J, Miyamoto S, Borowsky AD, Chew HK, </w:t>
        </w:r>
        <w:proofErr w:type="spellStart"/>
        <w:r w:rsidRPr="00381D09">
          <w:rPr>
            <w:color w:val="EE0000"/>
          </w:rPr>
          <w:t>Lebrilla</w:t>
        </w:r>
        <w:proofErr w:type="spellEnd"/>
        <w:r w:rsidRPr="00381D09">
          <w:rPr>
            <w:color w:val="EE0000"/>
          </w:rPr>
          <w:t xml:space="preserve"> CB. High-mannose glycans are elevated during breast cancer progression. Molecular &amp; Cellular Proteomics. 2011 Jan 1;10(1):M110-002717.</w:t>
        </w:r>
      </w:ins>
    </w:p>
    <w:p w14:paraId="6BBEA2C6" w14:textId="7BC1A7CC" w:rsidR="00CB5C27" w:rsidRDefault="00CB5C27" w:rsidP="00773520">
      <w:pPr>
        <w:spacing w:after="240" w:line="480" w:lineRule="auto"/>
        <w:rPr>
          <w:ins w:id="115" w:author="Yuan Li" w:date="2026-02-15T17:22:00Z" w16du:dateUtc="2026-02-15T16:22:00Z"/>
          <w:color w:val="EE0000"/>
        </w:rPr>
      </w:pPr>
      <w:ins w:id="116" w:author="Yuan Li" w:date="2026-02-15T17:17:00Z">
        <w:r w:rsidRPr="00CB5C27">
          <w:rPr>
            <w:color w:val="EE0000"/>
            <w:lang w:val="sv-SE"/>
            <w:rPrChange w:id="117" w:author="Yuan Li" w:date="2026-02-15T17:17:00Z" w16du:dateUtc="2026-02-15T16:17:00Z">
              <w:rPr>
                <w:color w:val="EE0000"/>
              </w:rPr>
            </w:rPrChange>
          </w:rPr>
          <w:t xml:space="preserve">Liu P, Lin C, Liu Z, </w:t>
        </w:r>
        <w:proofErr w:type="spellStart"/>
        <w:r w:rsidRPr="00CB5C27">
          <w:rPr>
            <w:color w:val="EE0000"/>
            <w:lang w:val="sv-SE"/>
            <w:rPrChange w:id="118" w:author="Yuan Li" w:date="2026-02-15T17:17:00Z" w16du:dateUtc="2026-02-15T16:17:00Z">
              <w:rPr>
                <w:color w:val="EE0000"/>
              </w:rPr>
            </w:rPrChange>
          </w:rPr>
          <w:t>Zhu</w:t>
        </w:r>
        <w:proofErr w:type="spellEnd"/>
        <w:r w:rsidRPr="00CB5C27">
          <w:rPr>
            <w:color w:val="EE0000"/>
            <w:lang w:val="sv-SE"/>
            <w:rPrChange w:id="119" w:author="Yuan Li" w:date="2026-02-15T17:17:00Z" w16du:dateUtc="2026-02-15T16:17:00Z">
              <w:rPr>
                <w:color w:val="EE0000"/>
              </w:rPr>
            </w:rPrChange>
          </w:rPr>
          <w:t xml:space="preserve"> C, Lin Z, Xu D, Chen J, Huang Q, Li CY, </w:t>
        </w:r>
        <w:proofErr w:type="spellStart"/>
        <w:r w:rsidRPr="00CB5C27">
          <w:rPr>
            <w:color w:val="EE0000"/>
            <w:lang w:val="sv-SE"/>
            <w:rPrChange w:id="120" w:author="Yuan Li" w:date="2026-02-15T17:17:00Z" w16du:dateUtc="2026-02-15T16:17:00Z">
              <w:rPr>
                <w:color w:val="EE0000"/>
              </w:rPr>
            </w:rPrChange>
          </w:rPr>
          <w:t>Hou</w:t>
        </w:r>
        <w:proofErr w:type="spellEnd"/>
        <w:r w:rsidRPr="00CB5C27">
          <w:rPr>
            <w:color w:val="EE0000"/>
            <w:lang w:val="sv-SE"/>
            <w:rPrChange w:id="121" w:author="Yuan Li" w:date="2026-02-15T17:17:00Z" w16du:dateUtc="2026-02-15T16:17:00Z">
              <w:rPr>
                <w:color w:val="EE0000"/>
              </w:rPr>
            </w:rPrChange>
          </w:rPr>
          <w:t xml:space="preserve"> L, Pan JA. </w:t>
        </w:r>
        <w:r w:rsidRPr="00CB5C27">
          <w:rPr>
            <w:color w:val="EE0000"/>
          </w:rPr>
          <w:t xml:space="preserve">Inhibition of ALG3 stimulates </w:t>
        </w:r>
        <w:proofErr w:type="gramStart"/>
        <w:r w:rsidRPr="00CB5C27">
          <w:rPr>
            <w:color w:val="EE0000"/>
          </w:rPr>
          <w:t>cancer cell</w:t>
        </w:r>
        <w:proofErr w:type="gramEnd"/>
        <w:r w:rsidRPr="00CB5C27">
          <w:rPr>
            <w:color w:val="EE0000"/>
          </w:rPr>
          <w:t xml:space="preserve"> immunogenic ferroptosis to potentiate immunotherapy. Cellular and Molecular Life Sciences. 2022 Jul;79(7):352.</w:t>
        </w:r>
      </w:ins>
    </w:p>
    <w:p w14:paraId="46D3C1CA" w14:textId="1208101C" w:rsidR="002404B0" w:rsidRDefault="002404B0" w:rsidP="00773520">
      <w:pPr>
        <w:spacing w:after="240" w:line="480" w:lineRule="auto"/>
        <w:rPr>
          <w:ins w:id="122" w:author="Yuan Li" w:date="2026-02-15T17:58:00Z" w16du:dateUtc="2026-02-15T16:58:00Z"/>
          <w:color w:val="EE0000"/>
        </w:rPr>
      </w:pPr>
      <w:ins w:id="123" w:author="Yuan Li" w:date="2026-02-15T17:24:00Z">
        <w:r w:rsidRPr="002404B0">
          <w:rPr>
            <w:color w:val="EE0000"/>
          </w:rPr>
          <w:lastRenderedPageBreak/>
          <w:t xml:space="preserve">Sun X, He Z, Guo L, Wang C, Lin C, Ye L, Wang X, Li Y, Yang M, Liu S, Hua X. ALG3 contributes to stemness and </w:t>
        </w:r>
        <w:proofErr w:type="spellStart"/>
        <w:r w:rsidRPr="002404B0">
          <w:rPr>
            <w:color w:val="EE0000"/>
          </w:rPr>
          <w:t>radioresistance</w:t>
        </w:r>
        <w:proofErr w:type="spellEnd"/>
        <w:r w:rsidRPr="002404B0">
          <w:rPr>
            <w:color w:val="EE0000"/>
          </w:rPr>
          <w:t xml:space="preserve"> through regulating glycosylation of TGF-β receptor II in breast cancer. Journal of Experimental &amp; Clinical Cancer Research. 2021 Apr 30;40(1):149.</w:t>
        </w:r>
      </w:ins>
    </w:p>
    <w:p w14:paraId="708246F1" w14:textId="6C412149" w:rsidR="003D5A4C" w:rsidRDefault="003D5A4C" w:rsidP="00773520">
      <w:pPr>
        <w:spacing w:after="240" w:line="480" w:lineRule="auto"/>
        <w:rPr>
          <w:ins w:id="124" w:author="Yuan Li" w:date="2026-02-15T17:27:00Z" w16du:dateUtc="2026-02-15T16:27:00Z"/>
          <w:color w:val="EE0000"/>
        </w:rPr>
      </w:pPr>
      <w:ins w:id="125" w:author="Yuan Li" w:date="2026-02-15T17:58:00Z">
        <w:r w:rsidRPr="003D5A4C">
          <w:rPr>
            <w:color w:val="EE0000"/>
          </w:rPr>
          <w:t>Ding JH, Xiao Y, Yang F, Song XQ, Xu Y, Ding XH, Ding R, Shao ZM, Di GH, Jiang YZ. Guanosine diphosphate–mannose suppresses homologous recombination repair and potentiates antitumor immunity in triple-negative breast cancer. Science Translational Medicine. 2024 Jan 3;16(728</w:t>
        </w:r>
        <w:proofErr w:type="gramStart"/>
        <w:r w:rsidRPr="003D5A4C">
          <w:rPr>
            <w:color w:val="EE0000"/>
          </w:rPr>
          <w:t>):eadg</w:t>
        </w:r>
        <w:proofErr w:type="gramEnd"/>
        <w:r w:rsidRPr="003D5A4C">
          <w:rPr>
            <w:color w:val="EE0000"/>
          </w:rPr>
          <w:t>7740.</w:t>
        </w:r>
      </w:ins>
    </w:p>
    <w:p w14:paraId="28A3759F" w14:textId="77777777" w:rsidR="00CB5C27" w:rsidRPr="00237E28" w:rsidRDefault="00CB5C27" w:rsidP="00773520">
      <w:pPr>
        <w:spacing w:after="240" w:line="480" w:lineRule="auto"/>
        <w:rPr>
          <w:color w:val="EE0000"/>
        </w:rPr>
      </w:pPr>
    </w:p>
    <w:p w14:paraId="56F3EC32" w14:textId="3215A075" w:rsidR="005E55EF" w:rsidRPr="001D6B74" w:rsidRDefault="005E55EF" w:rsidP="00773520">
      <w:pPr>
        <w:spacing w:after="240" w:line="480" w:lineRule="auto"/>
        <w:rPr>
          <w:b/>
          <w:bCs/>
          <w:color w:val="000000" w:themeColor="text1"/>
          <w:sz w:val="28"/>
          <w:szCs w:val="28"/>
          <w:rPrChange w:id="126" w:author="Yuan Li" w:date="2026-02-15T18:22:00Z" w16du:dateUtc="2026-02-15T17:22:00Z">
            <w:rPr>
              <w:b/>
              <w:bCs/>
              <w:color w:val="000000" w:themeColor="text1"/>
            </w:rPr>
          </w:rPrChange>
        </w:rPr>
      </w:pPr>
      <w:r w:rsidRPr="001D6B74">
        <w:rPr>
          <w:b/>
          <w:bCs/>
          <w:color w:val="000000" w:themeColor="text1"/>
          <w:sz w:val="28"/>
          <w:szCs w:val="28"/>
          <w:rPrChange w:id="127" w:author="Yuan Li" w:date="2026-02-15T18:22:00Z" w16du:dateUtc="2026-02-15T17:22:00Z">
            <w:rPr>
              <w:b/>
              <w:bCs/>
              <w:color w:val="000000" w:themeColor="text1"/>
            </w:rPr>
          </w:rPrChange>
        </w:rPr>
        <w:t>Conclusion</w:t>
      </w:r>
    </w:p>
    <w:p w14:paraId="752D8EF3" w14:textId="3A1D90D3" w:rsidR="00E469FC" w:rsidRPr="00454C89" w:rsidRDefault="00E469FC" w:rsidP="00773520">
      <w:pPr>
        <w:spacing w:after="240" w:line="480" w:lineRule="auto"/>
        <w:rPr>
          <w:color w:val="000000" w:themeColor="text1"/>
        </w:rPr>
      </w:pPr>
      <w:r w:rsidRPr="00454C89">
        <w:rPr>
          <w:color w:val="000000" w:themeColor="text1"/>
        </w:rPr>
        <w:t>In summary, our integrative analysis across proteomics, bulk transcriptomics, and spatial transcriptomics reveals conserved pan-cancer metabolic reprogramming, with consistent upregulation of nucleotide and glycan metabolism. Glycan metabolism</w:t>
      </w:r>
      <w:proofErr w:type="gramStart"/>
      <w:r w:rsidRPr="00454C89">
        <w:rPr>
          <w:color w:val="000000" w:themeColor="text1"/>
        </w:rPr>
        <w:t>, in particular, shows</w:t>
      </w:r>
      <w:proofErr w:type="gramEnd"/>
      <w:r w:rsidRPr="00454C89">
        <w:rPr>
          <w:color w:val="000000" w:themeColor="text1"/>
        </w:rPr>
        <w:t xml:space="preserve"> coordinated upregulation of pathways generating activated sugars, highlighting potential hubs such as ALG3, GMPPA, and GALE. These findings identify metabolic vulnerabilities that are broadly conserved across cancer types and may inform targeted therapeutic strategies. Our results provide a comprehensive resource for exploring cancer metabolism at multiple molecular levels and underscore the importance of glycosylation in tumor progression.</w:t>
      </w:r>
    </w:p>
    <w:p w14:paraId="2755FC1B" w14:textId="6063D381" w:rsidR="007F63BE" w:rsidRPr="001D6B74" w:rsidRDefault="007F63BE" w:rsidP="005C63A3">
      <w:pPr>
        <w:spacing w:after="240" w:line="480" w:lineRule="auto"/>
        <w:rPr>
          <w:b/>
          <w:bCs/>
          <w:sz w:val="28"/>
          <w:szCs w:val="28"/>
          <w:rPrChange w:id="128" w:author="Yuan Li" w:date="2026-02-15T18:22:00Z" w16du:dateUtc="2026-02-15T17:22:00Z">
            <w:rPr>
              <w:b/>
              <w:bCs/>
            </w:rPr>
          </w:rPrChange>
        </w:rPr>
      </w:pPr>
      <w:r w:rsidRPr="001D6B74">
        <w:rPr>
          <w:b/>
          <w:bCs/>
          <w:sz w:val="28"/>
          <w:szCs w:val="28"/>
          <w:rPrChange w:id="129" w:author="Yuan Li" w:date="2026-02-15T18:22:00Z" w16du:dateUtc="2026-02-15T17:22:00Z">
            <w:rPr>
              <w:b/>
              <w:bCs/>
            </w:rPr>
          </w:rPrChange>
        </w:rPr>
        <w:t>Methods</w:t>
      </w:r>
    </w:p>
    <w:p w14:paraId="7B5787EF" w14:textId="08D2CF92" w:rsidR="00C40B1F" w:rsidRPr="00C40B1F" w:rsidRDefault="006D464E" w:rsidP="00C40B1F">
      <w:pPr>
        <w:spacing w:after="240" w:line="480" w:lineRule="auto"/>
      </w:pPr>
      <w:r w:rsidRPr="006D464E">
        <w:t xml:space="preserve">To study pan-cancer metabolic reprogramming, we compared tumor and matched non-tumor samples across multi-omics datasets, integrating two proteomics resources—a unified pan-cancer dataset </w:t>
      </w:r>
      <w:r w:rsidR="00C86322">
        <w:t xml:space="preserve">[13] </w:t>
      </w:r>
      <w:r w:rsidRPr="006D464E">
        <w:t xml:space="preserve">(Zhou et al. 2020) and a collection of independent studies </w:t>
      </w:r>
      <w:r w:rsidR="00C86322" w:rsidRPr="00F0493E">
        <w:rPr>
          <w:highlight w:val="magenta"/>
          <w:rPrChange w:id="130" w:author="Yuan Li" w:date="2026-02-15T18:25:00Z" w16du:dateUtc="2026-02-15T17:25:00Z">
            <w:rPr/>
          </w:rPrChange>
        </w:rPr>
        <w:t>[</w:t>
      </w:r>
      <w:r w:rsidR="00161E9F" w:rsidRPr="00F0493E">
        <w:rPr>
          <w:highlight w:val="magenta"/>
          <w:rPrChange w:id="131" w:author="Yuan Li" w:date="2026-02-15T18:25:00Z" w16du:dateUtc="2026-02-15T17:25:00Z">
            <w:rPr/>
          </w:rPrChange>
        </w:rPr>
        <w:t>17</w:t>
      </w:r>
      <w:r w:rsidR="00C86322" w:rsidRPr="00F0493E">
        <w:rPr>
          <w:highlight w:val="magenta"/>
          <w:rPrChange w:id="132" w:author="Yuan Li" w:date="2026-02-15T18:25:00Z" w16du:dateUtc="2026-02-15T17:25:00Z">
            <w:rPr/>
          </w:rPrChange>
        </w:rPr>
        <w:t>]</w:t>
      </w:r>
      <w:r w:rsidR="00C86322">
        <w:t xml:space="preserve"> </w:t>
      </w:r>
      <w:r w:rsidRPr="006D464E">
        <w:t xml:space="preserve">(Hu et al. </w:t>
      </w:r>
      <w:r w:rsidRPr="006D464E">
        <w:lastRenderedPageBreak/>
        <w:t xml:space="preserve">2025)—alongside </w:t>
      </w:r>
      <w:r w:rsidR="00773520" w:rsidRPr="009579D5">
        <w:t xml:space="preserve">the </w:t>
      </w:r>
      <w:r w:rsidRPr="006D464E">
        <w:t>TCGA transcriptomics cohort</w:t>
      </w:r>
      <w:r w:rsidR="00573BE8">
        <w:t xml:space="preserve"> </w:t>
      </w:r>
      <w:r w:rsidR="00573BE8" w:rsidRPr="00F0493E">
        <w:rPr>
          <w:highlight w:val="magenta"/>
          <w:rPrChange w:id="133" w:author="Yuan Li" w:date="2026-02-15T18:26:00Z" w16du:dateUtc="2026-02-15T17:26:00Z">
            <w:rPr/>
          </w:rPrChange>
        </w:rPr>
        <w:t>[</w:t>
      </w:r>
      <w:r w:rsidR="00161E9F" w:rsidRPr="00F0493E">
        <w:rPr>
          <w:highlight w:val="magenta"/>
          <w:rPrChange w:id="134" w:author="Yuan Li" w:date="2026-02-15T18:26:00Z" w16du:dateUtc="2026-02-15T17:26:00Z">
            <w:rPr/>
          </w:rPrChange>
        </w:rPr>
        <w:t>25</w:t>
      </w:r>
      <w:r w:rsidR="00573BE8" w:rsidRPr="00F0493E">
        <w:rPr>
          <w:highlight w:val="magenta"/>
          <w:rPrChange w:id="135" w:author="Yuan Li" w:date="2026-02-15T18:26:00Z" w16du:dateUtc="2026-02-15T17:26:00Z">
            <w:rPr/>
          </w:rPrChange>
        </w:rPr>
        <w:t>]</w:t>
      </w:r>
      <w:r w:rsidRPr="006D464E">
        <w:t xml:space="preserve"> (Weinstein et al. 2013) and </w:t>
      </w:r>
      <w:proofErr w:type="spellStart"/>
      <w:r w:rsidRPr="006D464E">
        <w:t>SMTdb</w:t>
      </w:r>
      <w:proofErr w:type="spellEnd"/>
      <w:r w:rsidRPr="006D464E">
        <w:t xml:space="preserve"> spatial transcriptomics collection </w:t>
      </w:r>
      <w:r w:rsidR="00C86322" w:rsidRPr="00F0493E">
        <w:rPr>
          <w:highlight w:val="magenta"/>
          <w:rPrChange w:id="136" w:author="Yuan Li" w:date="2026-02-15T18:26:00Z" w16du:dateUtc="2026-02-15T17:26:00Z">
            <w:rPr/>
          </w:rPrChange>
        </w:rPr>
        <w:t>[</w:t>
      </w:r>
      <w:r w:rsidR="00161E9F" w:rsidRPr="00F0493E">
        <w:rPr>
          <w:highlight w:val="magenta"/>
          <w:rPrChange w:id="137" w:author="Yuan Li" w:date="2026-02-15T18:26:00Z" w16du:dateUtc="2026-02-15T17:26:00Z">
            <w:rPr/>
          </w:rPrChange>
        </w:rPr>
        <w:t>17</w:t>
      </w:r>
      <w:r w:rsidR="00C86322" w:rsidRPr="00F0493E">
        <w:rPr>
          <w:highlight w:val="magenta"/>
          <w:rPrChange w:id="138" w:author="Yuan Li" w:date="2026-02-15T18:26:00Z" w16du:dateUtc="2026-02-15T17:26:00Z">
            <w:rPr/>
          </w:rPrChange>
        </w:rPr>
        <w:t>]</w:t>
      </w:r>
      <w:r w:rsidR="00C86322">
        <w:t xml:space="preserve"> </w:t>
      </w:r>
      <w:r w:rsidRPr="006D464E">
        <w:t>(Zhou et al. 2025).</w:t>
      </w:r>
      <w:r>
        <w:t xml:space="preserve"> </w:t>
      </w:r>
      <w:r w:rsidR="00C40B1F" w:rsidRPr="00C40B1F">
        <w:t>For bulk datasets, tumor samples were compared to matched non-tumor tissues, while for spatial transcriptomics data, comparisons were conducted between malignant spots and stromal spots within the same tissue section.</w:t>
      </w:r>
      <w:r w:rsidR="00C40B1F">
        <w:t xml:space="preserve"> </w:t>
      </w:r>
      <w:r w:rsidR="00E75197" w:rsidRPr="00A62A65">
        <w:t xml:space="preserve">For each </w:t>
      </w:r>
      <w:proofErr w:type="spellStart"/>
      <w:r w:rsidR="00E75197">
        <w:t>STMdb</w:t>
      </w:r>
      <w:proofErr w:type="spellEnd"/>
      <w:r w:rsidR="00E75197">
        <w:t xml:space="preserve"> </w:t>
      </w:r>
      <w:r w:rsidR="001E3C3E">
        <w:t>tissue section</w:t>
      </w:r>
      <w:r w:rsidR="00E75197" w:rsidRPr="00A62A65">
        <w:t xml:space="preserve">, raw RNA counts from all malignant and stromal spots were aggregated separately to generate </w:t>
      </w:r>
      <w:proofErr w:type="spellStart"/>
      <w:r w:rsidR="00E75197" w:rsidRPr="00A62A65">
        <w:t>pseudobulk</w:t>
      </w:r>
      <w:proofErr w:type="spellEnd"/>
      <w:r w:rsidR="00E75197" w:rsidRPr="00A62A65">
        <w:t xml:space="preserve"> RNA-seq profiles. </w:t>
      </w:r>
      <w:r w:rsidR="00C40B1F" w:rsidRPr="00C40B1F">
        <w:t>The</w:t>
      </w:r>
      <w:ins w:id="139" w:author="Yuan Li" w:date="2026-02-15T18:32:00Z" w16du:dateUtc="2026-02-15T17:32:00Z">
        <w:r w:rsidR="007C4C78">
          <w:t xml:space="preserve"> </w:t>
        </w:r>
      </w:ins>
      <w:del w:id="140" w:author="Yuan Li" w:date="2026-02-15T18:32:00Z" w16du:dateUtc="2026-02-15T17:32:00Z">
        <w:r w:rsidR="00CF1F91" w:rsidDel="007C4C78">
          <w:delText xml:space="preserve"> </w:delText>
        </w:r>
      </w:del>
      <w:r w:rsidR="00C40B1F" w:rsidRPr="00C40B1F">
        <w:t xml:space="preserve">majority of </w:t>
      </w:r>
      <w:r w:rsidR="00134297">
        <w:t xml:space="preserve">analyzed </w:t>
      </w:r>
      <w:r w:rsidR="00C40B1F" w:rsidRPr="00C40B1F">
        <w:t>samples were matched tumor–normal pairs, enabling robust intra-patient comparisons across diverse cancer contexts</w:t>
      </w:r>
      <w:r w:rsidR="00272F8E">
        <w:t xml:space="preserve"> </w:t>
      </w:r>
      <w:r w:rsidR="00272F8E" w:rsidRPr="003D6689">
        <w:t>(</w:t>
      </w:r>
      <w:r w:rsidR="00470098" w:rsidRPr="002775F0">
        <w:rPr>
          <w:highlight w:val="cyan"/>
          <w:rPrChange w:id="141" w:author="Yuan Li" w:date="2026-02-15T18:33:00Z" w16du:dateUtc="2026-02-15T17:33:00Z">
            <w:rPr/>
          </w:rPrChange>
        </w:rPr>
        <w:t>T</w:t>
      </w:r>
      <w:r w:rsidR="00DE6174" w:rsidRPr="002775F0">
        <w:rPr>
          <w:highlight w:val="cyan"/>
          <w:rPrChange w:id="142" w:author="Yuan Li" w:date="2026-02-15T18:33:00Z" w16du:dateUtc="2026-02-15T17:33:00Z">
            <w:rPr/>
          </w:rPrChange>
        </w:rPr>
        <w:t>able</w:t>
      </w:r>
      <w:r w:rsidR="00165BC3" w:rsidRPr="002775F0">
        <w:rPr>
          <w:highlight w:val="cyan"/>
          <w:rPrChange w:id="143" w:author="Yuan Li" w:date="2026-02-15T18:33:00Z" w16du:dateUtc="2026-02-15T17:33:00Z">
            <w:rPr/>
          </w:rPrChange>
        </w:rPr>
        <w:t xml:space="preserve"> S1</w:t>
      </w:r>
      <w:r w:rsidR="007737DB" w:rsidRPr="003D6689">
        <w:t>)</w:t>
      </w:r>
      <w:r w:rsidR="002837E4" w:rsidRPr="003D6689">
        <w:t>.</w:t>
      </w:r>
    </w:p>
    <w:p w14:paraId="117B56A4" w14:textId="347BF62E" w:rsidR="000B032C" w:rsidRDefault="00E47F6F" w:rsidP="00A42E70">
      <w:pPr>
        <w:spacing w:after="240" w:line="480" w:lineRule="auto"/>
      </w:pPr>
      <w:r w:rsidRPr="00E47F6F">
        <w:t xml:space="preserve">Metabolic activities in the two proteomics </w:t>
      </w:r>
      <w:r w:rsidR="00B538DF">
        <w:t xml:space="preserve">resources </w:t>
      </w:r>
      <w:r w:rsidRPr="00E47F6F">
        <w:t xml:space="preserve">were inferred using </w:t>
      </w:r>
      <w:proofErr w:type="spellStart"/>
      <w:r w:rsidRPr="00E47F6F">
        <w:t>CellFie</w:t>
      </w:r>
      <w:proofErr w:type="spellEnd"/>
      <w:r w:rsidRPr="00E47F6F">
        <w:t xml:space="preserve"> via the </w:t>
      </w:r>
      <w:proofErr w:type="spellStart"/>
      <w:r w:rsidRPr="00E47F6F">
        <w:t>GenePattern</w:t>
      </w:r>
      <w:proofErr w:type="spellEnd"/>
      <w:r w:rsidRPr="00E47F6F">
        <w:t xml:space="preserve"> webserver</w:t>
      </w:r>
      <w:r w:rsidR="00EC46C4">
        <w:t xml:space="preserve"> </w:t>
      </w:r>
      <w:r w:rsidR="00573BE8">
        <w:t>[</w:t>
      </w:r>
      <w:r w:rsidR="00161E9F">
        <w:t>26</w:t>
      </w:r>
      <w:r w:rsidR="00573BE8">
        <w:t xml:space="preserve">] </w:t>
      </w:r>
      <w:r w:rsidR="00EC46C4">
        <w:t>(</w:t>
      </w:r>
      <w:r w:rsidR="00EC46C4" w:rsidRPr="009579D5">
        <w:rPr>
          <w:highlight w:val="yellow"/>
        </w:rPr>
        <w:t>Richelle et al. 2021</w:t>
      </w:r>
      <w:r w:rsidR="00EC46C4">
        <w:t>)</w:t>
      </w:r>
      <w:r w:rsidRPr="00E47F6F">
        <w:t xml:space="preserve">, based on metabolic tasks grouped. For both bulk and spatial transcriptomics data, KEGG pathway–based GSVA (v.2.0.7) was applied to estimate metabolic pathway activities. Differential analysis was performed using the </w:t>
      </w:r>
      <w:proofErr w:type="spellStart"/>
      <w:r w:rsidRPr="00E47F6F">
        <w:t>limma</w:t>
      </w:r>
      <w:proofErr w:type="spellEnd"/>
      <w:r w:rsidRPr="00E47F6F">
        <w:t xml:space="preserve">-trend workflow, which models the mean–variance relationship of </w:t>
      </w:r>
      <w:del w:id="144" w:author="Yuan Li" w:date="2026-02-15T18:34:00Z" w16du:dateUtc="2026-02-15T17:34:00Z">
        <w:r w:rsidRPr="00E47F6F" w:rsidDel="00390414">
          <w:delText>log-counts</w:delText>
        </w:r>
      </w:del>
      <w:ins w:id="145" w:author="Yuan Li" w:date="2026-02-15T18:34:00Z" w16du:dateUtc="2026-02-15T17:34:00Z">
        <w:r w:rsidR="00390414">
          <w:t>metabolic activities</w:t>
        </w:r>
      </w:ins>
      <w:r w:rsidRPr="00E47F6F">
        <w:t xml:space="preserve"> to enhance variance moderation and statistical power </w:t>
      </w:r>
      <w:r w:rsidR="00573BE8">
        <w:t>[</w:t>
      </w:r>
      <w:r w:rsidR="00161E9F">
        <w:t>27</w:t>
      </w:r>
      <w:r w:rsidR="00573BE8">
        <w:t xml:space="preserve">] </w:t>
      </w:r>
      <w:r w:rsidRPr="00E47F6F">
        <w:t>(</w:t>
      </w:r>
      <w:r w:rsidRPr="009579D5">
        <w:rPr>
          <w:highlight w:val="yellow"/>
        </w:rPr>
        <w:t>Law et al., 2014</w:t>
      </w:r>
      <w:r w:rsidRPr="00E47F6F">
        <w:t>), identifying significantly dysregulated metabolic tasks and pathways.</w:t>
      </w:r>
      <w:r w:rsidR="00A11D9F">
        <w:t xml:space="preserve"> For more details, please see </w:t>
      </w:r>
      <w:r w:rsidR="00DF72C1">
        <w:rPr>
          <w:highlight w:val="yellow"/>
        </w:rPr>
        <w:t>Additional file</w:t>
      </w:r>
      <w:r w:rsidR="00A11D9F" w:rsidRPr="009579D5">
        <w:rPr>
          <w:highlight w:val="yellow"/>
        </w:rPr>
        <w:t xml:space="preserve"> </w:t>
      </w:r>
      <w:r w:rsidR="00DF72C1">
        <w:t>2</w:t>
      </w:r>
      <w:r w:rsidR="00A11D9F">
        <w:t>.</w:t>
      </w:r>
    </w:p>
    <w:p w14:paraId="4BAFD4F2" w14:textId="085038D2" w:rsidR="006F24B8" w:rsidRDefault="006F24B8" w:rsidP="006F24B8">
      <w:pPr>
        <w:spacing w:after="240" w:line="480" w:lineRule="auto"/>
      </w:pPr>
      <w:r>
        <w:t xml:space="preserve">To </w:t>
      </w:r>
      <w:r w:rsidRPr="001839D5">
        <w:t xml:space="preserve">validate </w:t>
      </w:r>
      <w:proofErr w:type="spellStart"/>
      <w:r w:rsidRPr="001839D5">
        <w:t>CellFie</w:t>
      </w:r>
      <w:proofErr w:type="spellEnd"/>
      <w:r w:rsidRPr="001839D5">
        <w:t>-derived patterns</w:t>
      </w:r>
      <w:r>
        <w:t xml:space="preserve"> observed in the proteomics data</w:t>
      </w:r>
      <w:r w:rsidRPr="001839D5">
        <w:t xml:space="preserve">, we performed paired differential expression analysis for each metabolic class at the protein level using the same </w:t>
      </w:r>
      <w:proofErr w:type="spellStart"/>
      <w:r w:rsidRPr="001839D5">
        <w:t>limma</w:t>
      </w:r>
      <w:proofErr w:type="spellEnd"/>
      <w:r w:rsidRPr="001839D5">
        <w:t>-based approach. This analysis included only paired samples and proteins quantified in at least two samples per group (normal and tumor)</w:t>
      </w:r>
      <w:r w:rsidRPr="00323F42">
        <w:t>.</w:t>
      </w:r>
      <w:del w:id="146" w:author="Yuan Li" w:date="2026-02-15T18:36:00Z" w16du:dateUtc="2026-02-15T17:36:00Z">
        <w:r w:rsidDel="0022234F">
          <w:delText xml:space="preserve"> </w:delText>
        </w:r>
      </w:del>
    </w:p>
    <w:p w14:paraId="40407030" w14:textId="02F0302A" w:rsidR="00633B0F" w:rsidRDefault="00503168" w:rsidP="006F24B8">
      <w:pPr>
        <w:spacing w:after="240" w:line="480" w:lineRule="auto"/>
      </w:pPr>
      <w:r w:rsidRPr="00503168">
        <w:t xml:space="preserve">Gene co-expression network analysis was performed to uncover coordinated regulation and identify key hub genes driving metabolic rewiring in cancer. For each KEGG metabolic class, pairwise Spearman correlations between member genes across TCGA samples generated co-expression matrices. Gene connectivity was calculated as the sum of absolute correlations </w:t>
      </w:r>
      <w:r w:rsidRPr="00503168">
        <w:lastRenderedPageBreak/>
        <w:t xml:space="preserve">excluding self-correlations, with the top 3% most connected genes (minimum three per class) defined as hubs. </w:t>
      </w:r>
      <w:r w:rsidR="00C054B5" w:rsidRPr="00B1686F">
        <w:t xml:space="preserve">Edges with absolute correlation &gt; 0.6 were retained to construct undirected weighted networks using </w:t>
      </w:r>
      <w:proofErr w:type="spellStart"/>
      <w:r w:rsidR="00C054B5" w:rsidRPr="00B1686F">
        <w:t>igraph</w:t>
      </w:r>
      <w:proofErr w:type="spellEnd"/>
      <w:r w:rsidR="00C054B5" w:rsidRPr="00B1686F">
        <w:t xml:space="preserve"> v2.0.3</w:t>
      </w:r>
      <w:r w:rsidR="00D80B6F">
        <w:t>.</w:t>
      </w:r>
    </w:p>
    <w:p w14:paraId="716717BC" w14:textId="6EA274AF" w:rsidR="009E65A8" w:rsidRDefault="009E65A8" w:rsidP="006F24B8">
      <w:pPr>
        <w:spacing w:after="240" w:line="480" w:lineRule="auto"/>
      </w:pPr>
      <w:r w:rsidRPr="007F418C">
        <w:t>All analyses were performed in R v4.4.3.</w:t>
      </w:r>
      <w:r>
        <w:t xml:space="preserve"> </w:t>
      </w:r>
      <w:r w:rsidRPr="007F418C">
        <w:t xml:space="preserve">We developed a custom R package, </w:t>
      </w:r>
      <w:proofErr w:type="spellStart"/>
      <w:r w:rsidRPr="007F418C">
        <w:t>parseMeta</w:t>
      </w:r>
      <w:ins w:id="147" w:author="Yuan Li" w:date="2026-02-15T18:39:00Z" w16du:dateUtc="2026-02-15T17:39:00Z">
        <w:r w:rsidR="00FA5331">
          <w:t>b</w:t>
        </w:r>
      </w:ins>
      <w:proofErr w:type="spellEnd"/>
      <w:r>
        <w:t xml:space="preserve"> </w:t>
      </w:r>
      <w:r w:rsidRPr="007F418C">
        <w:t>to integrate these tools and streamline the workflow.</w:t>
      </w:r>
      <w:r>
        <w:t xml:space="preserve"> </w:t>
      </w:r>
      <w:r w:rsidRPr="007F418C">
        <w:t>All computations were executed within a Docker container</w:t>
      </w:r>
      <w:r>
        <w:t xml:space="preserve"> </w:t>
      </w:r>
      <w:r w:rsidRPr="007F418C">
        <w:t>to ensure reproducibility and environment consistency</w:t>
      </w:r>
      <w:r>
        <w:t>.</w:t>
      </w:r>
    </w:p>
    <w:p w14:paraId="2B8F420E" w14:textId="77777777" w:rsidR="007D756C" w:rsidRPr="00486569" w:rsidRDefault="007D756C" w:rsidP="007D756C">
      <w:pPr>
        <w:spacing w:after="240" w:line="480" w:lineRule="auto"/>
        <w:rPr>
          <w:b/>
          <w:bCs/>
          <w:sz w:val="28"/>
          <w:szCs w:val="28"/>
        </w:rPr>
      </w:pPr>
      <w:r w:rsidRPr="00486569">
        <w:rPr>
          <w:b/>
          <w:bCs/>
          <w:sz w:val="28"/>
          <w:szCs w:val="28"/>
        </w:rPr>
        <w:t>Ethics approval and consent to participate</w:t>
      </w:r>
    </w:p>
    <w:p w14:paraId="0E016ED3" w14:textId="1C3E8D93" w:rsidR="007D756C" w:rsidRDefault="007D756C" w:rsidP="005E55EF">
      <w:pPr>
        <w:spacing w:after="240" w:line="480" w:lineRule="auto"/>
      </w:pPr>
      <w:r w:rsidRPr="00486569">
        <w:t>This study involved secondary analysis of publicly available, de-identified proteomic</w:t>
      </w:r>
      <w:r w:rsidR="00D27913">
        <w:t xml:space="preserve">, transcriptomics and spatial transcriptomics </w:t>
      </w:r>
      <w:r w:rsidRPr="00486569">
        <w:t>datasets. No new human participants or animal subjects were recruited, and therefore ethics approval and consent to participate were not required.</w:t>
      </w:r>
    </w:p>
    <w:p w14:paraId="5AACE937" w14:textId="77777777" w:rsidR="007D756C" w:rsidRPr="00486569" w:rsidRDefault="007D756C" w:rsidP="007D756C">
      <w:pPr>
        <w:spacing w:after="240" w:line="480" w:lineRule="auto"/>
        <w:rPr>
          <w:b/>
          <w:bCs/>
          <w:sz w:val="28"/>
          <w:szCs w:val="28"/>
        </w:rPr>
      </w:pPr>
      <w:r w:rsidRPr="00486569">
        <w:rPr>
          <w:b/>
          <w:bCs/>
          <w:sz w:val="28"/>
          <w:szCs w:val="28"/>
        </w:rPr>
        <w:t>Consent for publication</w:t>
      </w:r>
    </w:p>
    <w:p w14:paraId="61500F4D" w14:textId="6FC7738B" w:rsidR="00EF45D0" w:rsidRPr="00EF45D0" w:rsidRDefault="007D756C" w:rsidP="00EF45D0">
      <w:pPr>
        <w:spacing w:after="240" w:line="480" w:lineRule="auto"/>
      </w:pPr>
      <w:r w:rsidRPr="00486569">
        <w:t xml:space="preserve">Not applicable. </w:t>
      </w:r>
      <w:del w:id="148" w:author="Yuan Li" w:date="2026-02-15T19:03:00Z" w16du:dateUtc="2026-02-15T18:03:00Z">
        <w:r w:rsidRPr="00486569" w:rsidDel="007E09D1">
          <w:delText>This manuscript does not contain data from any individual person in any form.</w:delText>
        </w:r>
      </w:del>
    </w:p>
    <w:p w14:paraId="75EAE90B" w14:textId="77777777" w:rsidR="00EF45D0" w:rsidRPr="009579D5" w:rsidRDefault="00EF45D0" w:rsidP="007A6039">
      <w:pPr>
        <w:spacing w:after="240" w:line="480" w:lineRule="auto"/>
        <w:rPr>
          <w:b/>
          <w:bCs/>
          <w:sz w:val="28"/>
          <w:szCs w:val="28"/>
        </w:rPr>
      </w:pPr>
      <w:r w:rsidRPr="009579D5">
        <w:rPr>
          <w:b/>
          <w:bCs/>
          <w:sz w:val="28"/>
          <w:szCs w:val="28"/>
        </w:rPr>
        <w:t>Availability of data and materials</w:t>
      </w:r>
    </w:p>
    <w:p w14:paraId="30512096" w14:textId="77777777" w:rsidR="00474C1D" w:rsidRPr="00474C1D" w:rsidRDefault="00474C1D" w:rsidP="00474C1D">
      <w:pPr>
        <w:spacing w:line="480" w:lineRule="auto"/>
        <w:rPr>
          <w:rFonts w:eastAsia="Arial Unicode MS"/>
          <w:color w:val="222222"/>
          <w:bdr w:val="nil"/>
          <w:shd w:val="clear" w:color="auto" w:fill="FFFFFF"/>
          <w14:textOutline w14:w="0" w14:cap="flat" w14:cmpd="sng" w14:algn="ctr">
            <w14:noFill/>
            <w14:prstDash w14:val="solid"/>
            <w14:bevel/>
          </w14:textOutline>
        </w:rPr>
      </w:pPr>
      <w:r w:rsidRPr="00474C1D">
        <w:rPr>
          <w:rFonts w:eastAsia="Arial Unicode MS"/>
          <w:color w:val="222222"/>
          <w:bdr w:val="nil"/>
          <w:shd w:val="clear" w:color="auto" w:fill="FFFFFF"/>
          <w14:textOutline w14:w="0" w14:cap="flat" w14:cmpd="sng" w14:algn="ctr">
            <w14:noFill/>
            <w14:prstDash w14:val="solid"/>
            <w14:bevel/>
          </w14:textOutline>
        </w:rPr>
        <w:t>The dataset(s) supporting the conclusions of this article is(are) included within the</w:t>
      </w:r>
    </w:p>
    <w:p w14:paraId="1ABFA5D3" w14:textId="538AEBE0" w:rsidR="009C64BA" w:rsidRPr="002A0F1F" w:rsidRDefault="00474C1D" w:rsidP="007261FA">
      <w:pPr>
        <w:spacing w:after="240" w:line="480" w:lineRule="auto"/>
        <w:pPrChange w:id="149" w:author="Yuan Li" w:date="2026-02-15T19:09:00Z" w16du:dateUtc="2026-02-15T18:09:00Z">
          <w:pPr>
            <w:spacing w:line="480" w:lineRule="auto"/>
          </w:pPr>
        </w:pPrChange>
      </w:pPr>
      <w:r w:rsidRPr="00474C1D">
        <w:rPr>
          <w:rFonts w:eastAsia="Arial Unicode MS"/>
          <w:color w:val="222222"/>
          <w:bdr w:val="nil"/>
          <w:shd w:val="clear" w:color="auto" w:fill="FFFFFF"/>
          <w14:textOutline w14:w="0" w14:cap="flat" w14:cmpd="sng" w14:algn="ctr">
            <w14:noFill/>
            <w14:prstDash w14:val="solid"/>
            <w14:bevel/>
          </w14:textOutline>
        </w:rPr>
        <w:t xml:space="preserve">article (and its additional </w:t>
      </w:r>
      <w:r w:rsidR="009C7DF3">
        <w:rPr>
          <w:rFonts w:eastAsia="Arial Unicode MS"/>
          <w:color w:val="222222"/>
          <w:bdr w:val="nil"/>
          <w:shd w:val="clear" w:color="auto" w:fill="FFFFFF"/>
          <w14:textOutline w14:w="0" w14:cap="flat" w14:cmpd="sng" w14:algn="ctr">
            <w14:noFill/>
            <w14:prstDash w14:val="solid"/>
            <w14:bevel/>
          </w14:textOutline>
        </w:rPr>
        <w:t>fil</w:t>
      </w:r>
      <w:r w:rsidRPr="00474C1D">
        <w:rPr>
          <w:rFonts w:eastAsia="Arial Unicode MS"/>
          <w:color w:val="222222"/>
          <w:bdr w:val="nil"/>
          <w:shd w:val="clear" w:color="auto" w:fill="FFFFFF"/>
          <w14:textOutline w14:w="0" w14:cap="flat" w14:cmpd="sng" w14:algn="ctr">
            <w14:noFill/>
            <w14:prstDash w14:val="solid"/>
            <w14:bevel/>
          </w14:textOutline>
        </w:rPr>
        <w:t>e(s)).</w:t>
      </w:r>
      <w:r w:rsidR="009C64BA" w:rsidRPr="009579D5">
        <w:t xml:space="preserve"> </w:t>
      </w:r>
      <w:r w:rsidR="00D03751" w:rsidRPr="00D03751">
        <w:t>The R package </w:t>
      </w:r>
      <w:proofErr w:type="spellStart"/>
      <w:r w:rsidR="00D03751" w:rsidRPr="00D03751">
        <w:rPr>
          <w:i/>
          <w:iCs/>
        </w:rPr>
        <w:t>parseMeta</w:t>
      </w:r>
      <w:ins w:id="150" w:author="Yuan Li" w:date="2026-02-15T19:04:00Z" w16du:dateUtc="2026-02-15T18:04:00Z">
        <w:r w:rsidR="007A6039">
          <w:rPr>
            <w:i/>
            <w:iCs/>
          </w:rPr>
          <w:t>b</w:t>
        </w:r>
      </w:ins>
      <w:proofErr w:type="spellEnd"/>
      <w:r w:rsidR="00D03751" w:rsidRPr="00D03751">
        <w:t> (v1.0.</w:t>
      </w:r>
      <w:ins w:id="151" w:author="Yuan Li" w:date="2026-02-15T19:05:00Z" w16du:dateUtc="2026-02-15T18:05:00Z">
        <w:r w:rsidR="000F74C9">
          <w:t>2</w:t>
        </w:r>
      </w:ins>
      <w:del w:id="152" w:author="Yuan Li" w:date="2026-02-15T19:05:00Z" w16du:dateUtc="2026-02-15T18:05:00Z">
        <w:r w:rsidR="00D03751" w:rsidRPr="00D03751" w:rsidDel="000F74C9">
          <w:delText>0</w:delText>
        </w:r>
      </w:del>
      <w:r w:rsidR="00D03751" w:rsidRPr="00D03751">
        <w:t xml:space="preserve">) is available at GitHub (https://github.com/Maj18/parseMetab) and archived on </w:t>
      </w:r>
      <w:proofErr w:type="spellStart"/>
      <w:r w:rsidR="00D03751" w:rsidRPr="00D03751">
        <w:t>Zenodo</w:t>
      </w:r>
      <w:proofErr w:type="spellEnd"/>
      <w:r w:rsidR="00D03751" w:rsidRPr="00D03751">
        <w:t xml:space="preserve"> (https://doi.org/10.5281/zenodo.</w:t>
      </w:r>
      <w:r w:rsidR="005F4029" w:rsidRPr="005F4029">
        <w:t>18647837</w:t>
      </w:r>
      <w:r w:rsidR="00D03751" w:rsidRPr="00D03751">
        <w:t>). A Docker image is available at Docker Hub (ID: yuanli202004/</w:t>
      </w:r>
      <w:proofErr w:type="gramStart"/>
      <w:r w:rsidR="00D03751" w:rsidRPr="00D03751">
        <w:t>cancer:v</w:t>
      </w:r>
      <w:proofErr w:type="gramEnd"/>
      <w:r w:rsidR="00D03751" w:rsidRPr="00D03751">
        <w:t>2.0.2).</w:t>
      </w:r>
      <w:r w:rsidR="00843065">
        <w:t xml:space="preserve"> </w:t>
      </w:r>
      <w:r w:rsidR="00186696" w:rsidRPr="00186696">
        <w:t>All R code required to reproduce the analyses is available at</w:t>
      </w:r>
      <w:r w:rsidR="00843065" w:rsidRPr="00843065">
        <w:t xml:space="preserve"> </w:t>
      </w:r>
      <w:r w:rsidR="00843065" w:rsidRPr="00D03751">
        <w:t>https://github.com/Maj18/</w:t>
      </w:r>
      <w:r w:rsidR="00843065">
        <w:t>cancer</w:t>
      </w:r>
      <w:r w:rsidR="00186696">
        <w:t>.</w:t>
      </w:r>
    </w:p>
    <w:p w14:paraId="27341373" w14:textId="77777777" w:rsidR="00777632" w:rsidRPr="002B7077" w:rsidRDefault="00777632" w:rsidP="007A6039">
      <w:pPr>
        <w:pStyle w:val="Body"/>
        <w:spacing w:after="240" w:line="480" w:lineRule="auto"/>
        <w:rPr>
          <w:rFonts w:ascii="Times New Roman" w:eastAsia="Times New Roman" w:hAnsi="Times New Roman" w:cs="Times New Roman"/>
          <w:b/>
          <w:bCs/>
          <w:sz w:val="28"/>
          <w:szCs w:val="28"/>
        </w:rPr>
        <w:pPrChange w:id="153" w:author="Yuan Li" w:date="2026-02-15T19:04:00Z" w16du:dateUtc="2026-02-15T18:04:00Z">
          <w:pPr>
            <w:pStyle w:val="Body"/>
            <w:spacing w:line="480" w:lineRule="auto"/>
          </w:pPr>
        </w:pPrChange>
      </w:pPr>
      <w:r>
        <w:rPr>
          <w:rFonts w:ascii="Times New Roman" w:eastAsia="Times New Roman" w:hAnsi="Times New Roman" w:cs="Times New Roman"/>
          <w:b/>
          <w:bCs/>
          <w:sz w:val="28"/>
          <w:szCs w:val="28"/>
        </w:rPr>
        <w:t>Competing</w:t>
      </w:r>
      <w:r w:rsidRPr="002B7077">
        <w:rPr>
          <w:rFonts w:ascii="Times New Roman" w:eastAsia="Times New Roman" w:hAnsi="Times New Roman" w:cs="Times New Roman"/>
          <w:b/>
          <w:bCs/>
          <w:sz w:val="28"/>
          <w:szCs w:val="28"/>
        </w:rPr>
        <w:t xml:space="preserve"> interests</w:t>
      </w:r>
    </w:p>
    <w:p w14:paraId="13DAE877" w14:textId="77777777" w:rsidR="00777632" w:rsidRPr="00486569" w:rsidRDefault="00777632" w:rsidP="00777632">
      <w:pPr>
        <w:spacing w:after="240" w:line="480" w:lineRule="auto"/>
      </w:pPr>
      <w:r w:rsidRPr="00A00D59">
        <w:lastRenderedPageBreak/>
        <w:t xml:space="preserve">The authors declare no competing interests. </w:t>
      </w:r>
    </w:p>
    <w:p w14:paraId="4B6DADCE" w14:textId="5EB94301" w:rsidR="00777632" w:rsidRPr="002B7077" w:rsidRDefault="00777632" w:rsidP="007A6039">
      <w:pPr>
        <w:pStyle w:val="Body"/>
        <w:spacing w:after="240" w:line="480" w:lineRule="auto"/>
        <w:rPr>
          <w:rFonts w:ascii="Times New Roman" w:hAnsi="Times New Roman" w:cs="Times New Roman"/>
          <w:b/>
          <w:bCs/>
          <w:color w:val="222222"/>
          <w:sz w:val="28"/>
          <w:szCs w:val="28"/>
          <w:shd w:val="clear" w:color="auto" w:fill="FFFFFF"/>
        </w:rPr>
        <w:pPrChange w:id="154" w:author="Yuan Li" w:date="2026-02-15T19:04:00Z" w16du:dateUtc="2026-02-15T18:04:00Z">
          <w:pPr>
            <w:pStyle w:val="Body"/>
            <w:spacing w:line="480" w:lineRule="auto"/>
          </w:pPr>
        </w:pPrChange>
      </w:pPr>
      <w:r w:rsidRPr="002B7077">
        <w:rPr>
          <w:rFonts w:ascii="Times New Roman" w:hAnsi="Times New Roman" w:cs="Times New Roman"/>
          <w:b/>
          <w:bCs/>
          <w:color w:val="222222"/>
          <w:sz w:val="28"/>
          <w:szCs w:val="28"/>
          <w:shd w:val="clear" w:color="auto" w:fill="FFFFFF"/>
        </w:rPr>
        <w:t>Funding</w:t>
      </w:r>
    </w:p>
    <w:p w14:paraId="543B5A77" w14:textId="5FC3AC4A" w:rsidR="00EF45D0" w:rsidRPr="00EF45D0" w:rsidRDefault="00777632" w:rsidP="00777632">
      <w:pPr>
        <w:spacing w:after="240" w:line="480" w:lineRule="auto"/>
      </w:pPr>
      <w:r w:rsidRPr="00F54306">
        <w:rPr>
          <w:color w:val="222222"/>
          <w:shd w:val="clear" w:color="auto" w:fill="FFFFFF"/>
          <w:lang w:val="en-GB"/>
        </w:rPr>
        <w:t>This work is supported by the Chinese Government Scholarship (Grant no. 202108515040),</w:t>
      </w:r>
      <w:r>
        <w:rPr>
          <w:color w:val="222222"/>
          <w:shd w:val="clear" w:color="auto" w:fill="FFFFFF"/>
          <w:lang w:val="en-GB"/>
        </w:rPr>
        <w:t xml:space="preserve"> </w:t>
      </w:r>
      <w:r w:rsidRPr="00F54306">
        <w:rPr>
          <w:color w:val="222222"/>
          <w:shd w:val="clear" w:color="auto" w:fill="FFFFFF"/>
          <w:lang w:val="en-GB"/>
        </w:rPr>
        <w:t xml:space="preserve">Sichuan Healthcare Commission Science and Technology Project (Grant no. </w:t>
      </w:r>
      <w:r w:rsidR="00161E9F">
        <w:rPr>
          <w:color w:val="222222"/>
          <w:shd w:val="clear" w:color="auto" w:fill="FFFFFF"/>
          <w:lang w:val="en-GB"/>
        </w:rPr>
        <w:t>27</w:t>
      </w:r>
      <w:r w:rsidRPr="00F54306">
        <w:rPr>
          <w:color w:val="222222"/>
          <w:shd w:val="clear" w:color="auto" w:fill="FFFFFF"/>
          <w:lang w:val="en-GB"/>
        </w:rPr>
        <w:t>QNMP006),</w:t>
      </w:r>
      <w:r>
        <w:rPr>
          <w:color w:val="222222"/>
          <w:shd w:val="clear" w:color="auto" w:fill="FFFFFF"/>
          <w:lang w:val="en-GB"/>
        </w:rPr>
        <w:t xml:space="preserve"> </w:t>
      </w:r>
      <w:r w:rsidRPr="00F54306">
        <w:rPr>
          <w:color w:val="222222"/>
          <w:shd w:val="clear" w:color="auto" w:fill="FFFFFF"/>
          <w:lang w:val="en-GB"/>
        </w:rPr>
        <w:t>Nanchong City-School Science and Technology Cooperation Special Project (Grant no. 22SXQT0096) and 2023 North Sichuan Medical College Research and Development Fund Project (CBY23-ZDA11). The funders had no role in study design, data analysis, decision to publish, or preparation of the manuscript</w:t>
      </w:r>
    </w:p>
    <w:p w14:paraId="121A5713" w14:textId="77777777" w:rsidR="007D756C" w:rsidRPr="002B7077" w:rsidRDefault="007D756C" w:rsidP="007D756C">
      <w:pPr>
        <w:spacing w:after="240" w:line="480" w:lineRule="auto"/>
        <w:rPr>
          <w:b/>
          <w:bCs/>
          <w:sz w:val="28"/>
          <w:szCs w:val="28"/>
        </w:rPr>
      </w:pPr>
      <w:r w:rsidRPr="002B7077">
        <w:rPr>
          <w:b/>
          <w:bCs/>
          <w:sz w:val="28"/>
          <w:szCs w:val="28"/>
        </w:rPr>
        <w:t xml:space="preserve">Authors' contributions </w:t>
      </w:r>
    </w:p>
    <w:p w14:paraId="178B29A1" w14:textId="77777777" w:rsidR="007D756C" w:rsidRDefault="007D756C" w:rsidP="007D756C">
      <w:pPr>
        <w:spacing w:after="240" w:line="480" w:lineRule="auto"/>
      </w:pPr>
      <w:r w:rsidRPr="002B7077">
        <w:t>Y.L. conceived and designed the study; Y.L., Y.B. and Q.C. analyzed the data, prepared figures and/or tables. Y.L., Y.B. and Q.C. wrote the paper. All authors read and approved the final manuscript.</w:t>
      </w:r>
    </w:p>
    <w:p w14:paraId="4DD27FB9" w14:textId="77777777" w:rsidR="007D756C" w:rsidRDefault="007D756C" w:rsidP="007A6039">
      <w:pPr>
        <w:spacing w:after="240" w:line="480" w:lineRule="auto"/>
        <w:rPr>
          <w:b/>
          <w:bCs/>
          <w:sz w:val="28"/>
          <w:szCs w:val="28"/>
        </w:rPr>
      </w:pPr>
      <w:r>
        <w:rPr>
          <w:b/>
          <w:bCs/>
          <w:sz w:val="28"/>
          <w:szCs w:val="28"/>
        </w:rPr>
        <w:t>Acknowledgements</w:t>
      </w:r>
    </w:p>
    <w:p w14:paraId="6D342EBD" w14:textId="11EA1E4E" w:rsidR="005E55EF" w:rsidRDefault="007D756C" w:rsidP="005E55EF">
      <w:pPr>
        <w:spacing w:after="240" w:line="480" w:lineRule="auto"/>
      </w:pPr>
      <w:r w:rsidRPr="00486569">
        <w:t>We thank Lund university library</w:t>
      </w:r>
      <w:r>
        <w:t xml:space="preserve"> for</w:t>
      </w:r>
      <w:r w:rsidRPr="00486569">
        <w:t xml:space="preserve"> support</w:t>
      </w:r>
      <w:r>
        <w:t>ing</w:t>
      </w:r>
      <w:r w:rsidRPr="00486569">
        <w:t xml:space="preserve"> open access publications</w:t>
      </w:r>
      <w:ins w:id="155" w:author="Yuan Li" w:date="2026-02-15T19:09:00Z" w16du:dateUtc="2026-02-15T18:09:00Z">
        <w:r w:rsidR="00A33C69">
          <w:t>.</w:t>
        </w:r>
      </w:ins>
    </w:p>
    <w:p w14:paraId="57D299D3" w14:textId="75D4A1FE" w:rsidR="00A0167A" w:rsidRPr="005E55EF" w:rsidRDefault="00A0167A" w:rsidP="005E55EF">
      <w:pPr>
        <w:spacing w:after="240" w:line="480" w:lineRule="auto"/>
      </w:pPr>
      <w:r w:rsidRPr="002B7077">
        <w:rPr>
          <w:b/>
          <w:bCs/>
          <w:sz w:val="28"/>
          <w:szCs w:val="28"/>
        </w:rPr>
        <w:t>References</w:t>
      </w:r>
    </w:p>
    <w:p w14:paraId="3C903A38" w14:textId="667A5995" w:rsidR="00845FFB" w:rsidRDefault="00845FFB" w:rsidP="00845FFB">
      <w:pPr>
        <w:pStyle w:val="ListParagraph"/>
        <w:numPr>
          <w:ilvl w:val="0"/>
          <w:numId w:val="17"/>
        </w:numPr>
        <w:spacing w:after="240" w:line="480" w:lineRule="auto"/>
      </w:pPr>
      <w:r w:rsidRPr="002B7077">
        <w:t xml:space="preserve">Boroughs LK, DeBerardinis RJ. Metabolic pathways promoting cancer cell survival and growth. Nat Cell Biol. </w:t>
      </w:r>
      <w:proofErr w:type="gramStart"/>
      <w:r w:rsidRPr="002B7077">
        <w:t>2015;17:351</w:t>
      </w:r>
      <w:proofErr w:type="gramEnd"/>
      <w:r w:rsidRPr="002B7077">
        <w:t>-9.</w:t>
      </w:r>
    </w:p>
    <w:p w14:paraId="04163C68" w14:textId="77777777" w:rsidR="00845FFB" w:rsidRDefault="00845FFB" w:rsidP="00845FFB">
      <w:pPr>
        <w:pStyle w:val="ListParagraph"/>
        <w:numPr>
          <w:ilvl w:val="0"/>
          <w:numId w:val="17"/>
        </w:numPr>
        <w:spacing w:after="240" w:line="480" w:lineRule="auto"/>
      </w:pPr>
      <w:r w:rsidRPr="002B7077">
        <w:t>DeBerardinis RJ, Chandel NS. Fundamentals of cancer metabolism. Sci Adv. 2016;</w:t>
      </w:r>
      <w:proofErr w:type="gramStart"/>
      <w:r w:rsidRPr="002B7077">
        <w:t>2:e</w:t>
      </w:r>
      <w:proofErr w:type="gramEnd"/>
      <w:r w:rsidRPr="002B7077">
        <w:t>1600200.</w:t>
      </w:r>
    </w:p>
    <w:p w14:paraId="64180EE3" w14:textId="77777777" w:rsidR="00845FFB" w:rsidRPr="002B7077" w:rsidRDefault="00845FFB" w:rsidP="00845FFB">
      <w:pPr>
        <w:pStyle w:val="ListParagraph"/>
        <w:numPr>
          <w:ilvl w:val="0"/>
          <w:numId w:val="17"/>
        </w:numPr>
        <w:spacing w:after="240" w:line="480" w:lineRule="auto"/>
      </w:pPr>
      <w:r w:rsidRPr="002B7077">
        <w:t xml:space="preserve">Pavlova NN, Zhu J, Thompson CB. The hallmarks of cancer metabolism: Still emerging. Cell </w:t>
      </w:r>
      <w:proofErr w:type="spellStart"/>
      <w:r w:rsidRPr="002B7077">
        <w:t>Metab</w:t>
      </w:r>
      <w:proofErr w:type="spellEnd"/>
      <w:r w:rsidRPr="002B7077">
        <w:t xml:space="preserve">. </w:t>
      </w:r>
      <w:proofErr w:type="gramStart"/>
      <w:r w:rsidRPr="002B7077">
        <w:t>2022;34:355</w:t>
      </w:r>
      <w:proofErr w:type="gramEnd"/>
      <w:r w:rsidRPr="002B7077">
        <w:t>-77.</w:t>
      </w:r>
    </w:p>
    <w:p w14:paraId="0A0001A5" w14:textId="77777777" w:rsidR="00845FFB" w:rsidRDefault="00845FFB" w:rsidP="00845FFB">
      <w:pPr>
        <w:pStyle w:val="ListParagraph"/>
        <w:numPr>
          <w:ilvl w:val="0"/>
          <w:numId w:val="17"/>
        </w:numPr>
        <w:spacing w:after="240" w:line="480" w:lineRule="auto"/>
      </w:pPr>
      <w:proofErr w:type="spellStart"/>
      <w:r w:rsidRPr="000755BD">
        <w:rPr>
          <w:lang w:val="sv-SE"/>
        </w:rPr>
        <w:lastRenderedPageBreak/>
        <w:t>Martínez</w:t>
      </w:r>
      <w:proofErr w:type="spellEnd"/>
      <w:r w:rsidRPr="000755BD">
        <w:rPr>
          <w:lang w:val="sv-SE"/>
        </w:rPr>
        <w:t xml:space="preserve">-Reyes I, </w:t>
      </w:r>
      <w:proofErr w:type="spellStart"/>
      <w:r w:rsidRPr="000755BD">
        <w:rPr>
          <w:lang w:val="sv-SE"/>
        </w:rPr>
        <w:t>Chandel</w:t>
      </w:r>
      <w:proofErr w:type="spellEnd"/>
      <w:r w:rsidRPr="000755BD">
        <w:rPr>
          <w:lang w:val="sv-SE"/>
        </w:rPr>
        <w:t xml:space="preserve"> NS. </w:t>
      </w:r>
      <w:r w:rsidRPr="002B7077">
        <w:t xml:space="preserve">Cancer metabolism: looking forward. Nat Rev Cancer. </w:t>
      </w:r>
      <w:proofErr w:type="gramStart"/>
      <w:r w:rsidRPr="002B7077">
        <w:t>2021;21:669</w:t>
      </w:r>
      <w:proofErr w:type="gramEnd"/>
      <w:r w:rsidRPr="002B7077">
        <w:t>-80.</w:t>
      </w:r>
    </w:p>
    <w:p w14:paraId="3D4BCEFD" w14:textId="70B57E41" w:rsidR="00845FFB" w:rsidRPr="002B7077" w:rsidRDefault="00845FFB" w:rsidP="00845FFB">
      <w:pPr>
        <w:pStyle w:val="ListParagraph"/>
        <w:numPr>
          <w:ilvl w:val="0"/>
          <w:numId w:val="17"/>
        </w:numPr>
        <w:spacing w:after="240" w:line="480" w:lineRule="auto"/>
      </w:pPr>
      <w:r w:rsidRPr="002B7077">
        <w:t xml:space="preserve">Yang J, Shay C, Saba NF, Teng Y. Cancer metabolism and carcinogenesis. Exp </w:t>
      </w:r>
      <w:proofErr w:type="spellStart"/>
      <w:r w:rsidRPr="002B7077">
        <w:t>hematol</w:t>
      </w:r>
      <w:proofErr w:type="spellEnd"/>
      <w:r w:rsidRPr="002B7077">
        <w:t xml:space="preserve"> </w:t>
      </w:r>
      <w:proofErr w:type="spellStart"/>
      <w:r w:rsidRPr="002B7077">
        <w:t>oncol</w:t>
      </w:r>
      <w:proofErr w:type="spellEnd"/>
      <w:r w:rsidRPr="002B7077">
        <w:t xml:space="preserve">. </w:t>
      </w:r>
      <w:proofErr w:type="gramStart"/>
      <w:r w:rsidRPr="002B7077">
        <w:t>20</w:t>
      </w:r>
      <w:r w:rsidR="00161E9F">
        <w:t>27</w:t>
      </w:r>
      <w:r w:rsidRPr="002B7077">
        <w:t>;13:10</w:t>
      </w:r>
      <w:proofErr w:type="gramEnd"/>
      <w:r w:rsidRPr="002B7077">
        <w:t>.</w:t>
      </w:r>
    </w:p>
    <w:p w14:paraId="205094A8" w14:textId="77777777" w:rsidR="00845FFB" w:rsidRPr="001818C8" w:rsidRDefault="00845FFB" w:rsidP="00845FFB">
      <w:pPr>
        <w:pStyle w:val="ListParagraph"/>
        <w:numPr>
          <w:ilvl w:val="0"/>
          <w:numId w:val="17"/>
        </w:numPr>
        <w:spacing w:after="240" w:line="480" w:lineRule="auto"/>
        <w:rPr>
          <w:color w:val="000000" w:themeColor="text1"/>
        </w:rPr>
      </w:pPr>
      <w:r w:rsidRPr="009413AF">
        <w:t xml:space="preserve">Dong S, Li T. Metabolic reprogramming in cancer: signaling pathways and </w:t>
      </w:r>
      <w:r w:rsidRPr="001818C8">
        <w:rPr>
          <w:color w:val="000000" w:themeColor="text1"/>
        </w:rPr>
        <w:t>therapeutic targets. Mol Cancer. 2026;</w:t>
      </w:r>
      <w:hyperlink r:id="rId10" w:history="1">
        <w:r w:rsidRPr="001818C8">
          <w:rPr>
            <w:rStyle w:val="Hyperlink"/>
            <w:color w:val="000000" w:themeColor="text1"/>
          </w:rPr>
          <w:t>https://doi.org/10.1186/s12943-026-02582-0</w:t>
        </w:r>
      </w:hyperlink>
      <w:r w:rsidRPr="001818C8">
        <w:rPr>
          <w:color w:val="000000" w:themeColor="text1"/>
        </w:rPr>
        <w:t>.</w:t>
      </w:r>
    </w:p>
    <w:p w14:paraId="4E63B537" w14:textId="7DB9689D" w:rsidR="00845FFB" w:rsidRPr="001818C8" w:rsidRDefault="00845FFB" w:rsidP="00845FFB">
      <w:pPr>
        <w:pStyle w:val="ListParagraph"/>
        <w:numPr>
          <w:ilvl w:val="0"/>
          <w:numId w:val="17"/>
        </w:numPr>
        <w:spacing w:after="240" w:line="480" w:lineRule="auto"/>
        <w:rPr>
          <w:color w:val="000000" w:themeColor="text1"/>
        </w:rPr>
      </w:pPr>
      <w:r w:rsidRPr="001818C8">
        <w:rPr>
          <w:color w:val="000000" w:themeColor="text1"/>
        </w:rPr>
        <w:t xml:space="preserve">Hu M, Lan Y, Lu A, Ma X, Zhang L. Glycan-based biomarkers for diagnosis of cancers and other diseases: Past, present, and future. Prog Mol Biol Transl Sci. </w:t>
      </w:r>
      <w:proofErr w:type="gramStart"/>
      <w:r w:rsidRPr="001818C8">
        <w:rPr>
          <w:color w:val="000000" w:themeColor="text1"/>
        </w:rPr>
        <w:t>2019;162:1</w:t>
      </w:r>
      <w:proofErr w:type="gramEnd"/>
      <w:r w:rsidRPr="001818C8">
        <w:rPr>
          <w:color w:val="000000" w:themeColor="text1"/>
        </w:rPr>
        <w:t>-</w:t>
      </w:r>
      <w:r w:rsidR="00161E9F">
        <w:rPr>
          <w:color w:val="000000" w:themeColor="text1"/>
        </w:rPr>
        <w:t>27</w:t>
      </w:r>
      <w:r w:rsidRPr="001818C8">
        <w:rPr>
          <w:color w:val="000000" w:themeColor="text1"/>
        </w:rPr>
        <w:t>.</w:t>
      </w:r>
    </w:p>
    <w:p w14:paraId="622BE40F" w14:textId="77777777" w:rsidR="00845FFB" w:rsidRPr="001818C8" w:rsidRDefault="00845FFB" w:rsidP="00845FFB">
      <w:pPr>
        <w:pStyle w:val="ListParagraph"/>
        <w:numPr>
          <w:ilvl w:val="0"/>
          <w:numId w:val="17"/>
        </w:numPr>
        <w:spacing w:after="240" w:line="480" w:lineRule="auto"/>
        <w:rPr>
          <w:color w:val="000000" w:themeColor="text1"/>
        </w:rPr>
      </w:pPr>
      <w:r w:rsidRPr="001818C8">
        <w:rPr>
          <w:color w:val="000000" w:themeColor="text1"/>
        </w:rPr>
        <w:t xml:space="preserve">Purushothaman A, Mohajeri M, Lele TP. The role of glycans in the mechanobiology of cancer. J Biol Chem. </w:t>
      </w:r>
      <w:proofErr w:type="gramStart"/>
      <w:r w:rsidRPr="001818C8">
        <w:rPr>
          <w:color w:val="000000" w:themeColor="text1"/>
        </w:rPr>
        <w:t>2023;299:102935</w:t>
      </w:r>
      <w:proofErr w:type="gramEnd"/>
      <w:r w:rsidRPr="001818C8">
        <w:rPr>
          <w:color w:val="000000" w:themeColor="text1"/>
        </w:rPr>
        <w:t>.</w:t>
      </w:r>
    </w:p>
    <w:p w14:paraId="48D8EE90" w14:textId="77777777" w:rsidR="00845FFB" w:rsidRPr="001818C8" w:rsidRDefault="00845FFB" w:rsidP="00845FFB">
      <w:pPr>
        <w:pStyle w:val="ListParagraph"/>
        <w:numPr>
          <w:ilvl w:val="0"/>
          <w:numId w:val="17"/>
        </w:numPr>
        <w:spacing w:after="240" w:line="480" w:lineRule="auto"/>
        <w:rPr>
          <w:color w:val="000000" w:themeColor="text1"/>
        </w:rPr>
      </w:pPr>
      <w:proofErr w:type="spellStart"/>
      <w:r w:rsidRPr="001818C8">
        <w:rPr>
          <w:color w:val="000000" w:themeColor="text1"/>
          <w:lang w:val="sv-SE"/>
        </w:rPr>
        <w:t>Varadharaj</w:t>
      </w:r>
      <w:proofErr w:type="spellEnd"/>
      <w:r w:rsidRPr="001818C8">
        <w:rPr>
          <w:color w:val="000000" w:themeColor="text1"/>
          <w:lang w:val="sv-SE"/>
        </w:rPr>
        <w:t xml:space="preserve"> V, Petersen W, </w:t>
      </w:r>
      <w:proofErr w:type="spellStart"/>
      <w:r w:rsidRPr="001818C8">
        <w:rPr>
          <w:color w:val="000000" w:themeColor="text1"/>
          <w:lang w:val="sv-SE"/>
        </w:rPr>
        <w:t>Batra</w:t>
      </w:r>
      <w:proofErr w:type="spellEnd"/>
      <w:r w:rsidRPr="001818C8">
        <w:rPr>
          <w:color w:val="000000" w:themeColor="text1"/>
          <w:lang w:val="sv-SE"/>
        </w:rPr>
        <w:t xml:space="preserve"> SK, </w:t>
      </w:r>
      <w:proofErr w:type="spellStart"/>
      <w:r w:rsidRPr="001818C8">
        <w:rPr>
          <w:color w:val="000000" w:themeColor="text1"/>
          <w:lang w:val="sv-SE"/>
        </w:rPr>
        <w:t>Ponnusamy</w:t>
      </w:r>
      <w:proofErr w:type="spellEnd"/>
      <w:r w:rsidRPr="001818C8">
        <w:rPr>
          <w:color w:val="000000" w:themeColor="text1"/>
          <w:lang w:val="sv-SE"/>
        </w:rPr>
        <w:t xml:space="preserve"> MP. </w:t>
      </w:r>
      <w:r w:rsidRPr="001818C8">
        <w:rPr>
          <w:color w:val="000000" w:themeColor="text1"/>
        </w:rPr>
        <w:t>Sugar symphony: glycosylation in cancer metabolism and stemness.</w:t>
      </w:r>
      <w:r w:rsidRPr="001818C8">
        <w:rPr>
          <w:rFonts w:ascii="-webkit-standard" w:hAnsi="-webkit-standard"/>
          <w:color w:val="000000" w:themeColor="text1"/>
          <w:sz w:val="27"/>
          <w:szCs w:val="27"/>
        </w:rPr>
        <w:t xml:space="preserve"> </w:t>
      </w:r>
      <w:r w:rsidRPr="001818C8">
        <w:rPr>
          <w:color w:val="000000" w:themeColor="text1"/>
        </w:rPr>
        <w:t xml:space="preserve">Trends Cell Biol. </w:t>
      </w:r>
      <w:proofErr w:type="gramStart"/>
      <w:r w:rsidRPr="001818C8">
        <w:rPr>
          <w:color w:val="000000" w:themeColor="text1"/>
        </w:rPr>
        <w:t>2025;35:412</w:t>
      </w:r>
      <w:proofErr w:type="gramEnd"/>
      <w:r w:rsidRPr="001818C8">
        <w:rPr>
          <w:color w:val="000000" w:themeColor="text1"/>
        </w:rPr>
        <w:t>-25.</w:t>
      </w:r>
    </w:p>
    <w:p w14:paraId="4544DF5B" w14:textId="77777777" w:rsidR="00845FFB" w:rsidRPr="001818C8" w:rsidRDefault="00845FFB" w:rsidP="00845FFB">
      <w:pPr>
        <w:pStyle w:val="ListParagraph"/>
        <w:numPr>
          <w:ilvl w:val="0"/>
          <w:numId w:val="17"/>
        </w:numPr>
        <w:spacing w:after="240" w:line="480" w:lineRule="auto"/>
        <w:rPr>
          <w:color w:val="000000" w:themeColor="text1"/>
        </w:rPr>
      </w:pPr>
      <w:r w:rsidRPr="001818C8">
        <w:rPr>
          <w:color w:val="000000" w:themeColor="text1"/>
        </w:rPr>
        <w:t xml:space="preserve">Gatto F, Ferreira R, Nielsen J. Pan-cancer analysis of the metabolic reaction network. </w:t>
      </w:r>
      <w:proofErr w:type="spellStart"/>
      <w:r w:rsidRPr="001818C8">
        <w:rPr>
          <w:color w:val="000000" w:themeColor="text1"/>
        </w:rPr>
        <w:t>Metab</w:t>
      </w:r>
      <w:proofErr w:type="spellEnd"/>
      <w:r w:rsidRPr="001818C8">
        <w:rPr>
          <w:color w:val="000000" w:themeColor="text1"/>
        </w:rPr>
        <w:t xml:space="preserve"> Eng. </w:t>
      </w:r>
      <w:proofErr w:type="gramStart"/>
      <w:r w:rsidRPr="001818C8">
        <w:rPr>
          <w:color w:val="000000" w:themeColor="text1"/>
        </w:rPr>
        <w:t>2020;57:51</w:t>
      </w:r>
      <w:proofErr w:type="gramEnd"/>
      <w:r w:rsidRPr="001818C8">
        <w:rPr>
          <w:color w:val="000000" w:themeColor="text1"/>
        </w:rPr>
        <w:t>-62.</w:t>
      </w:r>
    </w:p>
    <w:p w14:paraId="7E39861D" w14:textId="77777777" w:rsidR="00845FFB" w:rsidRPr="002B7077" w:rsidRDefault="00845FFB" w:rsidP="00845FFB">
      <w:pPr>
        <w:pStyle w:val="ListParagraph"/>
        <w:numPr>
          <w:ilvl w:val="0"/>
          <w:numId w:val="17"/>
        </w:numPr>
        <w:spacing w:after="240" w:line="480" w:lineRule="auto"/>
      </w:pPr>
      <w:r w:rsidRPr="002B7077">
        <w:t xml:space="preserve">Rosario SR, Long MD, Affronti HC, </w:t>
      </w:r>
      <w:proofErr w:type="spellStart"/>
      <w:r w:rsidRPr="002B7077">
        <w:t>Rowsam</w:t>
      </w:r>
      <w:proofErr w:type="spellEnd"/>
      <w:r w:rsidRPr="002B7077">
        <w:t xml:space="preserve"> AM, Eng KH, </w:t>
      </w:r>
      <w:proofErr w:type="spellStart"/>
      <w:r w:rsidRPr="002B7077">
        <w:t>Smiraglia</w:t>
      </w:r>
      <w:proofErr w:type="spellEnd"/>
      <w:r w:rsidRPr="002B7077">
        <w:t xml:space="preserve"> DJ. Pan-cancer analysis of transcriptional metabolic dysregulation using The Cancer Genome Atlas. Nat Comm. </w:t>
      </w:r>
      <w:proofErr w:type="gramStart"/>
      <w:r w:rsidRPr="002B7077">
        <w:t>2018;9:5330</w:t>
      </w:r>
      <w:proofErr w:type="gramEnd"/>
      <w:r w:rsidRPr="002B7077">
        <w:t>.</w:t>
      </w:r>
    </w:p>
    <w:p w14:paraId="7FDB017D" w14:textId="77777777" w:rsidR="00845FFB" w:rsidRDefault="00845FFB" w:rsidP="00845FFB">
      <w:pPr>
        <w:pStyle w:val="ListParagraph"/>
        <w:numPr>
          <w:ilvl w:val="0"/>
          <w:numId w:val="17"/>
        </w:numPr>
        <w:spacing w:after="240" w:line="480" w:lineRule="auto"/>
      </w:pPr>
      <w:r w:rsidRPr="00BE2B1D">
        <w:t xml:space="preserve">Xiao Z, Dai Z, </w:t>
      </w:r>
      <w:proofErr w:type="spellStart"/>
      <w:r w:rsidRPr="00BE2B1D">
        <w:t>Locasale</w:t>
      </w:r>
      <w:proofErr w:type="spellEnd"/>
      <w:r w:rsidRPr="00BE2B1D">
        <w:t xml:space="preserve"> JW. Metabolic landscape of the tumor microenvironment at single cell resolution.</w:t>
      </w:r>
      <w:r w:rsidRPr="00BE2B1D">
        <w:rPr>
          <w:rFonts w:ascii="-webkit-standard" w:hAnsi="-webkit-standard"/>
          <w:color w:val="000000"/>
          <w:sz w:val="27"/>
          <w:szCs w:val="27"/>
        </w:rPr>
        <w:t xml:space="preserve"> </w:t>
      </w:r>
      <w:r w:rsidRPr="00BE2B1D">
        <w:t xml:space="preserve">Nat Commun. </w:t>
      </w:r>
      <w:proofErr w:type="gramStart"/>
      <w:r w:rsidRPr="00BE2B1D">
        <w:t>2019;10:3763</w:t>
      </w:r>
      <w:proofErr w:type="gramEnd"/>
      <w:r w:rsidRPr="00BE2B1D">
        <w:t>.</w:t>
      </w:r>
    </w:p>
    <w:p w14:paraId="0FD51B77" w14:textId="77777777" w:rsidR="00845FFB" w:rsidRDefault="00845FFB" w:rsidP="00845FFB">
      <w:pPr>
        <w:pStyle w:val="ListParagraph"/>
        <w:numPr>
          <w:ilvl w:val="0"/>
          <w:numId w:val="17"/>
        </w:numPr>
        <w:spacing w:after="240" w:line="480" w:lineRule="auto"/>
      </w:pPr>
      <w:r w:rsidRPr="002B7077">
        <w:t xml:space="preserve">Zhou Y, Lih TM, Pan J, </w:t>
      </w:r>
      <w:proofErr w:type="spellStart"/>
      <w:r w:rsidRPr="002B7077">
        <w:t>Höti</w:t>
      </w:r>
      <w:proofErr w:type="spellEnd"/>
      <w:r w:rsidRPr="002B7077">
        <w:t xml:space="preserve"> N, Dong M, Cao L,</w:t>
      </w:r>
      <w:r>
        <w:t xml:space="preserve"> et al</w:t>
      </w:r>
      <w:r w:rsidRPr="002B7077">
        <w:t xml:space="preserve">. Proteomic signatures of 16 major types of human cancer reveal universal and cancer-type-specific proteins for the identification of potential therapeutic targets. J </w:t>
      </w:r>
      <w:proofErr w:type="spellStart"/>
      <w:r w:rsidRPr="002B7077">
        <w:t>Hematol</w:t>
      </w:r>
      <w:proofErr w:type="spellEnd"/>
      <w:r w:rsidRPr="002B7077">
        <w:t xml:space="preserve"> Oncol. </w:t>
      </w:r>
      <w:proofErr w:type="gramStart"/>
      <w:r w:rsidRPr="002B7077">
        <w:t>2020;13:170</w:t>
      </w:r>
      <w:proofErr w:type="gramEnd"/>
      <w:r>
        <w:t>.</w:t>
      </w:r>
    </w:p>
    <w:p w14:paraId="7D8B4BDD" w14:textId="4CEF498B" w:rsidR="00845FFB" w:rsidRDefault="00845FFB" w:rsidP="00845FFB">
      <w:pPr>
        <w:pStyle w:val="ListParagraph"/>
        <w:numPr>
          <w:ilvl w:val="0"/>
          <w:numId w:val="17"/>
        </w:numPr>
        <w:spacing w:after="240" w:line="480" w:lineRule="auto"/>
      </w:pPr>
      <w:r w:rsidRPr="002B7077">
        <w:lastRenderedPageBreak/>
        <w:t>Hu GS, Zheng ZZ, He YH, Wang DC, Nie RC, Liu W. Integrated Analysis of Proteome and Transcriptome Profiling Reveals Pan-Cancer-Associated Pathways and Molecular Biomarkers. Mol Cell Proteomics. 2025;</w:t>
      </w:r>
      <w:r w:rsidR="00161E9F">
        <w:t>27</w:t>
      </w:r>
      <w:r w:rsidRPr="002B7077">
        <w:t>.</w:t>
      </w:r>
    </w:p>
    <w:p w14:paraId="683FE23F" w14:textId="77777777" w:rsidR="00161E9F" w:rsidRDefault="00161E9F" w:rsidP="00161E9F">
      <w:pPr>
        <w:pStyle w:val="ListParagraph"/>
        <w:numPr>
          <w:ilvl w:val="0"/>
          <w:numId w:val="17"/>
        </w:numPr>
        <w:spacing w:after="240" w:line="480" w:lineRule="auto"/>
      </w:pPr>
      <w:r w:rsidRPr="000755BD">
        <w:t xml:space="preserve">Weinstein JN, </w:t>
      </w:r>
      <w:proofErr w:type="spellStart"/>
      <w:r w:rsidRPr="000755BD">
        <w:t>Collisson</w:t>
      </w:r>
      <w:proofErr w:type="spellEnd"/>
      <w:r w:rsidRPr="000755BD">
        <w:t xml:space="preserve"> EA, Mills GB, Shaw KRM, </w:t>
      </w:r>
      <w:proofErr w:type="spellStart"/>
      <w:r w:rsidRPr="000755BD">
        <w:t>Ozenberger</w:t>
      </w:r>
      <w:proofErr w:type="spellEnd"/>
      <w:r w:rsidRPr="000755BD">
        <w:t xml:space="preserve"> BA, </w:t>
      </w:r>
      <w:proofErr w:type="spellStart"/>
      <w:r w:rsidRPr="000755BD">
        <w:t>Ellrott</w:t>
      </w:r>
      <w:proofErr w:type="spellEnd"/>
      <w:r w:rsidRPr="000755BD">
        <w:t xml:space="preserve"> K, et al. The Cancer Genome Atlas Pan-Cancer analysis project. Nat Genet. </w:t>
      </w:r>
      <w:proofErr w:type="gramStart"/>
      <w:r w:rsidRPr="000755BD">
        <w:t>2013;45:1113</w:t>
      </w:r>
      <w:proofErr w:type="gramEnd"/>
      <w:r w:rsidRPr="000755BD">
        <w:t>–1120.</w:t>
      </w:r>
    </w:p>
    <w:p w14:paraId="75D76865" w14:textId="77777777" w:rsidR="00161E9F" w:rsidRDefault="00161E9F" w:rsidP="00161E9F">
      <w:pPr>
        <w:pStyle w:val="ListParagraph"/>
        <w:numPr>
          <w:ilvl w:val="0"/>
          <w:numId w:val="17"/>
        </w:numPr>
        <w:spacing w:after="240" w:line="480" w:lineRule="auto"/>
      </w:pPr>
      <w:r w:rsidRPr="00376281">
        <w:t xml:space="preserve">Zhou W, Yang Q, Guo J, Li S, Su M, Leng F, Rong T, Shi J, Gao Y, Jiang T, Xu J, Li Y. </w:t>
      </w:r>
      <w:proofErr w:type="spellStart"/>
      <w:r w:rsidRPr="00376281">
        <w:t>SMTdb</w:t>
      </w:r>
      <w:proofErr w:type="spellEnd"/>
      <w:r w:rsidRPr="00376281">
        <w:t>: A Comprehensive Spatial Meta-Transcriptome Resource in Cancer. Mol Biol Evol. 2025;</w:t>
      </w:r>
      <w:proofErr w:type="gramStart"/>
      <w:r w:rsidRPr="00376281">
        <w:t>42:msaf</w:t>
      </w:r>
      <w:proofErr w:type="gramEnd"/>
      <w:r w:rsidRPr="00376281">
        <w:t>263.</w:t>
      </w:r>
    </w:p>
    <w:p w14:paraId="421A7C6A" w14:textId="6F0FE045" w:rsidR="00161E9F" w:rsidRDefault="00161E9F" w:rsidP="00161E9F">
      <w:pPr>
        <w:pStyle w:val="ListParagraph"/>
        <w:numPr>
          <w:ilvl w:val="0"/>
          <w:numId w:val="17"/>
        </w:numPr>
        <w:spacing w:after="240" w:line="480" w:lineRule="auto"/>
      </w:pPr>
      <w:proofErr w:type="spellStart"/>
      <w:r w:rsidRPr="00C5787A">
        <w:t>Hänzelmann</w:t>
      </w:r>
      <w:proofErr w:type="spellEnd"/>
      <w:r w:rsidRPr="00C5787A">
        <w:t xml:space="preserve"> S, Castelo R, </w:t>
      </w:r>
      <w:proofErr w:type="spellStart"/>
      <w:r w:rsidRPr="00C5787A">
        <w:t>Guinney</w:t>
      </w:r>
      <w:proofErr w:type="spellEnd"/>
      <w:r w:rsidRPr="00C5787A">
        <w:t xml:space="preserve"> J. GSVA: gene set variation analysis for microarray and RNA-seq data. BMC bioinformatics. 2013 Jan 16;14(1):7.</w:t>
      </w:r>
    </w:p>
    <w:p w14:paraId="63EA60DB" w14:textId="77777777" w:rsidR="00845FFB" w:rsidRPr="002B7077" w:rsidRDefault="00845FFB" w:rsidP="00845FFB">
      <w:pPr>
        <w:pStyle w:val="ListParagraph"/>
        <w:numPr>
          <w:ilvl w:val="0"/>
          <w:numId w:val="17"/>
        </w:numPr>
        <w:spacing w:after="240" w:line="480" w:lineRule="auto"/>
      </w:pPr>
      <w:r w:rsidRPr="002B7077">
        <w:t xml:space="preserve">Pinho SS, Reis CA. Glycosylation in cancer: mechanisms and clinical implications. </w:t>
      </w:r>
      <w:r w:rsidRPr="002B7077">
        <w:rPr>
          <w:color w:val="000000" w:themeColor="text1"/>
        </w:rPr>
        <w:t>Nat Rev Cancer</w:t>
      </w:r>
      <w:r w:rsidRPr="002B7077">
        <w:t xml:space="preserve">. </w:t>
      </w:r>
      <w:proofErr w:type="gramStart"/>
      <w:r w:rsidRPr="002B7077">
        <w:t>2015;15:540</w:t>
      </w:r>
      <w:proofErr w:type="gramEnd"/>
      <w:r w:rsidRPr="002B7077">
        <w:t>-55.</w:t>
      </w:r>
    </w:p>
    <w:p w14:paraId="3192B043" w14:textId="12E532BD" w:rsidR="00845FFB" w:rsidRPr="001818C8" w:rsidRDefault="00845FFB" w:rsidP="00845FFB">
      <w:pPr>
        <w:pStyle w:val="ListParagraph"/>
        <w:numPr>
          <w:ilvl w:val="0"/>
          <w:numId w:val="17"/>
        </w:numPr>
        <w:spacing w:after="240" w:line="480" w:lineRule="auto"/>
        <w:rPr>
          <w:color w:val="000000" w:themeColor="text1"/>
        </w:rPr>
      </w:pPr>
      <w:r w:rsidRPr="001818C8">
        <w:rPr>
          <w:color w:val="000000" w:themeColor="text1"/>
        </w:rPr>
        <w:t>Rodriguez E. Tumor glycosylation: a main player in the modulation of immune responses. Eur. J. Immunol. 2025;</w:t>
      </w:r>
      <w:proofErr w:type="gramStart"/>
      <w:r w:rsidRPr="001818C8">
        <w:rPr>
          <w:color w:val="000000" w:themeColor="text1"/>
        </w:rPr>
        <w:t>55:e</w:t>
      </w:r>
      <w:proofErr w:type="gramEnd"/>
      <w:r w:rsidRPr="001818C8">
        <w:rPr>
          <w:color w:val="000000" w:themeColor="text1"/>
        </w:rPr>
        <w:t>20</w:t>
      </w:r>
      <w:r w:rsidR="00161E9F">
        <w:rPr>
          <w:color w:val="000000" w:themeColor="text1"/>
        </w:rPr>
        <w:t>27</w:t>
      </w:r>
      <w:r w:rsidRPr="001818C8">
        <w:rPr>
          <w:color w:val="000000" w:themeColor="text1"/>
        </w:rPr>
        <w:t>51318.</w:t>
      </w:r>
    </w:p>
    <w:p w14:paraId="6380DA19" w14:textId="7DD83CF2" w:rsidR="00845FFB" w:rsidRPr="001818C8" w:rsidRDefault="00845FFB" w:rsidP="00845FFB">
      <w:pPr>
        <w:pStyle w:val="ListParagraph"/>
        <w:numPr>
          <w:ilvl w:val="0"/>
          <w:numId w:val="17"/>
        </w:numPr>
        <w:spacing w:after="240" w:line="480" w:lineRule="auto"/>
        <w:rPr>
          <w:color w:val="000000" w:themeColor="text1"/>
        </w:rPr>
      </w:pPr>
      <w:r w:rsidRPr="001818C8">
        <w:rPr>
          <w:color w:val="000000" w:themeColor="text1"/>
        </w:rPr>
        <w:t>Zhu W, Zhou Y, Guo L, Feng S. Biological function of sialic acid and sialylation in human health and disease.</w:t>
      </w:r>
      <w:r w:rsidRPr="001818C8">
        <w:rPr>
          <w:rFonts w:ascii="-webkit-standard" w:hAnsi="-webkit-standard"/>
          <w:color w:val="000000" w:themeColor="text1"/>
          <w:sz w:val="27"/>
          <w:szCs w:val="27"/>
        </w:rPr>
        <w:t xml:space="preserve"> </w:t>
      </w:r>
      <w:r w:rsidRPr="001818C8">
        <w:rPr>
          <w:color w:val="000000" w:themeColor="text1"/>
        </w:rPr>
        <w:t xml:space="preserve">Cell Death </w:t>
      </w:r>
      <w:proofErr w:type="spellStart"/>
      <w:r w:rsidRPr="001818C8">
        <w:rPr>
          <w:color w:val="000000" w:themeColor="text1"/>
        </w:rPr>
        <w:t>Discov</w:t>
      </w:r>
      <w:proofErr w:type="spellEnd"/>
      <w:r w:rsidRPr="001818C8">
        <w:rPr>
          <w:color w:val="000000" w:themeColor="text1"/>
        </w:rPr>
        <w:t xml:space="preserve">. </w:t>
      </w:r>
      <w:proofErr w:type="gramStart"/>
      <w:r w:rsidRPr="001818C8">
        <w:rPr>
          <w:color w:val="000000" w:themeColor="text1"/>
        </w:rPr>
        <w:t>20</w:t>
      </w:r>
      <w:r w:rsidR="00161E9F">
        <w:rPr>
          <w:color w:val="000000" w:themeColor="text1"/>
        </w:rPr>
        <w:t>27</w:t>
      </w:r>
      <w:r w:rsidRPr="001818C8">
        <w:rPr>
          <w:color w:val="000000" w:themeColor="text1"/>
        </w:rPr>
        <w:t>;10:415</w:t>
      </w:r>
      <w:proofErr w:type="gramEnd"/>
      <w:r w:rsidRPr="001818C8">
        <w:rPr>
          <w:color w:val="000000" w:themeColor="text1"/>
        </w:rPr>
        <w:t>.</w:t>
      </w:r>
    </w:p>
    <w:p w14:paraId="613BD02A" w14:textId="77777777" w:rsidR="00845FFB" w:rsidRPr="001818C8" w:rsidRDefault="00845FFB" w:rsidP="00845FFB">
      <w:pPr>
        <w:pStyle w:val="ListParagraph"/>
        <w:numPr>
          <w:ilvl w:val="0"/>
          <w:numId w:val="17"/>
        </w:numPr>
        <w:spacing w:after="240" w:line="480" w:lineRule="auto"/>
        <w:rPr>
          <w:color w:val="000000" w:themeColor="text1"/>
        </w:rPr>
      </w:pPr>
      <w:r w:rsidRPr="001818C8">
        <w:rPr>
          <w:color w:val="000000" w:themeColor="text1"/>
        </w:rPr>
        <w:t xml:space="preserve">Iozzo RV, Schaefer L. Proteoglycan form and function: A comprehensive nomenclature of proteoglycans. Matrix Biol. </w:t>
      </w:r>
      <w:proofErr w:type="gramStart"/>
      <w:r w:rsidRPr="001818C8">
        <w:rPr>
          <w:color w:val="000000" w:themeColor="text1"/>
        </w:rPr>
        <w:t>2015;42:11</w:t>
      </w:r>
      <w:proofErr w:type="gramEnd"/>
      <w:r w:rsidRPr="001818C8">
        <w:rPr>
          <w:color w:val="000000" w:themeColor="text1"/>
        </w:rPr>
        <w:t>-55.</w:t>
      </w:r>
    </w:p>
    <w:p w14:paraId="4EADC85A" w14:textId="77777777" w:rsidR="00845FFB" w:rsidRPr="001818C8" w:rsidRDefault="00845FFB" w:rsidP="00845FFB">
      <w:pPr>
        <w:pStyle w:val="ListParagraph"/>
        <w:numPr>
          <w:ilvl w:val="0"/>
          <w:numId w:val="17"/>
        </w:numPr>
        <w:spacing w:after="240" w:line="480" w:lineRule="auto"/>
        <w:rPr>
          <w:color w:val="000000" w:themeColor="text1"/>
        </w:rPr>
      </w:pPr>
      <w:proofErr w:type="spellStart"/>
      <w:r w:rsidRPr="001818C8">
        <w:rPr>
          <w:color w:val="000000" w:themeColor="text1"/>
        </w:rPr>
        <w:t>Sasisekharan</w:t>
      </w:r>
      <w:proofErr w:type="spellEnd"/>
      <w:r w:rsidRPr="001818C8">
        <w:rPr>
          <w:color w:val="000000" w:themeColor="text1"/>
        </w:rPr>
        <w:t xml:space="preserve"> R, Shriver Z, Venkataraman G, Narayanasami U. Roles of heparan-sulphate glycosaminoglycans in cancer. Nat Rev Cancer. 2002;2(7):521-8.</w:t>
      </w:r>
    </w:p>
    <w:p w14:paraId="7BEC1084" w14:textId="7ECB9971" w:rsidR="00845FFB" w:rsidRPr="001818C8" w:rsidRDefault="00845FFB" w:rsidP="00845FFB">
      <w:pPr>
        <w:pStyle w:val="ListParagraph"/>
        <w:numPr>
          <w:ilvl w:val="0"/>
          <w:numId w:val="17"/>
        </w:numPr>
        <w:spacing w:after="240" w:line="480" w:lineRule="auto"/>
        <w:rPr>
          <w:color w:val="000000" w:themeColor="text1"/>
        </w:rPr>
      </w:pPr>
      <w:r w:rsidRPr="001818C8">
        <w:rPr>
          <w:color w:val="000000" w:themeColor="text1"/>
        </w:rPr>
        <w:t xml:space="preserve">Bellis SL, Reis CA, Varki A, Kannagi R, Stanley P. Glycosylation Changes in Cancer. In: Varki A, Cummings RD, Esko JD, Stanley P, Hart GW, Aebi M, et al., editors. Essentials of Glycobiology [Internet]. 4th ed. Cold Spring Harbor (NY): Cold Spring Harbor Laboratory Press; 2022. Chapter 47. </w:t>
      </w:r>
    </w:p>
    <w:p w14:paraId="2A428068" w14:textId="77777777" w:rsidR="00845FFB" w:rsidRPr="001818C8" w:rsidRDefault="00845FFB" w:rsidP="00845FFB">
      <w:pPr>
        <w:pStyle w:val="ListParagraph"/>
        <w:numPr>
          <w:ilvl w:val="0"/>
          <w:numId w:val="17"/>
        </w:numPr>
        <w:spacing w:after="240" w:line="480" w:lineRule="auto"/>
        <w:rPr>
          <w:color w:val="000000" w:themeColor="text1"/>
        </w:rPr>
      </w:pPr>
      <w:r w:rsidRPr="001818C8">
        <w:rPr>
          <w:color w:val="000000" w:themeColor="text1"/>
        </w:rPr>
        <w:lastRenderedPageBreak/>
        <w:t>Wang H, Mooney DJ. Metabolic glycan labelling for cancer-targeted therapy.</w:t>
      </w:r>
      <w:r w:rsidRPr="001818C8">
        <w:rPr>
          <w:rFonts w:ascii="-webkit-standard" w:hAnsi="-webkit-standard"/>
          <w:color w:val="000000" w:themeColor="text1"/>
          <w:sz w:val="27"/>
          <w:szCs w:val="27"/>
        </w:rPr>
        <w:t xml:space="preserve"> </w:t>
      </w:r>
      <w:r w:rsidRPr="001818C8">
        <w:rPr>
          <w:color w:val="000000" w:themeColor="text1"/>
        </w:rPr>
        <w:t xml:space="preserve">Nat Chem. </w:t>
      </w:r>
      <w:proofErr w:type="gramStart"/>
      <w:r w:rsidRPr="001818C8">
        <w:rPr>
          <w:color w:val="000000" w:themeColor="text1"/>
        </w:rPr>
        <w:t>2020;12:1102</w:t>
      </w:r>
      <w:proofErr w:type="gramEnd"/>
      <w:r w:rsidRPr="001818C8">
        <w:rPr>
          <w:color w:val="000000" w:themeColor="text1"/>
        </w:rPr>
        <w:t>-14.</w:t>
      </w:r>
    </w:p>
    <w:p w14:paraId="5444D133" w14:textId="77777777" w:rsidR="00845FFB" w:rsidRPr="0081116A" w:rsidRDefault="00845FFB" w:rsidP="00845FFB">
      <w:pPr>
        <w:pStyle w:val="ListParagraph"/>
        <w:numPr>
          <w:ilvl w:val="0"/>
          <w:numId w:val="17"/>
        </w:numPr>
        <w:spacing w:after="240" w:line="480" w:lineRule="auto"/>
      </w:pPr>
      <w:r w:rsidRPr="000755BD">
        <w:t xml:space="preserve">Weinstein JN, </w:t>
      </w:r>
      <w:proofErr w:type="spellStart"/>
      <w:r w:rsidRPr="000755BD">
        <w:t>Collisson</w:t>
      </w:r>
      <w:proofErr w:type="spellEnd"/>
      <w:r w:rsidRPr="000755BD">
        <w:t xml:space="preserve"> EA, Mills GB, Shaw KRM, </w:t>
      </w:r>
      <w:proofErr w:type="spellStart"/>
      <w:r w:rsidRPr="000755BD">
        <w:t>Ozenberger</w:t>
      </w:r>
      <w:proofErr w:type="spellEnd"/>
      <w:r w:rsidRPr="000755BD">
        <w:t xml:space="preserve"> BA, </w:t>
      </w:r>
      <w:proofErr w:type="spellStart"/>
      <w:r w:rsidRPr="000755BD">
        <w:t>Ellrott</w:t>
      </w:r>
      <w:proofErr w:type="spellEnd"/>
      <w:r w:rsidRPr="000755BD">
        <w:t xml:space="preserve"> K, et al. The Cancer Genome Atlas Pan-Cancer analysis project. Nat Genet. </w:t>
      </w:r>
      <w:proofErr w:type="gramStart"/>
      <w:r w:rsidRPr="000755BD">
        <w:t>2013;45:1113</w:t>
      </w:r>
      <w:proofErr w:type="gramEnd"/>
      <w:r w:rsidRPr="000755BD">
        <w:t>–1120.</w:t>
      </w:r>
    </w:p>
    <w:p w14:paraId="6F1A6CF0" w14:textId="77777777" w:rsidR="00845FFB" w:rsidRPr="002B7077" w:rsidRDefault="00845FFB" w:rsidP="00845FFB">
      <w:pPr>
        <w:pStyle w:val="ListParagraph"/>
        <w:numPr>
          <w:ilvl w:val="0"/>
          <w:numId w:val="17"/>
        </w:numPr>
        <w:spacing w:after="240" w:line="480" w:lineRule="auto"/>
      </w:pPr>
      <w:r w:rsidRPr="002B7077">
        <w:t>Richelle A, Kellman BP, Wenzel AT, Chiang AW, Reagan T, Gutierrez JM,</w:t>
      </w:r>
      <w:r>
        <w:t xml:space="preserve"> et al</w:t>
      </w:r>
      <w:r w:rsidRPr="002B7077">
        <w:t>. Model-based assessment of mammalian cell metabolic functionalities using omics data. Cell Rep Methods. 2021;1.</w:t>
      </w:r>
    </w:p>
    <w:p w14:paraId="63D2241A" w14:textId="77777777" w:rsidR="00845FFB" w:rsidRPr="002B7077" w:rsidRDefault="00845FFB" w:rsidP="00845FFB">
      <w:pPr>
        <w:pStyle w:val="ListParagraph"/>
        <w:numPr>
          <w:ilvl w:val="0"/>
          <w:numId w:val="17"/>
        </w:numPr>
        <w:spacing w:after="240" w:line="480" w:lineRule="auto"/>
      </w:pPr>
      <w:r w:rsidRPr="00641E72">
        <w:t xml:space="preserve">Law CW, Chen Y, Shi W, Smyth GK. </w:t>
      </w:r>
      <w:proofErr w:type="spellStart"/>
      <w:r w:rsidRPr="00641E72">
        <w:t>voom</w:t>
      </w:r>
      <w:proofErr w:type="spellEnd"/>
      <w:r w:rsidRPr="00641E72">
        <w:t>: Precision weights unlock linear model analysis tools for RNA-seq read counts.</w:t>
      </w:r>
      <w:r w:rsidRPr="00641E72">
        <w:rPr>
          <w:rFonts w:ascii="-webkit-standard" w:hAnsi="-webkit-standard"/>
          <w:color w:val="000000"/>
          <w:sz w:val="27"/>
          <w:szCs w:val="27"/>
        </w:rPr>
        <w:t xml:space="preserve"> </w:t>
      </w:r>
      <w:r w:rsidRPr="00641E72">
        <w:t>Genome Biol. 2014;15R29.</w:t>
      </w:r>
    </w:p>
    <w:p w14:paraId="72877174" w14:textId="3E2B4D8E" w:rsidR="00A159C8" w:rsidRPr="009579D5" w:rsidRDefault="00A159C8" w:rsidP="00845FFB">
      <w:pPr>
        <w:spacing w:after="240" w:line="480" w:lineRule="auto"/>
        <w:rPr>
          <w:color w:val="000000"/>
        </w:rPr>
      </w:pPr>
    </w:p>
    <w:p w14:paraId="40F11B8D" w14:textId="34A7CE81" w:rsidR="002517F7" w:rsidRPr="009579D5" w:rsidRDefault="00EF45D0" w:rsidP="00EF45D0">
      <w:pPr>
        <w:spacing w:after="240" w:line="480" w:lineRule="auto"/>
        <w:rPr>
          <w:b/>
          <w:bCs/>
          <w:sz w:val="28"/>
          <w:szCs w:val="28"/>
        </w:rPr>
      </w:pPr>
      <w:r w:rsidRPr="009579D5">
        <w:rPr>
          <w:b/>
          <w:bCs/>
          <w:sz w:val="28"/>
          <w:szCs w:val="28"/>
        </w:rPr>
        <w:t>Figures</w:t>
      </w:r>
    </w:p>
    <w:p w14:paraId="1CE19548" w14:textId="73ED3587" w:rsidR="009579D5" w:rsidRPr="00CE2C9E" w:rsidRDefault="00274BB5" w:rsidP="009579D5">
      <w:pPr>
        <w:spacing w:after="240" w:line="480" w:lineRule="auto"/>
        <w:rPr>
          <w:b/>
          <w:bCs/>
        </w:rPr>
      </w:pPr>
      <w:r w:rsidRPr="002A249B">
        <w:rPr>
          <w:b/>
          <w:bCs/>
        </w:rPr>
        <w:t xml:space="preserve">Fig.1.pdf: </w:t>
      </w:r>
      <w:r w:rsidR="009579D5" w:rsidRPr="002A249B">
        <w:rPr>
          <w:b/>
          <w:bCs/>
        </w:rPr>
        <w:t>Fig. 1. Pan-cancer metabolic dysregulation across independent pan-cancer datasets from distinct omics modalities.</w:t>
      </w:r>
    </w:p>
    <w:p w14:paraId="247D8A0E" w14:textId="5744BEBB" w:rsidR="00274BB5" w:rsidRPr="00CE2C9E" w:rsidRDefault="009579D5" w:rsidP="009579D5">
      <w:pPr>
        <w:spacing w:after="240" w:line="480" w:lineRule="auto"/>
      </w:pPr>
      <w:r w:rsidRPr="00CE2C9E">
        <w:rPr>
          <w:b/>
          <w:bCs/>
        </w:rPr>
        <w:t>(A)</w:t>
      </w:r>
      <w:r w:rsidRPr="00CE2C9E">
        <w:t> Sample sizes for the four independent pan-cancer datasets analyzed.</w:t>
      </w:r>
      <w:r w:rsidRPr="00CE2C9E">
        <w:br/>
      </w:r>
      <w:r w:rsidRPr="00CE2C9E">
        <w:rPr>
          <w:b/>
          <w:bCs/>
        </w:rPr>
        <w:t>(B)</w:t>
      </w:r>
      <w:r w:rsidRPr="00CE2C9E">
        <w:t> Overview</w:t>
      </w:r>
      <w:r w:rsidRPr="000B56F8">
        <w:t xml:space="preserve"> of </w:t>
      </w:r>
      <w:r>
        <w:t xml:space="preserve">the number of </w:t>
      </w:r>
      <w:r w:rsidRPr="000B56F8">
        <w:t>identified metabolic tasks</w:t>
      </w:r>
      <w:r>
        <w:t>/</w:t>
      </w:r>
      <w:r w:rsidRPr="000B56F8">
        <w:t>pathways</w:t>
      </w:r>
      <w:r>
        <w:t xml:space="preserve"> per </w:t>
      </w:r>
      <w:r w:rsidRPr="000B56F8">
        <w:t>metabolic class, in each dataset.</w:t>
      </w:r>
      <w:r w:rsidRPr="000B56F8">
        <w:br/>
      </w:r>
      <w:r w:rsidRPr="000B56F8">
        <w:rPr>
          <w:b/>
          <w:bCs/>
        </w:rPr>
        <w:t>(C)</w:t>
      </w:r>
      <w:r w:rsidRPr="000B56F8">
        <w:t> Number of significantly up- or downregulated tasks/pathways per dataset: Hu2025 (adj</w:t>
      </w:r>
      <w:r>
        <w:t>usted</w:t>
      </w:r>
      <w:r w:rsidRPr="000B56F8">
        <w:t xml:space="preserve"> P</w:t>
      </w:r>
      <w:r>
        <w:t>-value</w:t>
      </w:r>
      <w:r w:rsidRPr="000B56F8">
        <w:t xml:space="preserve"> &lt; 0.05), Zhou2020 (adj. P &lt; 0.1), TCGA (adj. P &lt; 0.05), and </w:t>
      </w:r>
      <w:proofErr w:type="spellStart"/>
      <w:r w:rsidRPr="000B56F8">
        <w:t>SMTdb</w:t>
      </w:r>
      <w:proofErr w:type="spellEnd"/>
      <w:r w:rsidRPr="000B56F8">
        <w:t xml:space="preserve"> (P &lt; 0.1). Downregulated features are plotted as negative values.</w:t>
      </w:r>
      <w:r w:rsidRPr="000B56F8">
        <w:br/>
      </w:r>
      <w:r w:rsidRPr="000B56F8">
        <w:rPr>
          <w:b/>
          <w:bCs/>
        </w:rPr>
        <w:t>(D)</w:t>
      </w:r>
      <w:r w:rsidRPr="000B56F8">
        <w:t> Violin plots showing the distribution of</w:t>
      </w:r>
      <w:r>
        <w:t xml:space="preserve"> moderated</w:t>
      </w:r>
      <w:r w:rsidRPr="000B56F8">
        <w:t> </w:t>
      </w:r>
      <w:r w:rsidRPr="000B56F8">
        <w:rPr>
          <w:i/>
          <w:iCs/>
        </w:rPr>
        <w:t>t</w:t>
      </w:r>
      <w:r w:rsidRPr="000B56F8">
        <w:t> statistics from task- or protein-level differential analyses (</w:t>
      </w:r>
      <w:proofErr w:type="spellStart"/>
      <w:r w:rsidRPr="000B56F8">
        <w:t>limma</w:t>
      </w:r>
      <w:proofErr w:type="spellEnd"/>
      <w:r w:rsidRPr="000B56F8">
        <w:t>) for each metabolic class using the proteomics datasets. Only tasks/proteins with adj. P &lt; 0.2 are included.</w:t>
      </w:r>
      <w:r w:rsidRPr="000B56F8">
        <w:br/>
      </w:r>
      <w:r w:rsidRPr="000B56F8">
        <w:rPr>
          <w:b/>
          <w:bCs/>
        </w:rPr>
        <w:lastRenderedPageBreak/>
        <w:t>(E)</w:t>
      </w:r>
      <w:r w:rsidRPr="000B56F8">
        <w:t> Violin plots showing the distribution of </w:t>
      </w:r>
      <w:r>
        <w:t xml:space="preserve">moderated </w:t>
      </w:r>
      <w:r w:rsidRPr="000B56F8">
        <w:rPr>
          <w:i/>
          <w:iCs/>
        </w:rPr>
        <w:t>t</w:t>
      </w:r>
      <w:r w:rsidRPr="000B56F8">
        <w:t> statistics from pathway-level differential analyses (</w:t>
      </w:r>
      <w:proofErr w:type="spellStart"/>
      <w:r w:rsidRPr="000B56F8">
        <w:t>limma</w:t>
      </w:r>
      <w:proofErr w:type="spellEnd"/>
      <w:r w:rsidRPr="000B56F8">
        <w:t>) for each metabolic class using bulk</w:t>
      </w:r>
      <w:r>
        <w:t>/</w:t>
      </w:r>
      <w:r w:rsidRPr="000B56F8">
        <w:t>spatial transcriptomics datasets. Only pathways with P &lt; 0.2 are included.</w:t>
      </w:r>
      <w:r w:rsidRPr="000B56F8">
        <w:br/>
      </w:r>
      <w:r w:rsidRPr="000B56F8">
        <w:rPr>
          <w:b/>
          <w:bCs/>
        </w:rPr>
        <w:t>(F)</w:t>
      </w:r>
      <w:r w:rsidRPr="000B56F8">
        <w:t> Dot plot of task-level dysregulation across cancer types in Hu2025 proteomics data.</w:t>
      </w:r>
      <w:r w:rsidRPr="000B56F8">
        <w:br/>
      </w:r>
      <w:r w:rsidRPr="000B56F8">
        <w:rPr>
          <w:b/>
          <w:bCs/>
        </w:rPr>
        <w:t>(G)</w:t>
      </w:r>
      <w:r w:rsidRPr="000B56F8">
        <w:t xml:space="preserve"> Dot plot of pathway-level dysregulation across cancer types in TCGA </w:t>
      </w:r>
      <w:r>
        <w:t xml:space="preserve">transcriptomics </w:t>
      </w:r>
      <w:r w:rsidRPr="000B56F8">
        <w:t>data.</w:t>
      </w:r>
      <w:r w:rsidRPr="000B56F8">
        <w:br/>
        <w:t>In (F) and (G), </w:t>
      </w:r>
      <w:r w:rsidRPr="009579D5">
        <w:t>color</w:t>
      </w:r>
      <w:r w:rsidRPr="000B56F8">
        <w:t> represents moderated </w:t>
      </w:r>
      <w:r w:rsidRPr="000B56F8">
        <w:rPr>
          <w:i/>
          <w:iCs/>
        </w:rPr>
        <w:t>t</w:t>
      </w:r>
      <w:r w:rsidRPr="000B56F8">
        <w:t> statistics, and </w:t>
      </w:r>
      <w:r w:rsidRPr="009579D5">
        <w:t>dot size</w:t>
      </w:r>
      <w:r w:rsidRPr="000B56F8">
        <w:t> reflects adjusted </w:t>
      </w:r>
      <w:r w:rsidRPr="000B56F8">
        <w:rPr>
          <w:i/>
          <w:iCs/>
        </w:rPr>
        <w:t>p</w:t>
      </w:r>
      <w:r w:rsidRPr="000B56F8">
        <w:t xml:space="preserve"> values; </w:t>
      </w:r>
      <w:r w:rsidRPr="00CE2C9E">
        <w:t xml:space="preserve">only significant features (adj. P &lt; 0.05) are shown. </w:t>
      </w:r>
    </w:p>
    <w:p w14:paraId="25CD769C" w14:textId="7FA850B1" w:rsidR="009579D5" w:rsidRPr="00454C89" w:rsidRDefault="00274BB5" w:rsidP="009579D5">
      <w:pPr>
        <w:spacing w:after="240" w:line="480" w:lineRule="auto"/>
        <w:rPr>
          <w:color w:val="EE0000"/>
        </w:rPr>
      </w:pPr>
      <w:r w:rsidRPr="002A249B">
        <w:rPr>
          <w:rStyle w:val="Strong"/>
          <w:rFonts w:eastAsiaTheme="majorEastAsia"/>
          <w:color w:val="000000"/>
        </w:rPr>
        <w:t xml:space="preserve">Fig.2.pdf: </w:t>
      </w:r>
      <w:r w:rsidR="009579D5" w:rsidRPr="002A249B">
        <w:rPr>
          <w:rStyle w:val="Strong"/>
          <w:rFonts w:eastAsiaTheme="majorEastAsia"/>
          <w:color w:val="000000"/>
        </w:rPr>
        <w:t>Fig</w:t>
      </w:r>
      <w:r w:rsidRPr="002A249B">
        <w:rPr>
          <w:rStyle w:val="Strong"/>
          <w:rFonts w:eastAsiaTheme="majorEastAsia"/>
          <w:color w:val="000000"/>
        </w:rPr>
        <w:t>.</w:t>
      </w:r>
      <w:r w:rsidR="009579D5" w:rsidRPr="002A249B">
        <w:rPr>
          <w:rStyle w:val="Strong"/>
          <w:rFonts w:eastAsiaTheme="majorEastAsia"/>
          <w:color w:val="000000"/>
        </w:rPr>
        <w:t xml:space="preserve"> 2. Gene co-expression networks for glycan and nucleotide metabolism.</w:t>
      </w:r>
      <w:r w:rsidR="009579D5" w:rsidRPr="00CE2C9E">
        <w:rPr>
          <w:color w:val="000000"/>
        </w:rPr>
        <w:br/>
        <w:t>Networks were</w:t>
      </w:r>
      <w:r w:rsidR="009579D5" w:rsidRPr="009579D5">
        <w:rPr>
          <w:color w:val="000000"/>
        </w:rPr>
        <w:t xml:space="preserve"> constructed using pairwise Spearman correlations between genes across TCGA samples.</w:t>
      </w:r>
      <w:r w:rsidR="009579D5" w:rsidRPr="009579D5">
        <w:rPr>
          <w:rStyle w:val="apple-converted-space"/>
          <w:rFonts w:eastAsiaTheme="majorEastAsia"/>
          <w:color w:val="000000"/>
        </w:rPr>
        <w:t> </w:t>
      </w:r>
      <w:r w:rsidR="009579D5" w:rsidRPr="009579D5">
        <w:rPr>
          <w:rStyle w:val="Strong"/>
          <w:rFonts w:eastAsiaTheme="majorEastAsia"/>
          <w:b w:val="0"/>
          <w:bCs w:val="0"/>
          <w:color w:val="000000"/>
        </w:rPr>
        <w:t>Nodes</w:t>
      </w:r>
      <w:r w:rsidR="009579D5" w:rsidRPr="009579D5">
        <w:rPr>
          <w:rStyle w:val="apple-converted-space"/>
          <w:rFonts w:eastAsiaTheme="majorEastAsia"/>
          <w:color w:val="000000"/>
        </w:rPr>
        <w:t> </w:t>
      </w:r>
      <w:r w:rsidR="009579D5" w:rsidRPr="009579D5">
        <w:rPr>
          <w:color w:val="000000"/>
        </w:rPr>
        <w:t>represent genes, sized by normalized connectivity, with the top 3% most connected genes (≥3 per class) highlighted as hubs (red).</w:t>
      </w:r>
      <w:r w:rsidR="009579D5" w:rsidRPr="009579D5">
        <w:rPr>
          <w:rStyle w:val="apple-converted-space"/>
          <w:rFonts w:eastAsiaTheme="majorEastAsia"/>
          <w:color w:val="000000"/>
        </w:rPr>
        <w:t> </w:t>
      </w:r>
      <w:r w:rsidR="009579D5" w:rsidRPr="009579D5">
        <w:rPr>
          <w:rStyle w:val="Strong"/>
          <w:rFonts w:eastAsiaTheme="majorEastAsia"/>
          <w:b w:val="0"/>
          <w:bCs w:val="0"/>
          <w:color w:val="000000"/>
        </w:rPr>
        <w:t>Edges</w:t>
      </w:r>
      <w:r w:rsidR="009579D5" w:rsidRPr="009579D5">
        <w:rPr>
          <w:rStyle w:val="apple-converted-space"/>
          <w:rFonts w:eastAsiaTheme="majorEastAsia"/>
          <w:color w:val="000000"/>
        </w:rPr>
        <w:t> </w:t>
      </w:r>
      <w:r w:rsidR="009579D5" w:rsidRPr="009579D5">
        <w:rPr>
          <w:color w:val="000000"/>
        </w:rPr>
        <w:t>show absolute correlation &gt; 0.6, width scaled by correlation strength; gre</w:t>
      </w:r>
      <w:r w:rsidR="00975516">
        <w:rPr>
          <w:color w:val="000000"/>
        </w:rPr>
        <w:t>y</w:t>
      </w:r>
      <w:r w:rsidR="009579D5" w:rsidRPr="009579D5">
        <w:rPr>
          <w:color w:val="000000"/>
        </w:rPr>
        <w:t xml:space="preserve"> edges indicate positive </w:t>
      </w:r>
      <w:proofErr w:type="gramStart"/>
      <w:r w:rsidR="009579D5" w:rsidRPr="009579D5">
        <w:rPr>
          <w:color w:val="000000"/>
        </w:rPr>
        <w:t>correlations</w:t>
      </w:r>
      <w:proofErr w:type="gramEnd"/>
      <w:r w:rsidR="009579D5" w:rsidRPr="009579D5">
        <w:rPr>
          <w:color w:val="000000"/>
        </w:rPr>
        <w:t xml:space="preserve"> and blue edges indicate negative correlations. Networks were visualized using a </w:t>
      </w:r>
      <w:proofErr w:type="spellStart"/>
      <w:r w:rsidR="009579D5" w:rsidRPr="009579D5">
        <w:rPr>
          <w:color w:val="000000"/>
        </w:rPr>
        <w:t>Fruchterman</w:t>
      </w:r>
      <w:proofErr w:type="spellEnd"/>
      <w:r w:rsidR="009579D5" w:rsidRPr="009579D5">
        <w:rPr>
          <w:color w:val="000000"/>
        </w:rPr>
        <w:t>–Reingold layout</w:t>
      </w:r>
      <w:r w:rsidR="009579D5" w:rsidRPr="009579D5">
        <w:rPr>
          <w:color w:val="EE0000"/>
        </w:rPr>
        <w:t xml:space="preserve">. </w:t>
      </w:r>
    </w:p>
    <w:p w14:paraId="511C1178" w14:textId="77777777" w:rsidR="00BF7FF3" w:rsidRPr="009579D5" w:rsidRDefault="00BF7FF3" w:rsidP="009579D5">
      <w:pPr>
        <w:spacing w:after="240" w:line="480" w:lineRule="auto"/>
        <w:rPr>
          <w:b/>
          <w:bCs/>
        </w:rPr>
      </w:pPr>
    </w:p>
    <w:p w14:paraId="1E520ACC" w14:textId="05C9A67F" w:rsidR="00EF45D0" w:rsidRDefault="00EF45D0" w:rsidP="009579D5">
      <w:pPr>
        <w:spacing w:after="240" w:line="480" w:lineRule="auto"/>
        <w:rPr>
          <w:b/>
          <w:bCs/>
          <w:sz w:val="28"/>
          <w:szCs w:val="28"/>
        </w:rPr>
      </w:pPr>
      <w:r w:rsidRPr="009579D5">
        <w:rPr>
          <w:b/>
          <w:bCs/>
          <w:sz w:val="28"/>
          <w:szCs w:val="28"/>
        </w:rPr>
        <w:t>Additional files</w:t>
      </w:r>
    </w:p>
    <w:p w14:paraId="1F5A7D91" w14:textId="565700E3" w:rsidR="00577FA3" w:rsidRPr="009579D5" w:rsidRDefault="00274BB5" w:rsidP="00577FA3">
      <w:pPr>
        <w:pStyle w:val="NormalWeb"/>
        <w:spacing w:line="480" w:lineRule="auto"/>
        <w:rPr>
          <w:color w:val="000000"/>
        </w:rPr>
      </w:pPr>
      <w:r w:rsidRPr="002A249B">
        <w:rPr>
          <w:b/>
          <w:bCs/>
        </w:rPr>
        <w:t xml:space="preserve">Fig.S1.pdf: </w:t>
      </w:r>
      <w:r w:rsidR="00577FA3" w:rsidRPr="002A249B">
        <w:rPr>
          <w:b/>
          <w:bCs/>
        </w:rPr>
        <w:t>Fig. S1. Summary of metabolic activity and gene-level characteristics across pan-cancer datasets.</w:t>
      </w:r>
      <w:r w:rsidR="00577FA3" w:rsidRPr="001F210D">
        <w:rPr>
          <w:b/>
          <w:bCs/>
        </w:rPr>
        <w:br/>
      </w:r>
      <w:r w:rsidR="00577FA3" w:rsidRPr="009579D5">
        <w:t>(A–D) Boxplots showing mean metabolic activity per task for each cancer type, with one panel per dataset.</w:t>
      </w:r>
      <w:r w:rsidR="00577FA3">
        <w:t xml:space="preserve"> </w:t>
      </w:r>
      <w:r w:rsidR="00577FA3" w:rsidRPr="009579D5">
        <w:t>(E–H) Boxplots showing mean metabolic activity per</w:t>
      </w:r>
      <w:r w:rsidR="00577FA3">
        <w:t xml:space="preserve"> task</w:t>
      </w:r>
      <w:r w:rsidR="00577FA3" w:rsidRPr="009579D5">
        <w:t xml:space="preserve"> </w:t>
      </w:r>
      <w:r w:rsidR="00577FA3">
        <w:t xml:space="preserve">for each </w:t>
      </w:r>
      <w:r w:rsidR="00577FA3" w:rsidRPr="009579D5">
        <w:t>metabolic class, with one panel per dataset.</w:t>
      </w:r>
      <w:r w:rsidR="00577FA3">
        <w:t xml:space="preserve"> </w:t>
      </w:r>
      <w:r w:rsidR="00577FA3" w:rsidRPr="009579D5">
        <w:t xml:space="preserve">(I–J) Violin plots of mean protein expression </w:t>
      </w:r>
      <w:r w:rsidR="00577FA3">
        <w:t xml:space="preserve">for each </w:t>
      </w:r>
      <w:r w:rsidR="00577FA3" w:rsidRPr="009579D5">
        <w:t>metabolic class for the two proteomics datasets.</w:t>
      </w:r>
      <w:r w:rsidR="00577FA3">
        <w:t xml:space="preserve"> </w:t>
      </w:r>
      <w:r w:rsidR="00577FA3" w:rsidRPr="009579D5">
        <w:t>(K–M) Boxplots of task</w:t>
      </w:r>
      <w:r w:rsidR="00537212">
        <w:t>/pathway</w:t>
      </w:r>
      <w:r w:rsidR="00577FA3" w:rsidRPr="009579D5">
        <w:t xml:space="preserve"> size </w:t>
      </w:r>
      <w:r w:rsidR="00577FA3" w:rsidRPr="009579D5">
        <w:lastRenderedPageBreak/>
        <w:t>(number of genes per task) across metabolic classes for different datasets.</w:t>
      </w:r>
      <w:r w:rsidR="00577FA3">
        <w:t xml:space="preserve"> </w:t>
      </w:r>
      <w:r w:rsidR="00577FA3" w:rsidRPr="009579D5">
        <w:t xml:space="preserve">(N) Circular </w:t>
      </w:r>
      <w:proofErr w:type="spellStart"/>
      <w:r w:rsidR="00577FA3" w:rsidRPr="009579D5">
        <w:t>barplot</w:t>
      </w:r>
      <w:proofErr w:type="spellEnd"/>
      <w:r w:rsidR="00577FA3" w:rsidRPr="009579D5">
        <w:t xml:space="preserve"> showing the number of metabolic genes </w:t>
      </w:r>
      <w:r w:rsidR="00577FA3">
        <w:t>for</w:t>
      </w:r>
      <w:r w:rsidR="00577FA3" w:rsidRPr="009579D5">
        <w:t xml:space="preserve"> each cancer type </w:t>
      </w:r>
      <w:r w:rsidR="00577FA3">
        <w:t>within each</w:t>
      </w:r>
      <w:r w:rsidR="00577FA3" w:rsidRPr="009579D5">
        <w:t xml:space="preserve"> dataset.</w:t>
      </w:r>
    </w:p>
    <w:p w14:paraId="61BE9D15" w14:textId="2549887F" w:rsidR="00577FA3" w:rsidRPr="00CE2C9E" w:rsidRDefault="00274BB5" w:rsidP="00577FA3">
      <w:pPr>
        <w:spacing w:after="240" w:line="480" w:lineRule="auto"/>
        <w:rPr>
          <w:b/>
          <w:bCs/>
        </w:rPr>
      </w:pPr>
      <w:r w:rsidRPr="002A249B">
        <w:rPr>
          <w:b/>
          <w:bCs/>
        </w:rPr>
        <w:t xml:space="preserve">Fig.S2.pdf: </w:t>
      </w:r>
      <w:r w:rsidR="00577FA3" w:rsidRPr="002A249B">
        <w:rPr>
          <w:b/>
          <w:bCs/>
        </w:rPr>
        <w:t>Fig. S2. Pan-cancer metabolic dysregulation across independent pan-cancer datasets from two distinct omics modalities.</w:t>
      </w:r>
    </w:p>
    <w:p w14:paraId="689D2670" w14:textId="3DEACAD5" w:rsidR="00577FA3" w:rsidRPr="00CE2C9E" w:rsidRDefault="00577FA3" w:rsidP="00577FA3">
      <w:pPr>
        <w:spacing w:after="240" w:line="480" w:lineRule="auto"/>
      </w:pPr>
      <w:r w:rsidRPr="00CE2C9E">
        <w:rPr>
          <w:b/>
          <w:bCs/>
        </w:rPr>
        <w:t>(A)</w:t>
      </w:r>
      <w:r w:rsidRPr="00CE2C9E">
        <w:t> Dot plot of task-level dysregulation</w:t>
      </w:r>
      <w:r w:rsidR="009D7F42">
        <w:t xml:space="preserve"> </w:t>
      </w:r>
      <w:r w:rsidR="009D7F42" w:rsidRPr="00CE2C9E">
        <w:t>(adj. P &lt; 0.</w:t>
      </w:r>
      <w:r w:rsidR="00622B2E">
        <w:t>1</w:t>
      </w:r>
      <w:r w:rsidR="009D7F42" w:rsidRPr="00CE2C9E">
        <w:t>)</w:t>
      </w:r>
      <w:r w:rsidRPr="000B56F8">
        <w:t xml:space="preserve"> across cancer types in </w:t>
      </w:r>
      <w:r>
        <w:t>Zhou2020</w:t>
      </w:r>
      <w:r w:rsidRPr="000B56F8">
        <w:t xml:space="preserve"> proteomics data.</w:t>
      </w:r>
      <w:r w:rsidR="00B06523">
        <w:rPr>
          <w:b/>
          <w:bCs/>
        </w:rPr>
        <w:t xml:space="preserve"> </w:t>
      </w:r>
      <w:r w:rsidRPr="000B56F8">
        <w:rPr>
          <w:b/>
          <w:bCs/>
        </w:rPr>
        <w:t>(</w:t>
      </w:r>
      <w:r>
        <w:rPr>
          <w:b/>
          <w:bCs/>
        </w:rPr>
        <w:t>B</w:t>
      </w:r>
      <w:r w:rsidRPr="000B56F8">
        <w:rPr>
          <w:b/>
          <w:bCs/>
        </w:rPr>
        <w:t>)</w:t>
      </w:r>
      <w:r w:rsidRPr="000B56F8">
        <w:t> Dot plot of pathway-level dysregulation</w:t>
      </w:r>
      <w:r w:rsidR="009D7F42">
        <w:t xml:space="preserve"> </w:t>
      </w:r>
      <w:r w:rsidR="009D7F42" w:rsidRPr="00CE2C9E">
        <w:t>(</w:t>
      </w:r>
      <w:proofErr w:type="spellStart"/>
      <w:r w:rsidR="009D7F42">
        <w:t>P</w:t>
      </w:r>
      <w:r w:rsidR="002B74F9">
        <w:t>.</w:t>
      </w:r>
      <w:r w:rsidR="009D7F42">
        <w:t>value</w:t>
      </w:r>
      <w:proofErr w:type="spellEnd"/>
      <w:r w:rsidR="009D7F42" w:rsidRPr="00CE2C9E">
        <w:t xml:space="preserve"> &lt; 0.</w:t>
      </w:r>
      <w:r w:rsidR="009D7F42">
        <w:t>1</w:t>
      </w:r>
      <w:r w:rsidR="009D7F42" w:rsidRPr="00CE2C9E">
        <w:t>)</w:t>
      </w:r>
      <w:r w:rsidRPr="000B56F8">
        <w:t xml:space="preserve"> across cancer types in </w:t>
      </w:r>
      <w:r>
        <w:t xml:space="preserve">the </w:t>
      </w:r>
      <w:proofErr w:type="spellStart"/>
      <w:r>
        <w:t>SMTdb</w:t>
      </w:r>
      <w:proofErr w:type="spellEnd"/>
      <w:r>
        <w:t xml:space="preserve"> spatial</w:t>
      </w:r>
      <w:r w:rsidRPr="000B56F8">
        <w:t xml:space="preserve"> </w:t>
      </w:r>
      <w:r>
        <w:t xml:space="preserve">transcriptomics </w:t>
      </w:r>
      <w:r w:rsidRPr="000B56F8">
        <w:t>data.</w:t>
      </w:r>
      <w:r>
        <w:t xml:space="preserve"> </w:t>
      </w:r>
      <w:r w:rsidRPr="000B56F8">
        <w:t>In (</w:t>
      </w:r>
      <w:r>
        <w:t>A</w:t>
      </w:r>
      <w:r w:rsidRPr="000B56F8">
        <w:t>) and (</w:t>
      </w:r>
      <w:r>
        <w:t>B</w:t>
      </w:r>
      <w:r w:rsidRPr="000B56F8">
        <w:t>), </w:t>
      </w:r>
      <w:r w:rsidRPr="009579D5">
        <w:t>color</w:t>
      </w:r>
      <w:r w:rsidRPr="000B56F8">
        <w:t> represents moderated </w:t>
      </w:r>
      <w:r w:rsidRPr="000B56F8">
        <w:rPr>
          <w:i/>
          <w:iCs/>
        </w:rPr>
        <w:t>t</w:t>
      </w:r>
      <w:r w:rsidRPr="000B56F8">
        <w:t> statistics, and </w:t>
      </w:r>
      <w:r w:rsidRPr="009579D5">
        <w:t xml:space="preserve">dot </w:t>
      </w:r>
      <w:r w:rsidRPr="00CE2C9E">
        <w:t xml:space="preserve">size reflects </w:t>
      </w:r>
      <w:r w:rsidR="007214A2">
        <w:t>(</w:t>
      </w:r>
      <w:r w:rsidRPr="00CE2C9E">
        <w:t>adjusted</w:t>
      </w:r>
      <w:r w:rsidR="007214A2">
        <w:t>)</w:t>
      </w:r>
      <w:r w:rsidRPr="00CE2C9E">
        <w:t> </w:t>
      </w:r>
      <w:r w:rsidRPr="00CE2C9E">
        <w:rPr>
          <w:i/>
          <w:iCs/>
        </w:rPr>
        <w:t>p</w:t>
      </w:r>
      <w:r w:rsidRPr="00CE2C9E">
        <w:t> values</w:t>
      </w:r>
      <w:r w:rsidR="009D7F42">
        <w:t>.</w:t>
      </w:r>
    </w:p>
    <w:p w14:paraId="1FE68020" w14:textId="73743441" w:rsidR="00577FA3" w:rsidRPr="00CE2C9E" w:rsidRDefault="00274BB5" w:rsidP="00577FA3">
      <w:pPr>
        <w:spacing w:after="240" w:line="480" w:lineRule="auto"/>
        <w:rPr>
          <w:color w:val="EE0000"/>
        </w:rPr>
      </w:pPr>
      <w:r w:rsidRPr="002A249B">
        <w:rPr>
          <w:rStyle w:val="Strong"/>
          <w:rFonts w:eastAsiaTheme="majorEastAsia"/>
          <w:color w:val="000000"/>
        </w:rPr>
        <w:t xml:space="preserve">Fig.S3.pdf: </w:t>
      </w:r>
      <w:r w:rsidR="00577FA3" w:rsidRPr="002A249B">
        <w:rPr>
          <w:rStyle w:val="Strong"/>
          <w:rFonts w:eastAsiaTheme="majorEastAsia"/>
          <w:color w:val="000000"/>
        </w:rPr>
        <w:t>Fi</w:t>
      </w:r>
      <w:r w:rsidRPr="002A249B">
        <w:rPr>
          <w:rStyle w:val="Strong"/>
          <w:rFonts w:eastAsiaTheme="majorEastAsia"/>
          <w:color w:val="000000"/>
        </w:rPr>
        <w:t>g.</w:t>
      </w:r>
      <w:r w:rsidR="00577FA3" w:rsidRPr="002A249B">
        <w:rPr>
          <w:rStyle w:val="Strong"/>
          <w:rFonts w:eastAsiaTheme="majorEastAsia"/>
          <w:color w:val="000000"/>
        </w:rPr>
        <w:t xml:space="preserve"> S3. Gene co-expression networks for different metabolic classes.</w:t>
      </w:r>
      <w:r w:rsidR="00577FA3" w:rsidRPr="00CE2C9E">
        <w:rPr>
          <w:color w:val="000000"/>
        </w:rPr>
        <w:br/>
        <w:t>Networks were constructed using pairwise Spearman correlations between genes across TCGA samples</w:t>
      </w:r>
      <w:r w:rsidR="00577FA3" w:rsidRPr="000755BD">
        <w:rPr>
          <w:color w:val="000000"/>
        </w:rPr>
        <w:t>.</w:t>
      </w:r>
      <w:r w:rsidR="00577FA3" w:rsidRPr="000755BD">
        <w:rPr>
          <w:rStyle w:val="apple-converted-space"/>
          <w:rFonts w:eastAsiaTheme="majorEastAsia"/>
          <w:color w:val="000000"/>
        </w:rPr>
        <w:t> </w:t>
      </w:r>
      <w:r w:rsidR="00577FA3" w:rsidRPr="009579D5">
        <w:rPr>
          <w:rStyle w:val="Strong"/>
          <w:rFonts w:eastAsiaTheme="majorEastAsia"/>
          <w:b w:val="0"/>
          <w:bCs w:val="0"/>
          <w:color w:val="000000"/>
        </w:rPr>
        <w:t>Nodes</w:t>
      </w:r>
      <w:r w:rsidR="00577FA3" w:rsidRPr="000755BD">
        <w:rPr>
          <w:rStyle w:val="apple-converted-space"/>
          <w:rFonts w:eastAsiaTheme="majorEastAsia"/>
          <w:color w:val="000000"/>
        </w:rPr>
        <w:t> </w:t>
      </w:r>
      <w:r w:rsidR="00577FA3" w:rsidRPr="000755BD">
        <w:rPr>
          <w:color w:val="000000"/>
        </w:rPr>
        <w:t>represent genes, sized by normalized connectivity, with the top 3% most connected genes (≥3 per class) highlighted as hubs (red).</w:t>
      </w:r>
      <w:r w:rsidR="00577FA3" w:rsidRPr="000755BD">
        <w:rPr>
          <w:rStyle w:val="apple-converted-space"/>
          <w:rFonts w:eastAsiaTheme="majorEastAsia"/>
          <w:color w:val="000000"/>
        </w:rPr>
        <w:t> </w:t>
      </w:r>
      <w:r w:rsidR="00577FA3" w:rsidRPr="009579D5">
        <w:rPr>
          <w:rStyle w:val="Strong"/>
          <w:rFonts w:eastAsiaTheme="majorEastAsia"/>
          <w:b w:val="0"/>
          <w:bCs w:val="0"/>
          <w:color w:val="000000"/>
        </w:rPr>
        <w:t>Edges</w:t>
      </w:r>
      <w:r w:rsidR="00577FA3" w:rsidRPr="000755BD">
        <w:rPr>
          <w:rStyle w:val="apple-converted-space"/>
          <w:rFonts w:eastAsiaTheme="majorEastAsia"/>
          <w:color w:val="000000"/>
        </w:rPr>
        <w:t> </w:t>
      </w:r>
      <w:r w:rsidR="00577FA3" w:rsidRPr="000755BD">
        <w:rPr>
          <w:color w:val="000000"/>
        </w:rPr>
        <w:t>show absolute correlation &gt; 0.6, width scaled by correlation strength; gre</w:t>
      </w:r>
      <w:r w:rsidR="005470E8">
        <w:rPr>
          <w:color w:val="000000"/>
        </w:rPr>
        <w:t>y</w:t>
      </w:r>
      <w:r w:rsidR="00577FA3" w:rsidRPr="000755BD">
        <w:rPr>
          <w:color w:val="000000"/>
        </w:rPr>
        <w:t xml:space="preserve"> edges indicate positive </w:t>
      </w:r>
      <w:proofErr w:type="gramStart"/>
      <w:r w:rsidR="00577FA3" w:rsidRPr="000755BD">
        <w:rPr>
          <w:color w:val="000000"/>
        </w:rPr>
        <w:t>correlations</w:t>
      </w:r>
      <w:proofErr w:type="gramEnd"/>
      <w:r w:rsidR="00577FA3" w:rsidRPr="000755BD">
        <w:rPr>
          <w:color w:val="000000"/>
        </w:rPr>
        <w:t xml:space="preserve"> and blue edges indicate negative correlations. Networks were visualized using a </w:t>
      </w:r>
      <w:proofErr w:type="spellStart"/>
      <w:r w:rsidR="00577FA3" w:rsidRPr="00CE2C9E">
        <w:rPr>
          <w:color w:val="000000"/>
        </w:rPr>
        <w:t>Fruchterman</w:t>
      </w:r>
      <w:proofErr w:type="spellEnd"/>
      <w:r w:rsidR="00577FA3" w:rsidRPr="00CE2C9E">
        <w:rPr>
          <w:color w:val="000000"/>
        </w:rPr>
        <w:t>–Reingold layout</w:t>
      </w:r>
      <w:r w:rsidR="00577FA3" w:rsidRPr="00CE2C9E">
        <w:rPr>
          <w:color w:val="EE0000"/>
        </w:rPr>
        <w:t xml:space="preserve">. </w:t>
      </w:r>
    </w:p>
    <w:p w14:paraId="453D2165" w14:textId="37CBD37C" w:rsidR="00370AAC" w:rsidRDefault="0053342F" w:rsidP="00370AAC">
      <w:pPr>
        <w:spacing w:after="240" w:line="480" w:lineRule="auto"/>
      </w:pPr>
      <w:r w:rsidRPr="00CE2C9E">
        <w:rPr>
          <w:b/>
          <w:bCs/>
        </w:rPr>
        <w:t xml:space="preserve">TableS1.xlsx: </w:t>
      </w:r>
      <w:r w:rsidR="00370AAC" w:rsidRPr="002A249B">
        <w:rPr>
          <w:b/>
          <w:bCs/>
        </w:rPr>
        <w:t>Table S1. Summary and sample information for pan-cancer datasets analyzed in this study.</w:t>
      </w:r>
      <w:r w:rsidR="00370AAC" w:rsidRPr="00CE2C9E">
        <w:br/>
        <w:t>The summary sheet provides an overview of all included datasets and their corresponding omics modalities, cancer</w:t>
      </w:r>
      <w:r w:rsidR="00370AAC" w:rsidRPr="009579D5">
        <w:t xml:space="preserve"> types, sample counts</w:t>
      </w:r>
      <w:r w:rsidR="00370AAC">
        <w:t xml:space="preserve"> and identified task/pathway/protein/gene numbers</w:t>
      </w:r>
      <w:r w:rsidR="00370AAC" w:rsidRPr="009579D5">
        <w:t>. Additional sheets contain detailed sample-level information for each dataset, including sample identifiers, tissue type (tumor or normal</w:t>
      </w:r>
      <w:r w:rsidR="00370AAC" w:rsidRPr="009579D5">
        <w:rPr>
          <w:rFonts w:hint="eastAsia"/>
        </w:rPr>
        <w:t>)</w:t>
      </w:r>
      <w:r w:rsidR="00370AAC" w:rsidRPr="009579D5">
        <w:t>, and associated clinical annotations.</w:t>
      </w:r>
    </w:p>
    <w:p w14:paraId="5722394A" w14:textId="351F6C0E" w:rsidR="00370AAC" w:rsidRPr="00CE2C9E" w:rsidRDefault="0053342F" w:rsidP="00370AAC">
      <w:pPr>
        <w:spacing w:after="240" w:line="480" w:lineRule="auto"/>
      </w:pPr>
      <w:r w:rsidRPr="00CE2C9E">
        <w:rPr>
          <w:b/>
          <w:bCs/>
        </w:rPr>
        <w:t xml:space="preserve">TableS2.xlsx: </w:t>
      </w:r>
      <w:r w:rsidR="00370AAC" w:rsidRPr="002A249B">
        <w:rPr>
          <w:b/>
          <w:bCs/>
        </w:rPr>
        <w:t>Table S2. Metabolic activities inferred from proteomics, bulk transcriptomics, and spatial transcriptomics across pan-cancer datasets</w:t>
      </w:r>
      <w:r w:rsidR="00370AAC" w:rsidRPr="002A249B">
        <w:t>.</w:t>
      </w:r>
    </w:p>
    <w:p w14:paraId="771A6F8D" w14:textId="6D2B8B13" w:rsidR="00370AAC" w:rsidRPr="004205EE" w:rsidRDefault="0053342F" w:rsidP="00370AAC">
      <w:pPr>
        <w:spacing w:after="240" w:line="480" w:lineRule="auto"/>
      </w:pPr>
      <w:r w:rsidRPr="00CE2C9E">
        <w:rPr>
          <w:b/>
          <w:bCs/>
        </w:rPr>
        <w:lastRenderedPageBreak/>
        <w:t xml:space="preserve">TableS3.xlsx: </w:t>
      </w:r>
      <w:r w:rsidR="00370AAC" w:rsidRPr="002A249B">
        <w:rPr>
          <w:b/>
          <w:bCs/>
        </w:rPr>
        <w:t>Table S3. Pan-cancer metabolic dysregulation results.</w:t>
      </w:r>
      <w:r w:rsidR="00370AAC" w:rsidRPr="002A249B">
        <w:br/>
      </w:r>
      <w:r w:rsidR="00370AAC" w:rsidRPr="00CE2C9E">
        <w:t>This Excel file contains multiple sheets summarizing differential analyses across cancer types and datasets. Task/Pathway-level sheets</w:t>
      </w:r>
      <w:r w:rsidR="00A67F4C">
        <w:t xml:space="preserve"> (MA_*)</w:t>
      </w:r>
      <w:r w:rsidR="00370AAC" w:rsidRPr="00CE2C9E">
        <w:rPr>
          <w:b/>
          <w:bCs/>
        </w:rPr>
        <w:t>:</w:t>
      </w:r>
      <w:r w:rsidR="00370AAC" w:rsidRPr="00CE2C9E">
        <w:t> Results for metabolic tasks or pathways for each dataset and cancer</w:t>
      </w:r>
      <w:r w:rsidR="00370AAC" w:rsidRPr="009579D5">
        <w:t xml:space="preserve"> type.</w:t>
      </w:r>
      <w:r w:rsidR="00370AAC">
        <w:t xml:space="preserve"> </w:t>
      </w:r>
      <w:r w:rsidR="00370AAC" w:rsidRPr="009579D5">
        <w:t>Protein-level sheets</w:t>
      </w:r>
      <w:r w:rsidR="00A67F4C">
        <w:t xml:space="preserve"> (Protein_*)</w:t>
      </w:r>
      <w:r w:rsidR="00370AAC" w:rsidRPr="009579D5">
        <w:t>:</w:t>
      </w:r>
      <w:r w:rsidR="00C976F9">
        <w:t xml:space="preserve"> P</w:t>
      </w:r>
      <w:r w:rsidR="00370AAC" w:rsidRPr="009579D5">
        <w:t xml:space="preserve">rotein-level differential analysis </w:t>
      </w:r>
      <w:r w:rsidR="00370AAC" w:rsidRPr="004205EE">
        <w:t xml:space="preserve">within metabolic classes for each </w:t>
      </w:r>
      <w:r w:rsidR="005A0206">
        <w:t>dataset</w:t>
      </w:r>
      <w:r w:rsidR="00191F6B">
        <w:t>.</w:t>
      </w:r>
      <w:r w:rsidR="00370AAC" w:rsidRPr="004205EE">
        <w:t xml:space="preserve"> Sheet names indicate the level (task/pathway or protein), dataset, and cancer type/class for easy reference.</w:t>
      </w:r>
    </w:p>
    <w:p w14:paraId="046F2498" w14:textId="05AAF793" w:rsidR="00395EEE" w:rsidRPr="004205EE" w:rsidRDefault="004205EE" w:rsidP="00CE2C9E">
      <w:pPr>
        <w:spacing w:after="240" w:line="480" w:lineRule="auto"/>
        <w:rPr>
          <w:shd w:val="clear" w:color="auto" w:fill="FFFFFF"/>
          <w:lang w:val="en-GB"/>
        </w:rPr>
      </w:pPr>
      <w:r w:rsidRPr="004205EE">
        <w:rPr>
          <w:b/>
          <w:bCs/>
          <w:color w:val="222222"/>
          <w:shd w:val="clear" w:color="auto" w:fill="FFFFFF"/>
          <w:lang w:val="en-GB"/>
        </w:rPr>
        <w:t xml:space="preserve">Additional_file1.docx: </w:t>
      </w:r>
      <w:r w:rsidR="00395EEE" w:rsidRPr="004205EE">
        <w:rPr>
          <w:b/>
          <w:bCs/>
          <w:color w:val="222222"/>
          <w:shd w:val="clear" w:color="auto" w:fill="FFFFFF"/>
          <w:lang w:val="en-GB"/>
        </w:rPr>
        <w:t>Additional file 1.</w:t>
      </w:r>
      <w:r w:rsidRPr="004205EE">
        <w:rPr>
          <w:b/>
          <w:bCs/>
          <w:color w:val="222222"/>
          <w:shd w:val="clear" w:color="auto" w:fill="FFFFFF"/>
          <w:lang w:val="en-GB"/>
        </w:rPr>
        <w:t xml:space="preserve"> </w:t>
      </w:r>
      <w:r w:rsidR="000469FA">
        <w:rPr>
          <w:b/>
          <w:bCs/>
          <w:color w:val="222222"/>
          <w:shd w:val="clear" w:color="auto" w:fill="FFFFFF"/>
          <w:lang w:val="en-GB"/>
        </w:rPr>
        <w:t>Containing e</w:t>
      </w:r>
      <w:r w:rsidRPr="004205EE">
        <w:rPr>
          <w:b/>
          <w:bCs/>
          <w:color w:val="222222"/>
          <w:shd w:val="clear" w:color="auto" w:fill="FFFFFF"/>
          <w:lang w:val="en-GB"/>
        </w:rPr>
        <w:t>xtra results and discussion.</w:t>
      </w:r>
    </w:p>
    <w:p w14:paraId="6885305F" w14:textId="4392408B" w:rsidR="00395EEE" w:rsidRPr="004205EE" w:rsidRDefault="004205EE" w:rsidP="00711BF8">
      <w:pPr>
        <w:pStyle w:val="Body"/>
        <w:spacing w:after="240" w:line="480" w:lineRule="auto"/>
        <w:rPr>
          <w:rFonts w:ascii="Times New Roman" w:eastAsia="Times New Roman" w:hAnsi="Times New Roman" w:cs="Times New Roman"/>
          <w:b/>
          <w:bCs/>
          <w:color w:val="222222"/>
          <w:sz w:val="24"/>
          <w:szCs w:val="24"/>
          <w:bdr w:val="none" w:sz="0" w:space="0" w:color="auto"/>
          <w:shd w:val="clear" w:color="auto" w:fill="FFFFFF"/>
          <w:lang w:val="en-GB"/>
          <w14:textOutline w14:w="0" w14:cap="rnd" w14:cmpd="sng" w14:algn="ctr">
            <w14:noFill/>
            <w14:prstDash w14:val="solid"/>
            <w14:bevel/>
          </w14:textOutline>
        </w:rPr>
      </w:pPr>
      <w:r w:rsidRPr="00CE2C9E">
        <w:rPr>
          <w:rFonts w:ascii="Times New Roman" w:hAnsi="Times New Roman" w:cs="Times New Roman"/>
          <w:b/>
          <w:bCs/>
          <w:color w:val="222222"/>
          <w:sz w:val="24"/>
          <w:szCs w:val="24"/>
          <w:shd w:val="clear" w:color="auto" w:fill="FFFFFF"/>
          <w:lang w:val="en-GB"/>
        </w:rPr>
        <w:t xml:space="preserve">Additional_file2.docx: </w:t>
      </w:r>
      <w:r w:rsidR="00395EEE" w:rsidRPr="004205EE">
        <w:rPr>
          <w:rFonts w:ascii="Times New Roman" w:eastAsia="Times New Roman" w:hAnsi="Times New Roman" w:cs="Times New Roman"/>
          <w:b/>
          <w:bCs/>
          <w:color w:val="222222"/>
          <w:sz w:val="24"/>
          <w:szCs w:val="24"/>
          <w:bdr w:val="none" w:sz="0" w:space="0" w:color="auto"/>
          <w:shd w:val="clear" w:color="auto" w:fill="FFFFFF"/>
          <w:lang w:val="en-GB"/>
          <w14:textOutline w14:w="0" w14:cap="rnd" w14:cmpd="sng" w14:algn="ctr">
            <w14:noFill/>
            <w14:prstDash w14:val="solid"/>
            <w14:bevel/>
          </w14:textOutline>
        </w:rPr>
        <w:t xml:space="preserve">Additional file 2. </w:t>
      </w:r>
      <w:r w:rsidR="000469FA">
        <w:rPr>
          <w:rFonts w:ascii="Times New Roman" w:eastAsia="Times New Roman" w:hAnsi="Times New Roman" w:cs="Times New Roman"/>
          <w:b/>
          <w:bCs/>
          <w:color w:val="222222"/>
          <w:sz w:val="24"/>
          <w:szCs w:val="24"/>
          <w:bdr w:val="none" w:sz="0" w:space="0" w:color="auto"/>
          <w:shd w:val="clear" w:color="auto" w:fill="FFFFFF"/>
          <w:lang w:val="en-GB"/>
          <w14:textOutline w14:w="0" w14:cap="rnd" w14:cmpd="sng" w14:algn="ctr">
            <w14:noFill/>
            <w14:prstDash w14:val="solid"/>
            <w14:bevel/>
          </w14:textOutline>
        </w:rPr>
        <w:t>Containing e</w:t>
      </w:r>
      <w:r w:rsidRPr="004205EE">
        <w:rPr>
          <w:rFonts w:ascii="Times New Roman" w:eastAsia="Times New Roman" w:hAnsi="Times New Roman" w:cs="Times New Roman"/>
          <w:b/>
          <w:bCs/>
          <w:color w:val="222222"/>
          <w:sz w:val="24"/>
          <w:szCs w:val="24"/>
          <w:bdr w:val="none" w:sz="0" w:space="0" w:color="auto"/>
          <w:shd w:val="clear" w:color="auto" w:fill="FFFFFF"/>
          <w:lang w:val="en-GB"/>
          <w14:textOutline w14:w="0" w14:cap="rnd" w14:cmpd="sng" w14:algn="ctr">
            <w14:noFill/>
            <w14:prstDash w14:val="solid"/>
            <w14:bevel/>
          </w14:textOutline>
        </w:rPr>
        <w:t>xtra methods.</w:t>
      </w:r>
    </w:p>
    <w:p w14:paraId="147FFABE" w14:textId="3564163C" w:rsidR="00495C10" w:rsidRPr="004205EE" w:rsidRDefault="00495C10" w:rsidP="005C63A3">
      <w:pPr>
        <w:spacing w:after="240" w:line="480" w:lineRule="auto"/>
      </w:pPr>
    </w:p>
    <w:sectPr w:rsidR="00495C10" w:rsidRPr="004205EE" w:rsidSect="001F2BB0">
      <w:footerReference w:type="even" r:id="rId11"/>
      <w:footerReference w:type="default" r:id="rId12"/>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949B0" w14:textId="77777777" w:rsidR="0085439E" w:rsidRDefault="0085439E" w:rsidP="001F2BB0">
      <w:r>
        <w:separator/>
      </w:r>
    </w:p>
  </w:endnote>
  <w:endnote w:type="continuationSeparator" w:id="0">
    <w:p w14:paraId="34CD4860" w14:textId="77777777" w:rsidR="0085439E" w:rsidRDefault="0085439E" w:rsidP="001F2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0497283"/>
      <w:docPartObj>
        <w:docPartGallery w:val="Page Numbers (Bottom of Page)"/>
        <w:docPartUnique/>
      </w:docPartObj>
    </w:sdtPr>
    <w:sdtContent>
      <w:p w14:paraId="72021351" w14:textId="643815A7" w:rsidR="001F2BB0" w:rsidRDefault="001F2BB0" w:rsidP="00FC28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6D705B0" w14:textId="77777777" w:rsidR="001F2BB0" w:rsidRDefault="001F2BB0" w:rsidP="001F2B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6407628"/>
      <w:docPartObj>
        <w:docPartGallery w:val="Page Numbers (Bottom of Page)"/>
        <w:docPartUnique/>
      </w:docPartObj>
    </w:sdtPr>
    <w:sdtContent>
      <w:p w14:paraId="23C9B717" w14:textId="58C69A31" w:rsidR="001F2BB0" w:rsidRDefault="001F2BB0" w:rsidP="00FC28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9BF87CD" w14:textId="77777777" w:rsidR="001F2BB0" w:rsidRDefault="001F2BB0" w:rsidP="001F2BB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10F80" w14:textId="77777777" w:rsidR="0085439E" w:rsidRDefault="0085439E" w:rsidP="001F2BB0">
      <w:r>
        <w:separator/>
      </w:r>
    </w:p>
  </w:footnote>
  <w:footnote w:type="continuationSeparator" w:id="0">
    <w:p w14:paraId="5C7241BE" w14:textId="77777777" w:rsidR="0085439E" w:rsidRDefault="0085439E" w:rsidP="001F2B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2A54"/>
    <w:multiLevelType w:val="multilevel"/>
    <w:tmpl w:val="05B4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26C29"/>
    <w:multiLevelType w:val="multilevel"/>
    <w:tmpl w:val="4FCE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76CC1"/>
    <w:multiLevelType w:val="hybridMultilevel"/>
    <w:tmpl w:val="C1DC91A4"/>
    <w:lvl w:ilvl="0" w:tplc="E98C5CF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36720F"/>
    <w:multiLevelType w:val="multilevel"/>
    <w:tmpl w:val="1972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B67E9"/>
    <w:multiLevelType w:val="multilevel"/>
    <w:tmpl w:val="63F2A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72564"/>
    <w:multiLevelType w:val="hybridMultilevel"/>
    <w:tmpl w:val="5198BC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37345C9"/>
    <w:multiLevelType w:val="hybridMultilevel"/>
    <w:tmpl w:val="C9C4189C"/>
    <w:lvl w:ilvl="0" w:tplc="139A3D22">
      <w:start w:val="1"/>
      <w:numFmt w:val="upperLetter"/>
      <w:lvlText w:val="(%1)"/>
      <w:lvlJc w:val="left"/>
      <w:pPr>
        <w:ind w:left="400" w:hanging="40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A222EF"/>
    <w:multiLevelType w:val="hybridMultilevel"/>
    <w:tmpl w:val="C3C4A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FE397D"/>
    <w:multiLevelType w:val="hybridMultilevel"/>
    <w:tmpl w:val="B67411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FB33C13"/>
    <w:multiLevelType w:val="hybridMultilevel"/>
    <w:tmpl w:val="A9B8916C"/>
    <w:lvl w:ilvl="0" w:tplc="08090001">
      <w:start w:val="3"/>
      <w:numFmt w:val="bullet"/>
      <w:lvlText w:val=""/>
      <w:lvlJc w:val="left"/>
      <w:pPr>
        <w:ind w:left="360" w:hanging="360"/>
      </w:pPr>
      <w:rPr>
        <w:rFonts w:ascii="Symbol" w:eastAsia="Times New Roman" w:hAnsi="Symbol"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05E5FD5"/>
    <w:multiLevelType w:val="multilevel"/>
    <w:tmpl w:val="5A7CC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83FAE"/>
    <w:multiLevelType w:val="multilevel"/>
    <w:tmpl w:val="6BB2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E1BBC"/>
    <w:multiLevelType w:val="multilevel"/>
    <w:tmpl w:val="4D10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8A4F96"/>
    <w:multiLevelType w:val="multilevel"/>
    <w:tmpl w:val="0466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D2274"/>
    <w:multiLevelType w:val="multilevel"/>
    <w:tmpl w:val="A76E986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4F9450D"/>
    <w:multiLevelType w:val="hybridMultilevel"/>
    <w:tmpl w:val="D8F49DA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9840148"/>
    <w:multiLevelType w:val="multilevel"/>
    <w:tmpl w:val="89A8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676A0"/>
    <w:multiLevelType w:val="multilevel"/>
    <w:tmpl w:val="4792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5437F6"/>
    <w:multiLevelType w:val="multilevel"/>
    <w:tmpl w:val="0FCC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AF4151"/>
    <w:multiLevelType w:val="multilevel"/>
    <w:tmpl w:val="FE3E357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755251F"/>
    <w:multiLevelType w:val="hybridMultilevel"/>
    <w:tmpl w:val="C00896C8"/>
    <w:lvl w:ilvl="0" w:tplc="BEA0986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17343C"/>
    <w:multiLevelType w:val="hybridMultilevel"/>
    <w:tmpl w:val="D8F49DAA"/>
    <w:lvl w:ilvl="0" w:tplc="0809000F">
      <w:start w:val="1"/>
      <w:numFmt w:val="decimal"/>
      <w:lvlText w:val="%1."/>
      <w:lvlJc w:val="left"/>
      <w:pPr>
        <w:ind w:left="78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C6A09AA"/>
    <w:multiLevelType w:val="multilevel"/>
    <w:tmpl w:val="C81E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E057C2"/>
    <w:multiLevelType w:val="hybridMultilevel"/>
    <w:tmpl w:val="D20235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A214262"/>
    <w:multiLevelType w:val="multilevel"/>
    <w:tmpl w:val="CC42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2B5448"/>
    <w:multiLevelType w:val="hybridMultilevel"/>
    <w:tmpl w:val="3B4E8B78"/>
    <w:lvl w:ilvl="0" w:tplc="E98C5CF6">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6EF75087"/>
    <w:multiLevelType w:val="hybridMultilevel"/>
    <w:tmpl w:val="02A603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2325988">
    <w:abstractNumId w:val="14"/>
  </w:num>
  <w:num w:numId="2" w16cid:durableId="342513842">
    <w:abstractNumId w:val="19"/>
  </w:num>
  <w:num w:numId="3" w16cid:durableId="592861662">
    <w:abstractNumId w:val="9"/>
  </w:num>
  <w:num w:numId="4" w16cid:durableId="1981229249">
    <w:abstractNumId w:val="24"/>
  </w:num>
  <w:num w:numId="5" w16cid:durableId="728306163">
    <w:abstractNumId w:val="13"/>
  </w:num>
  <w:num w:numId="6" w16cid:durableId="354425889">
    <w:abstractNumId w:val="18"/>
  </w:num>
  <w:num w:numId="7" w16cid:durableId="187987109">
    <w:abstractNumId w:val="22"/>
  </w:num>
  <w:num w:numId="8" w16cid:durableId="696468308">
    <w:abstractNumId w:val="0"/>
  </w:num>
  <w:num w:numId="9" w16cid:durableId="1090928165">
    <w:abstractNumId w:val="23"/>
  </w:num>
  <w:num w:numId="10" w16cid:durableId="1969430549">
    <w:abstractNumId w:val="26"/>
  </w:num>
  <w:num w:numId="11" w16cid:durableId="1284992990">
    <w:abstractNumId w:val="2"/>
  </w:num>
  <w:num w:numId="12" w16cid:durableId="218825560">
    <w:abstractNumId w:val="25"/>
  </w:num>
  <w:num w:numId="13" w16cid:durableId="211698145">
    <w:abstractNumId w:val="5"/>
  </w:num>
  <w:num w:numId="14" w16cid:durableId="217866102">
    <w:abstractNumId w:val="3"/>
  </w:num>
  <w:num w:numId="15" w16cid:durableId="604381728">
    <w:abstractNumId w:val="10"/>
  </w:num>
  <w:num w:numId="16" w16cid:durableId="1737818660">
    <w:abstractNumId w:val="4"/>
  </w:num>
  <w:num w:numId="17" w16cid:durableId="1786847746">
    <w:abstractNumId w:val="21"/>
  </w:num>
  <w:num w:numId="18" w16cid:durableId="1237940164">
    <w:abstractNumId w:val="8"/>
  </w:num>
  <w:num w:numId="19" w16cid:durableId="1224874957">
    <w:abstractNumId w:val="1"/>
  </w:num>
  <w:num w:numId="20" w16cid:durableId="722097750">
    <w:abstractNumId w:val="17"/>
  </w:num>
  <w:num w:numId="21" w16cid:durableId="252008514">
    <w:abstractNumId w:val="16"/>
  </w:num>
  <w:num w:numId="22" w16cid:durableId="950697929">
    <w:abstractNumId w:val="7"/>
  </w:num>
  <w:num w:numId="23" w16cid:durableId="192766601">
    <w:abstractNumId w:val="20"/>
  </w:num>
  <w:num w:numId="24" w16cid:durableId="1522822061">
    <w:abstractNumId w:val="6"/>
  </w:num>
  <w:num w:numId="25" w16cid:durableId="1962615346">
    <w:abstractNumId w:val="11"/>
  </w:num>
  <w:num w:numId="26" w16cid:durableId="1510212379">
    <w:abstractNumId w:val="12"/>
  </w:num>
  <w:num w:numId="27" w16cid:durableId="1426072238">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an Li">
    <w15:presenceInfo w15:providerId="AD" w15:userId="S::ekol-yal@lu.se::7f0790e1-41fb-4c4a-835b-22aa5bb7d6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EF4"/>
    <w:rsid w:val="00000167"/>
    <w:rsid w:val="00001030"/>
    <w:rsid w:val="00001A7E"/>
    <w:rsid w:val="00004A47"/>
    <w:rsid w:val="00005909"/>
    <w:rsid w:val="00007C3C"/>
    <w:rsid w:val="000103A3"/>
    <w:rsid w:val="0001077B"/>
    <w:rsid w:val="00010801"/>
    <w:rsid w:val="000109EE"/>
    <w:rsid w:val="00011717"/>
    <w:rsid w:val="00012659"/>
    <w:rsid w:val="00012CA4"/>
    <w:rsid w:val="00012E5F"/>
    <w:rsid w:val="00013990"/>
    <w:rsid w:val="00015446"/>
    <w:rsid w:val="00015C22"/>
    <w:rsid w:val="00016534"/>
    <w:rsid w:val="000165D7"/>
    <w:rsid w:val="00016BD6"/>
    <w:rsid w:val="0001785C"/>
    <w:rsid w:val="00017928"/>
    <w:rsid w:val="00017D8C"/>
    <w:rsid w:val="00017F66"/>
    <w:rsid w:val="0002018C"/>
    <w:rsid w:val="00021D50"/>
    <w:rsid w:val="00022196"/>
    <w:rsid w:val="000222DD"/>
    <w:rsid w:val="00022566"/>
    <w:rsid w:val="00023666"/>
    <w:rsid w:val="00023CA1"/>
    <w:rsid w:val="0002439E"/>
    <w:rsid w:val="00024C3F"/>
    <w:rsid w:val="00026D58"/>
    <w:rsid w:val="00027166"/>
    <w:rsid w:val="0002721D"/>
    <w:rsid w:val="00027C3B"/>
    <w:rsid w:val="0003004C"/>
    <w:rsid w:val="000306EC"/>
    <w:rsid w:val="000318EB"/>
    <w:rsid w:val="000322D0"/>
    <w:rsid w:val="00034347"/>
    <w:rsid w:val="00035736"/>
    <w:rsid w:val="00035F11"/>
    <w:rsid w:val="0003631E"/>
    <w:rsid w:val="00036B77"/>
    <w:rsid w:val="000371AB"/>
    <w:rsid w:val="000375F9"/>
    <w:rsid w:val="00037BD4"/>
    <w:rsid w:val="0004012C"/>
    <w:rsid w:val="00040835"/>
    <w:rsid w:val="0004318D"/>
    <w:rsid w:val="00044340"/>
    <w:rsid w:val="0004526E"/>
    <w:rsid w:val="000452ED"/>
    <w:rsid w:val="00045AA7"/>
    <w:rsid w:val="000469FA"/>
    <w:rsid w:val="00051350"/>
    <w:rsid w:val="00051F0F"/>
    <w:rsid w:val="00052662"/>
    <w:rsid w:val="000542AD"/>
    <w:rsid w:val="00054BF1"/>
    <w:rsid w:val="000551E1"/>
    <w:rsid w:val="000558B8"/>
    <w:rsid w:val="000567E1"/>
    <w:rsid w:val="00056F64"/>
    <w:rsid w:val="0005759E"/>
    <w:rsid w:val="000605B4"/>
    <w:rsid w:val="000629FB"/>
    <w:rsid w:val="00062CA2"/>
    <w:rsid w:val="0006333C"/>
    <w:rsid w:val="000633AA"/>
    <w:rsid w:val="000635CF"/>
    <w:rsid w:val="00063832"/>
    <w:rsid w:val="00063F05"/>
    <w:rsid w:val="000650C6"/>
    <w:rsid w:val="00065E82"/>
    <w:rsid w:val="00066270"/>
    <w:rsid w:val="000664A3"/>
    <w:rsid w:val="00066933"/>
    <w:rsid w:val="00067F29"/>
    <w:rsid w:val="00070D2D"/>
    <w:rsid w:val="00070DDE"/>
    <w:rsid w:val="000711B1"/>
    <w:rsid w:val="000717A3"/>
    <w:rsid w:val="000718B2"/>
    <w:rsid w:val="00073669"/>
    <w:rsid w:val="00073910"/>
    <w:rsid w:val="0007499E"/>
    <w:rsid w:val="00075A0D"/>
    <w:rsid w:val="00075AF0"/>
    <w:rsid w:val="00075E33"/>
    <w:rsid w:val="0007641E"/>
    <w:rsid w:val="00077A20"/>
    <w:rsid w:val="00081987"/>
    <w:rsid w:val="00081D2D"/>
    <w:rsid w:val="00082A24"/>
    <w:rsid w:val="00084272"/>
    <w:rsid w:val="0008444A"/>
    <w:rsid w:val="00084787"/>
    <w:rsid w:val="0008598A"/>
    <w:rsid w:val="00086095"/>
    <w:rsid w:val="0008769C"/>
    <w:rsid w:val="000878CC"/>
    <w:rsid w:val="00090DB5"/>
    <w:rsid w:val="00091099"/>
    <w:rsid w:val="00091BE8"/>
    <w:rsid w:val="00092E62"/>
    <w:rsid w:val="00094B1D"/>
    <w:rsid w:val="00095FC0"/>
    <w:rsid w:val="000976FE"/>
    <w:rsid w:val="000A237B"/>
    <w:rsid w:val="000A3D0C"/>
    <w:rsid w:val="000A3F9C"/>
    <w:rsid w:val="000A598B"/>
    <w:rsid w:val="000A5F92"/>
    <w:rsid w:val="000A7CE5"/>
    <w:rsid w:val="000B032C"/>
    <w:rsid w:val="000B17CE"/>
    <w:rsid w:val="000B217B"/>
    <w:rsid w:val="000B28B7"/>
    <w:rsid w:val="000B30A9"/>
    <w:rsid w:val="000B4362"/>
    <w:rsid w:val="000B56F8"/>
    <w:rsid w:val="000B6E46"/>
    <w:rsid w:val="000B769C"/>
    <w:rsid w:val="000B783A"/>
    <w:rsid w:val="000B7C1F"/>
    <w:rsid w:val="000C014D"/>
    <w:rsid w:val="000C02B4"/>
    <w:rsid w:val="000C5178"/>
    <w:rsid w:val="000C657D"/>
    <w:rsid w:val="000C6D05"/>
    <w:rsid w:val="000C7D91"/>
    <w:rsid w:val="000D1D4A"/>
    <w:rsid w:val="000D322A"/>
    <w:rsid w:val="000D3D3D"/>
    <w:rsid w:val="000D3DF0"/>
    <w:rsid w:val="000D42B7"/>
    <w:rsid w:val="000D4BE8"/>
    <w:rsid w:val="000D50A1"/>
    <w:rsid w:val="000D5C01"/>
    <w:rsid w:val="000D6538"/>
    <w:rsid w:val="000E098D"/>
    <w:rsid w:val="000E1427"/>
    <w:rsid w:val="000E15EC"/>
    <w:rsid w:val="000E1E2E"/>
    <w:rsid w:val="000E237A"/>
    <w:rsid w:val="000E2803"/>
    <w:rsid w:val="000E2A1C"/>
    <w:rsid w:val="000E5773"/>
    <w:rsid w:val="000E5AF1"/>
    <w:rsid w:val="000E5D39"/>
    <w:rsid w:val="000E5E08"/>
    <w:rsid w:val="000F0190"/>
    <w:rsid w:val="000F147A"/>
    <w:rsid w:val="000F2F5B"/>
    <w:rsid w:val="000F386C"/>
    <w:rsid w:val="000F39E0"/>
    <w:rsid w:val="000F62BD"/>
    <w:rsid w:val="000F70D9"/>
    <w:rsid w:val="000F74C9"/>
    <w:rsid w:val="000F7594"/>
    <w:rsid w:val="001009E8"/>
    <w:rsid w:val="00102046"/>
    <w:rsid w:val="00102FDF"/>
    <w:rsid w:val="001046F5"/>
    <w:rsid w:val="00105921"/>
    <w:rsid w:val="001062A4"/>
    <w:rsid w:val="00106DEF"/>
    <w:rsid w:val="0010777C"/>
    <w:rsid w:val="00107E23"/>
    <w:rsid w:val="001104B8"/>
    <w:rsid w:val="001115CF"/>
    <w:rsid w:val="00111BC3"/>
    <w:rsid w:val="00112DE1"/>
    <w:rsid w:val="0011518B"/>
    <w:rsid w:val="0011524C"/>
    <w:rsid w:val="00116E34"/>
    <w:rsid w:val="00117255"/>
    <w:rsid w:val="00120AEB"/>
    <w:rsid w:val="001217E7"/>
    <w:rsid w:val="00121F1D"/>
    <w:rsid w:val="00121F99"/>
    <w:rsid w:val="0012253A"/>
    <w:rsid w:val="001227B1"/>
    <w:rsid w:val="00123267"/>
    <w:rsid w:val="00123F66"/>
    <w:rsid w:val="00124BD8"/>
    <w:rsid w:val="001265D9"/>
    <w:rsid w:val="00126B59"/>
    <w:rsid w:val="0012793A"/>
    <w:rsid w:val="001305AD"/>
    <w:rsid w:val="001306B6"/>
    <w:rsid w:val="001314B4"/>
    <w:rsid w:val="00133092"/>
    <w:rsid w:val="00133C4F"/>
    <w:rsid w:val="00134297"/>
    <w:rsid w:val="00134E82"/>
    <w:rsid w:val="00135495"/>
    <w:rsid w:val="001356AA"/>
    <w:rsid w:val="00135CC6"/>
    <w:rsid w:val="001363A2"/>
    <w:rsid w:val="0013741B"/>
    <w:rsid w:val="001415EF"/>
    <w:rsid w:val="00141B8B"/>
    <w:rsid w:val="00143098"/>
    <w:rsid w:val="001430DE"/>
    <w:rsid w:val="00144145"/>
    <w:rsid w:val="00144184"/>
    <w:rsid w:val="00144EF4"/>
    <w:rsid w:val="00145657"/>
    <w:rsid w:val="00145BC9"/>
    <w:rsid w:val="00146188"/>
    <w:rsid w:val="00146344"/>
    <w:rsid w:val="001463DB"/>
    <w:rsid w:val="001473E9"/>
    <w:rsid w:val="001501DD"/>
    <w:rsid w:val="00150245"/>
    <w:rsid w:val="00150BFB"/>
    <w:rsid w:val="001513C6"/>
    <w:rsid w:val="0015567C"/>
    <w:rsid w:val="001557F2"/>
    <w:rsid w:val="00155ACC"/>
    <w:rsid w:val="00160025"/>
    <w:rsid w:val="0016023B"/>
    <w:rsid w:val="00160A04"/>
    <w:rsid w:val="00160E24"/>
    <w:rsid w:val="00161648"/>
    <w:rsid w:val="001618F1"/>
    <w:rsid w:val="00161E9F"/>
    <w:rsid w:val="00163F2E"/>
    <w:rsid w:val="00164E0F"/>
    <w:rsid w:val="00165BC3"/>
    <w:rsid w:val="001673E5"/>
    <w:rsid w:val="001708C1"/>
    <w:rsid w:val="00171124"/>
    <w:rsid w:val="001713A6"/>
    <w:rsid w:val="001721C8"/>
    <w:rsid w:val="00173E01"/>
    <w:rsid w:val="00174017"/>
    <w:rsid w:val="00174F8E"/>
    <w:rsid w:val="00175B46"/>
    <w:rsid w:val="00176B40"/>
    <w:rsid w:val="001776BC"/>
    <w:rsid w:val="001776FE"/>
    <w:rsid w:val="00180605"/>
    <w:rsid w:val="00180CA4"/>
    <w:rsid w:val="001818C8"/>
    <w:rsid w:val="00181C0D"/>
    <w:rsid w:val="00182E01"/>
    <w:rsid w:val="0018305E"/>
    <w:rsid w:val="00186224"/>
    <w:rsid w:val="00186696"/>
    <w:rsid w:val="001869E2"/>
    <w:rsid w:val="001877E9"/>
    <w:rsid w:val="00190533"/>
    <w:rsid w:val="00191F6B"/>
    <w:rsid w:val="001923B6"/>
    <w:rsid w:val="001923E0"/>
    <w:rsid w:val="001932EF"/>
    <w:rsid w:val="00195F2B"/>
    <w:rsid w:val="001966CF"/>
    <w:rsid w:val="00196955"/>
    <w:rsid w:val="00196B5A"/>
    <w:rsid w:val="00197A11"/>
    <w:rsid w:val="001A01B2"/>
    <w:rsid w:val="001A04C9"/>
    <w:rsid w:val="001A077B"/>
    <w:rsid w:val="001A0CA8"/>
    <w:rsid w:val="001A105B"/>
    <w:rsid w:val="001A14F2"/>
    <w:rsid w:val="001A16E6"/>
    <w:rsid w:val="001A208C"/>
    <w:rsid w:val="001A289C"/>
    <w:rsid w:val="001A29D7"/>
    <w:rsid w:val="001A37B3"/>
    <w:rsid w:val="001A3C9B"/>
    <w:rsid w:val="001A3D38"/>
    <w:rsid w:val="001A3F05"/>
    <w:rsid w:val="001A4225"/>
    <w:rsid w:val="001A4D46"/>
    <w:rsid w:val="001A4F34"/>
    <w:rsid w:val="001A685E"/>
    <w:rsid w:val="001A6F46"/>
    <w:rsid w:val="001B2145"/>
    <w:rsid w:val="001B229A"/>
    <w:rsid w:val="001B2B48"/>
    <w:rsid w:val="001B3096"/>
    <w:rsid w:val="001B3D2E"/>
    <w:rsid w:val="001B47F0"/>
    <w:rsid w:val="001B4B8E"/>
    <w:rsid w:val="001B5AF2"/>
    <w:rsid w:val="001B6288"/>
    <w:rsid w:val="001B65BF"/>
    <w:rsid w:val="001B7A0C"/>
    <w:rsid w:val="001C0A29"/>
    <w:rsid w:val="001C2676"/>
    <w:rsid w:val="001C26C5"/>
    <w:rsid w:val="001C3864"/>
    <w:rsid w:val="001C3DE3"/>
    <w:rsid w:val="001C4BDC"/>
    <w:rsid w:val="001C5567"/>
    <w:rsid w:val="001C5ECF"/>
    <w:rsid w:val="001D0DEB"/>
    <w:rsid w:val="001D0F18"/>
    <w:rsid w:val="001D152D"/>
    <w:rsid w:val="001D21FC"/>
    <w:rsid w:val="001D253F"/>
    <w:rsid w:val="001D35F7"/>
    <w:rsid w:val="001D3F40"/>
    <w:rsid w:val="001D5288"/>
    <w:rsid w:val="001D5B3A"/>
    <w:rsid w:val="001D65F3"/>
    <w:rsid w:val="001D6B74"/>
    <w:rsid w:val="001D6C8C"/>
    <w:rsid w:val="001E0417"/>
    <w:rsid w:val="001E091C"/>
    <w:rsid w:val="001E109E"/>
    <w:rsid w:val="001E18CC"/>
    <w:rsid w:val="001E25E7"/>
    <w:rsid w:val="001E3C3E"/>
    <w:rsid w:val="001E47A7"/>
    <w:rsid w:val="001E560A"/>
    <w:rsid w:val="001E571E"/>
    <w:rsid w:val="001E6E0F"/>
    <w:rsid w:val="001F01FF"/>
    <w:rsid w:val="001F0DB7"/>
    <w:rsid w:val="001F210D"/>
    <w:rsid w:val="001F2115"/>
    <w:rsid w:val="001F2BB0"/>
    <w:rsid w:val="001F3B1B"/>
    <w:rsid w:val="001F4AF6"/>
    <w:rsid w:val="001F53E8"/>
    <w:rsid w:val="001F724E"/>
    <w:rsid w:val="002001DF"/>
    <w:rsid w:val="002017C8"/>
    <w:rsid w:val="002019D9"/>
    <w:rsid w:val="00201A1E"/>
    <w:rsid w:val="00202EE2"/>
    <w:rsid w:val="002030A6"/>
    <w:rsid w:val="002046D0"/>
    <w:rsid w:val="002048E6"/>
    <w:rsid w:val="002052B4"/>
    <w:rsid w:val="00206FC9"/>
    <w:rsid w:val="002073F8"/>
    <w:rsid w:val="0020774B"/>
    <w:rsid w:val="0020796A"/>
    <w:rsid w:val="0021008D"/>
    <w:rsid w:val="0021014C"/>
    <w:rsid w:val="00210D46"/>
    <w:rsid w:val="002117F7"/>
    <w:rsid w:val="0021189B"/>
    <w:rsid w:val="00211B09"/>
    <w:rsid w:val="00212362"/>
    <w:rsid w:val="002126E1"/>
    <w:rsid w:val="00212F7D"/>
    <w:rsid w:val="002132BC"/>
    <w:rsid w:val="0021465B"/>
    <w:rsid w:val="00214A76"/>
    <w:rsid w:val="002158F5"/>
    <w:rsid w:val="00215CBC"/>
    <w:rsid w:val="00215FDC"/>
    <w:rsid w:val="00220336"/>
    <w:rsid w:val="002207D7"/>
    <w:rsid w:val="00220D62"/>
    <w:rsid w:val="00221054"/>
    <w:rsid w:val="00221D7A"/>
    <w:rsid w:val="0022234F"/>
    <w:rsid w:val="0022312B"/>
    <w:rsid w:val="0022363F"/>
    <w:rsid w:val="00223EF1"/>
    <w:rsid w:val="00224414"/>
    <w:rsid w:val="0022640D"/>
    <w:rsid w:val="00230483"/>
    <w:rsid w:val="002309C5"/>
    <w:rsid w:val="00230B7B"/>
    <w:rsid w:val="0023161B"/>
    <w:rsid w:val="00232CD4"/>
    <w:rsid w:val="00233388"/>
    <w:rsid w:val="002333ED"/>
    <w:rsid w:val="00233CAE"/>
    <w:rsid w:val="002344B9"/>
    <w:rsid w:val="0023489B"/>
    <w:rsid w:val="0023586A"/>
    <w:rsid w:val="00235D03"/>
    <w:rsid w:val="00236510"/>
    <w:rsid w:val="00236732"/>
    <w:rsid w:val="00236FC0"/>
    <w:rsid w:val="00237E28"/>
    <w:rsid w:val="002404B0"/>
    <w:rsid w:val="00241087"/>
    <w:rsid w:val="002412DA"/>
    <w:rsid w:val="002423E7"/>
    <w:rsid w:val="00242ECF"/>
    <w:rsid w:val="0024354F"/>
    <w:rsid w:val="00244770"/>
    <w:rsid w:val="00246089"/>
    <w:rsid w:val="0025006C"/>
    <w:rsid w:val="00250251"/>
    <w:rsid w:val="00250B91"/>
    <w:rsid w:val="002517F7"/>
    <w:rsid w:val="00251AC5"/>
    <w:rsid w:val="00251ACD"/>
    <w:rsid w:val="0025227F"/>
    <w:rsid w:val="00252736"/>
    <w:rsid w:val="00254A2C"/>
    <w:rsid w:val="00255FFB"/>
    <w:rsid w:val="00256866"/>
    <w:rsid w:val="002573AB"/>
    <w:rsid w:val="00263CFC"/>
    <w:rsid w:val="00265464"/>
    <w:rsid w:val="0026566C"/>
    <w:rsid w:val="00265942"/>
    <w:rsid w:val="00266589"/>
    <w:rsid w:val="0026778B"/>
    <w:rsid w:val="002706FF"/>
    <w:rsid w:val="00272F8E"/>
    <w:rsid w:val="00273467"/>
    <w:rsid w:val="00274BB5"/>
    <w:rsid w:val="00274F5E"/>
    <w:rsid w:val="00276FDF"/>
    <w:rsid w:val="002775F0"/>
    <w:rsid w:val="002802D6"/>
    <w:rsid w:val="002805A2"/>
    <w:rsid w:val="00280FE3"/>
    <w:rsid w:val="0028113F"/>
    <w:rsid w:val="002818F7"/>
    <w:rsid w:val="00282E86"/>
    <w:rsid w:val="00283241"/>
    <w:rsid w:val="00283524"/>
    <w:rsid w:val="002837E4"/>
    <w:rsid w:val="00283A5A"/>
    <w:rsid w:val="00283B76"/>
    <w:rsid w:val="00283B8D"/>
    <w:rsid w:val="002856D8"/>
    <w:rsid w:val="002905D0"/>
    <w:rsid w:val="00290609"/>
    <w:rsid w:val="00291607"/>
    <w:rsid w:val="0029161F"/>
    <w:rsid w:val="002919CF"/>
    <w:rsid w:val="00293267"/>
    <w:rsid w:val="0029343C"/>
    <w:rsid w:val="0029378C"/>
    <w:rsid w:val="00293A23"/>
    <w:rsid w:val="0029604E"/>
    <w:rsid w:val="00297BDF"/>
    <w:rsid w:val="002A0F1F"/>
    <w:rsid w:val="002A157F"/>
    <w:rsid w:val="002A16AA"/>
    <w:rsid w:val="002A249B"/>
    <w:rsid w:val="002A2B53"/>
    <w:rsid w:val="002A3BE9"/>
    <w:rsid w:val="002A3CA2"/>
    <w:rsid w:val="002A40FB"/>
    <w:rsid w:val="002A5C4D"/>
    <w:rsid w:val="002A5C79"/>
    <w:rsid w:val="002A77AA"/>
    <w:rsid w:val="002B163A"/>
    <w:rsid w:val="002B25EE"/>
    <w:rsid w:val="002B30D6"/>
    <w:rsid w:val="002B3C5B"/>
    <w:rsid w:val="002B3E14"/>
    <w:rsid w:val="002B4205"/>
    <w:rsid w:val="002B51AE"/>
    <w:rsid w:val="002B596D"/>
    <w:rsid w:val="002B5FE3"/>
    <w:rsid w:val="002B6C91"/>
    <w:rsid w:val="002B7077"/>
    <w:rsid w:val="002B74F9"/>
    <w:rsid w:val="002B799A"/>
    <w:rsid w:val="002C02CC"/>
    <w:rsid w:val="002C2DEC"/>
    <w:rsid w:val="002C4145"/>
    <w:rsid w:val="002C440A"/>
    <w:rsid w:val="002C4445"/>
    <w:rsid w:val="002C6085"/>
    <w:rsid w:val="002C6FB6"/>
    <w:rsid w:val="002C77E5"/>
    <w:rsid w:val="002D0B97"/>
    <w:rsid w:val="002D1B62"/>
    <w:rsid w:val="002D32D9"/>
    <w:rsid w:val="002D416B"/>
    <w:rsid w:val="002D6C97"/>
    <w:rsid w:val="002D71D1"/>
    <w:rsid w:val="002D74ED"/>
    <w:rsid w:val="002D777F"/>
    <w:rsid w:val="002D7B28"/>
    <w:rsid w:val="002E0FF5"/>
    <w:rsid w:val="002E1170"/>
    <w:rsid w:val="002E2995"/>
    <w:rsid w:val="002E3A68"/>
    <w:rsid w:val="002E5346"/>
    <w:rsid w:val="002E5378"/>
    <w:rsid w:val="002E5F5E"/>
    <w:rsid w:val="002E6CC9"/>
    <w:rsid w:val="002E7FF3"/>
    <w:rsid w:val="002F007D"/>
    <w:rsid w:val="002F16D7"/>
    <w:rsid w:val="002F1AD9"/>
    <w:rsid w:val="002F1F83"/>
    <w:rsid w:val="002F216C"/>
    <w:rsid w:val="002F29F0"/>
    <w:rsid w:val="002F2C4B"/>
    <w:rsid w:val="002F2D5B"/>
    <w:rsid w:val="002F444B"/>
    <w:rsid w:val="002F4ECA"/>
    <w:rsid w:val="002F4F7A"/>
    <w:rsid w:val="002F58B9"/>
    <w:rsid w:val="002F6AAC"/>
    <w:rsid w:val="002F75E5"/>
    <w:rsid w:val="00300576"/>
    <w:rsid w:val="0030074C"/>
    <w:rsid w:val="00300B6E"/>
    <w:rsid w:val="00300DF6"/>
    <w:rsid w:val="003010B4"/>
    <w:rsid w:val="003011AF"/>
    <w:rsid w:val="003015E0"/>
    <w:rsid w:val="0030163C"/>
    <w:rsid w:val="00302BCD"/>
    <w:rsid w:val="00302CF8"/>
    <w:rsid w:val="003037F3"/>
    <w:rsid w:val="00303ECF"/>
    <w:rsid w:val="003043CE"/>
    <w:rsid w:val="00305FE8"/>
    <w:rsid w:val="00310812"/>
    <w:rsid w:val="00312C75"/>
    <w:rsid w:val="003150C9"/>
    <w:rsid w:val="00315181"/>
    <w:rsid w:val="00315984"/>
    <w:rsid w:val="0031668F"/>
    <w:rsid w:val="0032005E"/>
    <w:rsid w:val="00320088"/>
    <w:rsid w:val="0032116F"/>
    <w:rsid w:val="0032198D"/>
    <w:rsid w:val="0032217D"/>
    <w:rsid w:val="00322E71"/>
    <w:rsid w:val="00322F76"/>
    <w:rsid w:val="00323765"/>
    <w:rsid w:val="00323A29"/>
    <w:rsid w:val="00323E83"/>
    <w:rsid w:val="00323F42"/>
    <w:rsid w:val="0032461A"/>
    <w:rsid w:val="00324DFA"/>
    <w:rsid w:val="003251EA"/>
    <w:rsid w:val="00325A38"/>
    <w:rsid w:val="00326C72"/>
    <w:rsid w:val="0032739F"/>
    <w:rsid w:val="0033088F"/>
    <w:rsid w:val="003311D4"/>
    <w:rsid w:val="0033175A"/>
    <w:rsid w:val="00332BDD"/>
    <w:rsid w:val="00332F43"/>
    <w:rsid w:val="00334321"/>
    <w:rsid w:val="003357BD"/>
    <w:rsid w:val="003357D2"/>
    <w:rsid w:val="0034081E"/>
    <w:rsid w:val="00340856"/>
    <w:rsid w:val="003428A3"/>
    <w:rsid w:val="0034457A"/>
    <w:rsid w:val="003445A0"/>
    <w:rsid w:val="003447FB"/>
    <w:rsid w:val="00345710"/>
    <w:rsid w:val="003473EA"/>
    <w:rsid w:val="00347424"/>
    <w:rsid w:val="00347E43"/>
    <w:rsid w:val="00350C8E"/>
    <w:rsid w:val="00350E90"/>
    <w:rsid w:val="00351B2E"/>
    <w:rsid w:val="00352E31"/>
    <w:rsid w:val="003533A9"/>
    <w:rsid w:val="003559B6"/>
    <w:rsid w:val="00361ED3"/>
    <w:rsid w:val="00363749"/>
    <w:rsid w:val="00363D20"/>
    <w:rsid w:val="00364CA0"/>
    <w:rsid w:val="0036590C"/>
    <w:rsid w:val="00365B65"/>
    <w:rsid w:val="003660E3"/>
    <w:rsid w:val="003666F0"/>
    <w:rsid w:val="0036716B"/>
    <w:rsid w:val="00367752"/>
    <w:rsid w:val="00367D1D"/>
    <w:rsid w:val="00370AAC"/>
    <w:rsid w:val="0037196F"/>
    <w:rsid w:val="00371CC5"/>
    <w:rsid w:val="00372F0C"/>
    <w:rsid w:val="003731C5"/>
    <w:rsid w:val="003735E1"/>
    <w:rsid w:val="00374ACB"/>
    <w:rsid w:val="00375299"/>
    <w:rsid w:val="00376281"/>
    <w:rsid w:val="00381D09"/>
    <w:rsid w:val="00382318"/>
    <w:rsid w:val="003839A0"/>
    <w:rsid w:val="003841AB"/>
    <w:rsid w:val="00384781"/>
    <w:rsid w:val="00384AE3"/>
    <w:rsid w:val="00385D80"/>
    <w:rsid w:val="00386123"/>
    <w:rsid w:val="0038645D"/>
    <w:rsid w:val="00386A82"/>
    <w:rsid w:val="00386B14"/>
    <w:rsid w:val="00386CC2"/>
    <w:rsid w:val="00390414"/>
    <w:rsid w:val="00391CEC"/>
    <w:rsid w:val="00392F64"/>
    <w:rsid w:val="003934A3"/>
    <w:rsid w:val="0039368F"/>
    <w:rsid w:val="00393B64"/>
    <w:rsid w:val="003959F0"/>
    <w:rsid w:val="00395EEE"/>
    <w:rsid w:val="00396563"/>
    <w:rsid w:val="00397CD3"/>
    <w:rsid w:val="003A118B"/>
    <w:rsid w:val="003A1A34"/>
    <w:rsid w:val="003A332A"/>
    <w:rsid w:val="003A396A"/>
    <w:rsid w:val="003A3C11"/>
    <w:rsid w:val="003A5D86"/>
    <w:rsid w:val="003A6F00"/>
    <w:rsid w:val="003A71BB"/>
    <w:rsid w:val="003A75EC"/>
    <w:rsid w:val="003A79F9"/>
    <w:rsid w:val="003B03A9"/>
    <w:rsid w:val="003B08BC"/>
    <w:rsid w:val="003B16F0"/>
    <w:rsid w:val="003B2B61"/>
    <w:rsid w:val="003B2C05"/>
    <w:rsid w:val="003B3A12"/>
    <w:rsid w:val="003B4CEE"/>
    <w:rsid w:val="003C2BEF"/>
    <w:rsid w:val="003C5199"/>
    <w:rsid w:val="003C5922"/>
    <w:rsid w:val="003C72B9"/>
    <w:rsid w:val="003D472F"/>
    <w:rsid w:val="003D4A38"/>
    <w:rsid w:val="003D5083"/>
    <w:rsid w:val="003D519D"/>
    <w:rsid w:val="003D55B7"/>
    <w:rsid w:val="003D578A"/>
    <w:rsid w:val="003D5A4C"/>
    <w:rsid w:val="003D6689"/>
    <w:rsid w:val="003D75F8"/>
    <w:rsid w:val="003D7E89"/>
    <w:rsid w:val="003E06AF"/>
    <w:rsid w:val="003E101D"/>
    <w:rsid w:val="003E2009"/>
    <w:rsid w:val="003E2A58"/>
    <w:rsid w:val="003E535C"/>
    <w:rsid w:val="003E7B10"/>
    <w:rsid w:val="003F0A32"/>
    <w:rsid w:val="003F1048"/>
    <w:rsid w:val="003F1291"/>
    <w:rsid w:val="003F25DE"/>
    <w:rsid w:val="003F35AB"/>
    <w:rsid w:val="003F4215"/>
    <w:rsid w:val="003F517F"/>
    <w:rsid w:val="003F5CA1"/>
    <w:rsid w:val="003F5F68"/>
    <w:rsid w:val="00400C8A"/>
    <w:rsid w:val="004018E0"/>
    <w:rsid w:val="0040230D"/>
    <w:rsid w:val="00403331"/>
    <w:rsid w:val="00403A1F"/>
    <w:rsid w:val="00404C28"/>
    <w:rsid w:val="00405103"/>
    <w:rsid w:val="004052A9"/>
    <w:rsid w:val="004055BE"/>
    <w:rsid w:val="00405DC0"/>
    <w:rsid w:val="00406994"/>
    <w:rsid w:val="00406E16"/>
    <w:rsid w:val="00407AB1"/>
    <w:rsid w:val="00407BB0"/>
    <w:rsid w:val="00415923"/>
    <w:rsid w:val="004173A4"/>
    <w:rsid w:val="004179C9"/>
    <w:rsid w:val="004205EE"/>
    <w:rsid w:val="0042182D"/>
    <w:rsid w:val="00421BBC"/>
    <w:rsid w:val="00423165"/>
    <w:rsid w:val="00423804"/>
    <w:rsid w:val="0042383E"/>
    <w:rsid w:val="00424369"/>
    <w:rsid w:val="004245A2"/>
    <w:rsid w:val="00425C0B"/>
    <w:rsid w:val="00426662"/>
    <w:rsid w:val="004266A8"/>
    <w:rsid w:val="00426725"/>
    <w:rsid w:val="00426B19"/>
    <w:rsid w:val="00426F9D"/>
    <w:rsid w:val="00427140"/>
    <w:rsid w:val="004310C1"/>
    <w:rsid w:val="00431C49"/>
    <w:rsid w:val="0043348C"/>
    <w:rsid w:val="0043399C"/>
    <w:rsid w:val="00434B4A"/>
    <w:rsid w:val="00435E68"/>
    <w:rsid w:val="00436726"/>
    <w:rsid w:val="00440F13"/>
    <w:rsid w:val="0044229F"/>
    <w:rsid w:val="0044259A"/>
    <w:rsid w:val="00443162"/>
    <w:rsid w:val="00443235"/>
    <w:rsid w:val="00443913"/>
    <w:rsid w:val="004440B9"/>
    <w:rsid w:val="00444CA2"/>
    <w:rsid w:val="0044511F"/>
    <w:rsid w:val="004457DD"/>
    <w:rsid w:val="00446AB7"/>
    <w:rsid w:val="00447F61"/>
    <w:rsid w:val="004512DF"/>
    <w:rsid w:val="00451F22"/>
    <w:rsid w:val="00452032"/>
    <w:rsid w:val="004521AF"/>
    <w:rsid w:val="00452739"/>
    <w:rsid w:val="0045438F"/>
    <w:rsid w:val="004544FA"/>
    <w:rsid w:val="004547A2"/>
    <w:rsid w:val="00454C89"/>
    <w:rsid w:val="00455A4B"/>
    <w:rsid w:val="00455C09"/>
    <w:rsid w:val="00456708"/>
    <w:rsid w:val="004600F4"/>
    <w:rsid w:val="00461AB5"/>
    <w:rsid w:val="00463C2A"/>
    <w:rsid w:val="00464CDE"/>
    <w:rsid w:val="00465DBD"/>
    <w:rsid w:val="004662A3"/>
    <w:rsid w:val="00470098"/>
    <w:rsid w:val="00470444"/>
    <w:rsid w:val="00472204"/>
    <w:rsid w:val="00473AB4"/>
    <w:rsid w:val="00474C1D"/>
    <w:rsid w:val="00476B48"/>
    <w:rsid w:val="004772B6"/>
    <w:rsid w:val="00480287"/>
    <w:rsid w:val="0048142D"/>
    <w:rsid w:val="00481B90"/>
    <w:rsid w:val="00483C5E"/>
    <w:rsid w:val="00484F1F"/>
    <w:rsid w:val="0048564D"/>
    <w:rsid w:val="00485BB1"/>
    <w:rsid w:val="0048617D"/>
    <w:rsid w:val="00486569"/>
    <w:rsid w:val="004900C7"/>
    <w:rsid w:val="00491A63"/>
    <w:rsid w:val="004921D4"/>
    <w:rsid w:val="00492B2D"/>
    <w:rsid w:val="00492EA8"/>
    <w:rsid w:val="004958DD"/>
    <w:rsid w:val="00495C10"/>
    <w:rsid w:val="00497255"/>
    <w:rsid w:val="004A0C5E"/>
    <w:rsid w:val="004A1289"/>
    <w:rsid w:val="004A14CD"/>
    <w:rsid w:val="004A1583"/>
    <w:rsid w:val="004A176D"/>
    <w:rsid w:val="004A1790"/>
    <w:rsid w:val="004A2153"/>
    <w:rsid w:val="004A2F0D"/>
    <w:rsid w:val="004A44D5"/>
    <w:rsid w:val="004A573C"/>
    <w:rsid w:val="004A6799"/>
    <w:rsid w:val="004A6881"/>
    <w:rsid w:val="004B0D22"/>
    <w:rsid w:val="004B0D99"/>
    <w:rsid w:val="004B0EF4"/>
    <w:rsid w:val="004B2460"/>
    <w:rsid w:val="004B2A5D"/>
    <w:rsid w:val="004B4604"/>
    <w:rsid w:val="004B468D"/>
    <w:rsid w:val="004B628F"/>
    <w:rsid w:val="004B69D9"/>
    <w:rsid w:val="004B705C"/>
    <w:rsid w:val="004B7A3F"/>
    <w:rsid w:val="004B7E68"/>
    <w:rsid w:val="004C07D2"/>
    <w:rsid w:val="004C1774"/>
    <w:rsid w:val="004C1B09"/>
    <w:rsid w:val="004C210D"/>
    <w:rsid w:val="004C2535"/>
    <w:rsid w:val="004C2E02"/>
    <w:rsid w:val="004C3136"/>
    <w:rsid w:val="004C37F2"/>
    <w:rsid w:val="004C4816"/>
    <w:rsid w:val="004C4BF1"/>
    <w:rsid w:val="004C612D"/>
    <w:rsid w:val="004C6E69"/>
    <w:rsid w:val="004C7ED8"/>
    <w:rsid w:val="004D0426"/>
    <w:rsid w:val="004D5662"/>
    <w:rsid w:val="004D66C4"/>
    <w:rsid w:val="004D7A8A"/>
    <w:rsid w:val="004D7D8C"/>
    <w:rsid w:val="004E1068"/>
    <w:rsid w:val="004E1B84"/>
    <w:rsid w:val="004E230D"/>
    <w:rsid w:val="004E2624"/>
    <w:rsid w:val="004E3220"/>
    <w:rsid w:val="004E48FF"/>
    <w:rsid w:val="004E51F0"/>
    <w:rsid w:val="004E52C8"/>
    <w:rsid w:val="004E5D8F"/>
    <w:rsid w:val="004E7669"/>
    <w:rsid w:val="004F185C"/>
    <w:rsid w:val="004F1992"/>
    <w:rsid w:val="004F2D2C"/>
    <w:rsid w:val="004F3844"/>
    <w:rsid w:val="004F4A7E"/>
    <w:rsid w:val="004F4DF3"/>
    <w:rsid w:val="004F5173"/>
    <w:rsid w:val="004F56AB"/>
    <w:rsid w:val="004F5C36"/>
    <w:rsid w:val="004F65C2"/>
    <w:rsid w:val="004F70DC"/>
    <w:rsid w:val="004F72FC"/>
    <w:rsid w:val="004F78EA"/>
    <w:rsid w:val="004F7BA7"/>
    <w:rsid w:val="00503168"/>
    <w:rsid w:val="00503899"/>
    <w:rsid w:val="00503975"/>
    <w:rsid w:val="00503A28"/>
    <w:rsid w:val="0050552F"/>
    <w:rsid w:val="00505CC2"/>
    <w:rsid w:val="00505D27"/>
    <w:rsid w:val="00507332"/>
    <w:rsid w:val="0050784F"/>
    <w:rsid w:val="00510202"/>
    <w:rsid w:val="005109A7"/>
    <w:rsid w:val="00511A71"/>
    <w:rsid w:val="005127AF"/>
    <w:rsid w:val="00512C37"/>
    <w:rsid w:val="00514452"/>
    <w:rsid w:val="00514839"/>
    <w:rsid w:val="00514FE6"/>
    <w:rsid w:val="005153C0"/>
    <w:rsid w:val="00517771"/>
    <w:rsid w:val="00517FFC"/>
    <w:rsid w:val="005208B6"/>
    <w:rsid w:val="00520B68"/>
    <w:rsid w:val="00520CAC"/>
    <w:rsid w:val="0052169F"/>
    <w:rsid w:val="00522369"/>
    <w:rsid w:val="00523689"/>
    <w:rsid w:val="0052401C"/>
    <w:rsid w:val="00524A27"/>
    <w:rsid w:val="00524C5C"/>
    <w:rsid w:val="00524CE6"/>
    <w:rsid w:val="00526B8B"/>
    <w:rsid w:val="0053114D"/>
    <w:rsid w:val="005313BD"/>
    <w:rsid w:val="0053144F"/>
    <w:rsid w:val="0053342F"/>
    <w:rsid w:val="00533CD4"/>
    <w:rsid w:val="00533EF6"/>
    <w:rsid w:val="00536B72"/>
    <w:rsid w:val="00537212"/>
    <w:rsid w:val="005375BF"/>
    <w:rsid w:val="00537D91"/>
    <w:rsid w:val="0054007E"/>
    <w:rsid w:val="005413E4"/>
    <w:rsid w:val="00542301"/>
    <w:rsid w:val="00542CF0"/>
    <w:rsid w:val="00543B5C"/>
    <w:rsid w:val="00544F78"/>
    <w:rsid w:val="00545D9E"/>
    <w:rsid w:val="0054667F"/>
    <w:rsid w:val="00546BDE"/>
    <w:rsid w:val="00546F33"/>
    <w:rsid w:val="005470E8"/>
    <w:rsid w:val="00547B39"/>
    <w:rsid w:val="00550153"/>
    <w:rsid w:val="00550E7D"/>
    <w:rsid w:val="00551075"/>
    <w:rsid w:val="0055427C"/>
    <w:rsid w:val="00556A58"/>
    <w:rsid w:val="00557356"/>
    <w:rsid w:val="00560DD6"/>
    <w:rsid w:val="00561266"/>
    <w:rsid w:val="00561407"/>
    <w:rsid w:val="005619E3"/>
    <w:rsid w:val="00564948"/>
    <w:rsid w:val="005657C1"/>
    <w:rsid w:val="005660DE"/>
    <w:rsid w:val="00566179"/>
    <w:rsid w:val="00566506"/>
    <w:rsid w:val="00566538"/>
    <w:rsid w:val="00566FAD"/>
    <w:rsid w:val="005709BA"/>
    <w:rsid w:val="0057184E"/>
    <w:rsid w:val="00571A3D"/>
    <w:rsid w:val="00573671"/>
    <w:rsid w:val="00573B05"/>
    <w:rsid w:val="00573BE8"/>
    <w:rsid w:val="00573D8F"/>
    <w:rsid w:val="00574B4C"/>
    <w:rsid w:val="00574DD7"/>
    <w:rsid w:val="005753B9"/>
    <w:rsid w:val="0057653C"/>
    <w:rsid w:val="005772BF"/>
    <w:rsid w:val="00577AD7"/>
    <w:rsid w:val="00577FA3"/>
    <w:rsid w:val="005805AF"/>
    <w:rsid w:val="00582D51"/>
    <w:rsid w:val="005831F4"/>
    <w:rsid w:val="005864B7"/>
    <w:rsid w:val="00586D4D"/>
    <w:rsid w:val="00590D2A"/>
    <w:rsid w:val="00591608"/>
    <w:rsid w:val="00591763"/>
    <w:rsid w:val="00593B2D"/>
    <w:rsid w:val="00593DEF"/>
    <w:rsid w:val="00594A2D"/>
    <w:rsid w:val="00594F15"/>
    <w:rsid w:val="00595E8B"/>
    <w:rsid w:val="00596AAE"/>
    <w:rsid w:val="005976F9"/>
    <w:rsid w:val="005A00AE"/>
    <w:rsid w:val="005A0206"/>
    <w:rsid w:val="005A05C3"/>
    <w:rsid w:val="005A0855"/>
    <w:rsid w:val="005A0C2B"/>
    <w:rsid w:val="005A30BD"/>
    <w:rsid w:val="005A3300"/>
    <w:rsid w:val="005A36C3"/>
    <w:rsid w:val="005A426A"/>
    <w:rsid w:val="005A465C"/>
    <w:rsid w:val="005B00CE"/>
    <w:rsid w:val="005B0242"/>
    <w:rsid w:val="005B4871"/>
    <w:rsid w:val="005B5AB4"/>
    <w:rsid w:val="005B72DE"/>
    <w:rsid w:val="005B743A"/>
    <w:rsid w:val="005C0E6D"/>
    <w:rsid w:val="005C1AF7"/>
    <w:rsid w:val="005C2D3F"/>
    <w:rsid w:val="005C3D76"/>
    <w:rsid w:val="005C424E"/>
    <w:rsid w:val="005C497A"/>
    <w:rsid w:val="005C4E6D"/>
    <w:rsid w:val="005C5319"/>
    <w:rsid w:val="005C5A9E"/>
    <w:rsid w:val="005C5FE5"/>
    <w:rsid w:val="005C63A3"/>
    <w:rsid w:val="005C75AB"/>
    <w:rsid w:val="005D0D66"/>
    <w:rsid w:val="005D19DB"/>
    <w:rsid w:val="005D1A62"/>
    <w:rsid w:val="005D4BDE"/>
    <w:rsid w:val="005D5161"/>
    <w:rsid w:val="005D5256"/>
    <w:rsid w:val="005D5B14"/>
    <w:rsid w:val="005D7D5F"/>
    <w:rsid w:val="005E0FD3"/>
    <w:rsid w:val="005E3A49"/>
    <w:rsid w:val="005E4D56"/>
    <w:rsid w:val="005E55D3"/>
    <w:rsid w:val="005E55EF"/>
    <w:rsid w:val="005E6459"/>
    <w:rsid w:val="005E72AF"/>
    <w:rsid w:val="005E752E"/>
    <w:rsid w:val="005E75DB"/>
    <w:rsid w:val="005F043E"/>
    <w:rsid w:val="005F0DD8"/>
    <w:rsid w:val="005F1FEE"/>
    <w:rsid w:val="005F23F1"/>
    <w:rsid w:val="005F2CE4"/>
    <w:rsid w:val="005F4029"/>
    <w:rsid w:val="005F45AB"/>
    <w:rsid w:val="005F51BE"/>
    <w:rsid w:val="005F6F7E"/>
    <w:rsid w:val="005F732E"/>
    <w:rsid w:val="005F76E9"/>
    <w:rsid w:val="00600B9B"/>
    <w:rsid w:val="006015A0"/>
    <w:rsid w:val="006029A4"/>
    <w:rsid w:val="006029ED"/>
    <w:rsid w:val="00603546"/>
    <w:rsid w:val="00603C44"/>
    <w:rsid w:val="00605263"/>
    <w:rsid w:val="00605454"/>
    <w:rsid w:val="00606260"/>
    <w:rsid w:val="006069B0"/>
    <w:rsid w:val="006077AC"/>
    <w:rsid w:val="00607B13"/>
    <w:rsid w:val="00607D11"/>
    <w:rsid w:val="006117EC"/>
    <w:rsid w:val="006118C5"/>
    <w:rsid w:val="006128CA"/>
    <w:rsid w:val="006128D0"/>
    <w:rsid w:val="00613068"/>
    <w:rsid w:val="00613153"/>
    <w:rsid w:val="006137B0"/>
    <w:rsid w:val="00613BE4"/>
    <w:rsid w:val="00613E52"/>
    <w:rsid w:val="006154A9"/>
    <w:rsid w:val="00615580"/>
    <w:rsid w:val="00615BB7"/>
    <w:rsid w:val="00617EAB"/>
    <w:rsid w:val="00622B2E"/>
    <w:rsid w:val="00622CB7"/>
    <w:rsid w:val="00624532"/>
    <w:rsid w:val="00624703"/>
    <w:rsid w:val="0062615D"/>
    <w:rsid w:val="006263A0"/>
    <w:rsid w:val="00626C62"/>
    <w:rsid w:val="0062734A"/>
    <w:rsid w:val="006277A2"/>
    <w:rsid w:val="00627BF3"/>
    <w:rsid w:val="00630406"/>
    <w:rsid w:val="00632176"/>
    <w:rsid w:val="006329E8"/>
    <w:rsid w:val="006338CD"/>
    <w:rsid w:val="00633B0F"/>
    <w:rsid w:val="00633B1A"/>
    <w:rsid w:val="006344B5"/>
    <w:rsid w:val="00636FE0"/>
    <w:rsid w:val="0063778F"/>
    <w:rsid w:val="00641029"/>
    <w:rsid w:val="0064105D"/>
    <w:rsid w:val="00641340"/>
    <w:rsid w:val="0064220E"/>
    <w:rsid w:val="006422F6"/>
    <w:rsid w:val="0064233E"/>
    <w:rsid w:val="006426C1"/>
    <w:rsid w:val="006426F2"/>
    <w:rsid w:val="006449E3"/>
    <w:rsid w:val="006452DB"/>
    <w:rsid w:val="00645E1D"/>
    <w:rsid w:val="0064667C"/>
    <w:rsid w:val="00646C37"/>
    <w:rsid w:val="006508C1"/>
    <w:rsid w:val="00650BE6"/>
    <w:rsid w:val="00650EE3"/>
    <w:rsid w:val="00650FC9"/>
    <w:rsid w:val="00651227"/>
    <w:rsid w:val="006512EB"/>
    <w:rsid w:val="00652582"/>
    <w:rsid w:val="006528AA"/>
    <w:rsid w:val="006531FA"/>
    <w:rsid w:val="006542A8"/>
    <w:rsid w:val="00654666"/>
    <w:rsid w:val="006573BC"/>
    <w:rsid w:val="00657627"/>
    <w:rsid w:val="0065783E"/>
    <w:rsid w:val="006578DD"/>
    <w:rsid w:val="006579C0"/>
    <w:rsid w:val="00660A50"/>
    <w:rsid w:val="0066230A"/>
    <w:rsid w:val="00662505"/>
    <w:rsid w:val="0066277A"/>
    <w:rsid w:val="00662CA5"/>
    <w:rsid w:val="00663522"/>
    <w:rsid w:val="00664056"/>
    <w:rsid w:val="00665025"/>
    <w:rsid w:val="00666198"/>
    <w:rsid w:val="00666D27"/>
    <w:rsid w:val="00667CEC"/>
    <w:rsid w:val="006703F1"/>
    <w:rsid w:val="00670C39"/>
    <w:rsid w:val="0067181B"/>
    <w:rsid w:val="0067326B"/>
    <w:rsid w:val="00673A80"/>
    <w:rsid w:val="0067429F"/>
    <w:rsid w:val="00675688"/>
    <w:rsid w:val="0067609E"/>
    <w:rsid w:val="00676F6D"/>
    <w:rsid w:val="0068013A"/>
    <w:rsid w:val="006812FD"/>
    <w:rsid w:val="00681A4C"/>
    <w:rsid w:val="00682345"/>
    <w:rsid w:val="00682E2F"/>
    <w:rsid w:val="006864F0"/>
    <w:rsid w:val="0068662C"/>
    <w:rsid w:val="0068724A"/>
    <w:rsid w:val="00687874"/>
    <w:rsid w:val="00687E39"/>
    <w:rsid w:val="00687EF4"/>
    <w:rsid w:val="00690419"/>
    <w:rsid w:val="006915F2"/>
    <w:rsid w:val="006918A0"/>
    <w:rsid w:val="00692686"/>
    <w:rsid w:val="00693046"/>
    <w:rsid w:val="00693440"/>
    <w:rsid w:val="006937C9"/>
    <w:rsid w:val="006949B3"/>
    <w:rsid w:val="00694A1A"/>
    <w:rsid w:val="00694AAD"/>
    <w:rsid w:val="00695295"/>
    <w:rsid w:val="0069569F"/>
    <w:rsid w:val="0069667A"/>
    <w:rsid w:val="00696A4E"/>
    <w:rsid w:val="006A0A89"/>
    <w:rsid w:val="006A0B98"/>
    <w:rsid w:val="006A194E"/>
    <w:rsid w:val="006A1FB8"/>
    <w:rsid w:val="006A3486"/>
    <w:rsid w:val="006A349A"/>
    <w:rsid w:val="006A450D"/>
    <w:rsid w:val="006A59D5"/>
    <w:rsid w:val="006A61A7"/>
    <w:rsid w:val="006B0BD8"/>
    <w:rsid w:val="006B179A"/>
    <w:rsid w:val="006B1D22"/>
    <w:rsid w:val="006B25B4"/>
    <w:rsid w:val="006B2912"/>
    <w:rsid w:val="006B4130"/>
    <w:rsid w:val="006B41AA"/>
    <w:rsid w:val="006B4583"/>
    <w:rsid w:val="006B54B5"/>
    <w:rsid w:val="006B71ED"/>
    <w:rsid w:val="006B7A16"/>
    <w:rsid w:val="006C1A0B"/>
    <w:rsid w:val="006C2012"/>
    <w:rsid w:val="006C20A8"/>
    <w:rsid w:val="006C36A5"/>
    <w:rsid w:val="006C4905"/>
    <w:rsid w:val="006C68FD"/>
    <w:rsid w:val="006D1C59"/>
    <w:rsid w:val="006D3873"/>
    <w:rsid w:val="006D41F2"/>
    <w:rsid w:val="006D464E"/>
    <w:rsid w:val="006D6F8B"/>
    <w:rsid w:val="006E0E91"/>
    <w:rsid w:val="006E14EF"/>
    <w:rsid w:val="006E16F2"/>
    <w:rsid w:val="006E2201"/>
    <w:rsid w:val="006E31DB"/>
    <w:rsid w:val="006E3FA0"/>
    <w:rsid w:val="006E4C58"/>
    <w:rsid w:val="006E4C5F"/>
    <w:rsid w:val="006E4DD4"/>
    <w:rsid w:val="006E5827"/>
    <w:rsid w:val="006E7213"/>
    <w:rsid w:val="006E724E"/>
    <w:rsid w:val="006E74DD"/>
    <w:rsid w:val="006E76D7"/>
    <w:rsid w:val="006F24B8"/>
    <w:rsid w:val="006F5A2C"/>
    <w:rsid w:val="006F62B0"/>
    <w:rsid w:val="006F62E5"/>
    <w:rsid w:val="006F6D67"/>
    <w:rsid w:val="006F7121"/>
    <w:rsid w:val="007016CD"/>
    <w:rsid w:val="007017BF"/>
    <w:rsid w:val="0070285A"/>
    <w:rsid w:val="0070311B"/>
    <w:rsid w:val="00703B21"/>
    <w:rsid w:val="00704382"/>
    <w:rsid w:val="007062FF"/>
    <w:rsid w:val="007078B2"/>
    <w:rsid w:val="00710C10"/>
    <w:rsid w:val="00710C8C"/>
    <w:rsid w:val="007110D6"/>
    <w:rsid w:val="00711BF8"/>
    <w:rsid w:val="0071209D"/>
    <w:rsid w:val="0071246B"/>
    <w:rsid w:val="007129CA"/>
    <w:rsid w:val="00713726"/>
    <w:rsid w:val="00713EF6"/>
    <w:rsid w:val="007144B9"/>
    <w:rsid w:val="0071514B"/>
    <w:rsid w:val="00715701"/>
    <w:rsid w:val="00716C17"/>
    <w:rsid w:val="00716DC1"/>
    <w:rsid w:val="007214A2"/>
    <w:rsid w:val="0072171B"/>
    <w:rsid w:val="00721821"/>
    <w:rsid w:val="00721AF0"/>
    <w:rsid w:val="00722F9C"/>
    <w:rsid w:val="007249A8"/>
    <w:rsid w:val="00725225"/>
    <w:rsid w:val="007261FA"/>
    <w:rsid w:val="00730027"/>
    <w:rsid w:val="0073130A"/>
    <w:rsid w:val="00732B3B"/>
    <w:rsid w:val="00732EF4"/>
    <w:rsid w:val="00734305"/>
    <w:rsid w:val="00734B37"/>
    <w:rsid w:val="0073526B"/>
    <w:rsid w:val="00740217"/>
    <w:rsid w:val="00741C0F"/>
    <w:rsid w:val="00741E03"/>
    <w:rsid w:val="00741FC4"/>
    <w:rsid w:val="00742491"/>
    <w:rsid w:val="00743723"/>
    <w:rsid w:val="00745B24"/>
    <w:rsid w:val="00746D7E"/>
    <w:rsid w:val="00751A10"/>
    <w:rsid w:val="00751CC7"/>
    <w:rsid w:val="00751F57"/>
    <w:rsid w:val="0075212C"/>
    <w:rsid w:val="00752536"/>
    <w:rsid w:val="0075256D"/>
    <w:rsid w:val="00752720"/>
    <w:rsid w:val="00752C96"/>
    <w:rsid w:val="00753AF7"/>
    <w:rsid w:val="00754430"/>
    <w:rsid w:val="0075545F"/>
    <w:rsid w:val="00755A4D"/>
    <w:rsid w:val="0076022F"/>
    <w:rsid w:val="007603BB"/>
    <w:rsid w:val="00760CB7"/>
    <w:rsid w:val="00760F4B"/>
    <w:rsid w:val="00761B04"/>
    <w:rsid w:val="00762D89"/>
    <w:rsid w:val="00763016"/>
    <w:rsid w:val="007637E1"/>
    <w:rsid w:val="00764924"/>
    <w:rsid w:val="007665A9"/>
    <w:rsid w:val="007705E4"/>
    <w:rsid w:val="007717A8"/>
    <w:rsid w:val="00773520"/>
    <w:rsid w:val="007736D6"/>
    <w:rsid w:val="007737DB"/>
    <w:rsid w:val="007743E3"/>
    <w:rsid w:val="0077664C"/>
    <w:rsid w:val="00776C6F"/>
    <w:rsid w:val="00776DB8"/>
    <w:rsid w:val="007773B1"/>
    <w:rsid w:val="00777632"/>
    <w:rsid w:val="00777B57"/>
    <w:rsid w:val="00777B65"/>
    <w:rsid w:val="00777BEB"/>
    <w:rsid w:val="00780166"/>
    <w:rsid w:val="0078049A"/>
    <w:rsid w:val="00780FEC"/>
    <w:rsid w:val="007812F1"/>
    <w:rsid w:val="00782DF4"/>
    <w:rsid w:val="00783E3E"/>
    <w:rsid w:val="00785B9F"/>
    <w:rsid w:val="00786C3D"/>
    <w:rsid w:val="007900A1"/>
    <w:rsid w:val="007904D6"/>
    <w:rsid w:val="00790853"/>
    <w:rsid w:val="0079102D"/>
    <w:rsid w:val="00791E66"/>
    <w:rsid w:val="00791F19"/>
    <w:rsid w:val="00791F84"/>
    <w:rsid w:val="007929F6"/>
    <w:rsid w:val="00792AE3"/>
    <w:rsid w:val="0079360E"/>
    <w:rsid w:val="0079378D"/>
    <w:rsid w:val="0079409E"/>
    <w:rsid w:val="00795305"/>
    <w:rsid w:val="00795574"/>
    <w:rsid w:val="007956B9"/>
    <w:rsid w:val="00795E17"/>
    <w:rsid w:val="007973BE"/>
    <w:rsid w:val="007978E4"/>
    <w:rsid w:val="00797CF4"/>
    <w:rsid w:val="007A0E51"/>
    <w:rsid w:val="007A1B08"/>
    <w:rsid w:val="007A37A9"/>
    <w:rsid w:val="007A4125"/>
    <w:rsid w:val="007A4416"/>
    <w:rsid w:val="007A598E"/>
    <w:rsid w:val="007A6039"/>
    <w:rsid w:val="007A61EB"/>
    <w:rsid w:val="007B0496"/>
    <w:rsid w:val="007B082F"/>
    <w:rsid w:val="007B2442"/>
    <w:rsid w:val="007B4BE3"/>
    <w:rsid w:val="007B4E40"/>
    <w:rsid w:val="007B5E52"/>
    <w:rsid w:val="007B6AFD"/>
    <w:rsid w:val="007B7CDE"/>
    <w:rsid w:val="007C111A"/>
    <w:rsid w:val="007C2F60"/>
    <w:rsid w:val="007C4C78"/>
    <w:rsid w:val="007C5004"/>
    <w:rsid w:val="007C64C9"/>
    <w:rsid w:val="007C7B5C"/>
    <w:rsid w:val="007D169A"/>
    <w:rsid w:val="007D3094"/>
    <w:rsid w:val="007D38B4"/>
    <w:rsid w:val="007D4AE4"/>
    <w:rsid w:val="007D4AF3"/>
    <w:rsid w:val="007D556B"/>
    <w:rsid w:val="007D56DB"/>
    <w:rsid w:val="007D5A40"/>
    <w:rsid w:val="007D5A5B"/>
    <w:rsid w:val="007D62B1"/>
    <w:rsid w:val="007D6B36"/>
    <w:rsid w:val="007D7009"/>
    <w:rsid w:val="007D756C"/>
    <w:rsid w:val="007D7991"/>
    <w:rsid w:val="007D7C0E"/>
    <w:rsid w:val="007D7E11"/>
    <w:rsid w:val="007E04A5"/>
    <w:rsid w:val="007E067B"/>
    <w:rsid w:val="007E09D1"/>
    <w:rsid w:val="007E5C65"/>
    <w:rsid w:val="007E689A"/>
    <w:rsid w:val="007E73FA"/>
    <w:rsid w:val="007F06BA"/>
    <w:rsid w:val="007F0965"/>
    <w:rsid w:val="007F0DB9"/>
    <w:rsid w:val="007F24CD"/>
    <w:rsid w:val="007F2D67"/>
    <w:rsid w:val="007F36EB"/>
    <w:rsid w:val="007F375A"/>
    <w:rsid w:val="007F3790"/>
    <w:rsid w:val="007F3BE7"/>
    <w:rsid w:val="007F5778"/>
    <w:rsid w:val="007F63BE"/>
    <w:rsid w:val="007F6598"/>
    <w:rsid w:val="00802D25"/>
    <w:rsid w:val="008036D9"/>
    <w:rsid w:val="00803D0B"/>
    <w:rsid w:val="00803E12"/>
    <w:rsid w:val="0080446D"/>
    <w:rsid w:val="00804C86"/>
    <w:rsid w:val="00805FA8"/>
    <w:rsid w:val="008060FC"/>
    <w:rsid w:val="00806D1E"/>
    <w:rsid w:val="00806F7E"/>
    <w:rsid w:val="0080764C"/>
    <w:rsid w:val="0081000B"/>
    <w:rsid w:val="0081194F"/>
    <w:rsid w:val="00811B90"/>
    <w:rsid w:val="00812051"/>
    <w:rsid w:val="00813212"/>
    <w:rsid w:val="0081347D"/>
    <w:rsid w:val="008135D0"/>
    <w:rsid w:val="00815426"/>
    <w:rsid w:val="008162C2"/>
    <w:rsid w:val="0081686F"/>
    <w:rsid w:val="00816FA3"/>
    <w:rsid w:val="00817630"/>
    <w:rsid w:val="00817762"/>
    <w:rsid w:val="008201A3"/>
    <w:rsid w:val="0082023F"/>
    <w:rsid w:val="008209C7"/>
    <w:rsid w:val="00820A35"/>
    <w:rsid w:val="00821A26"/>
    <w:rsid w:val="00821BB2"/>
    <w:rsid w:val="00821BFF"/>
    <w:rsid w:val="00823F76"/>
    <w:rsid w:val="00825D8F"/>
    <w:rsid w:val="0082643B"/>
    <w:rsid w:val="00826B41"/>
    <w:rsid w:val="00827312"/>
    <w:rsid w:val="008303C4"/>
    <w:rsid w:val="008307A2"/>
    <w:rsid w:val="008320C7"/>
    <w:rsid w:val="0083558F"/>
    <w:rsid w:val="00836265"/>
    <w:rsid w:val="00836BEC"/>
    <w:rsid w:val="00837941"/>
    <w:rsid w:val="0084123E"/>
    <w:rsid w:val="0084146B"/>
    <w:rsid w:val="00841A72"/>
    <w:rsid w:val="00842568"/>
    <w:rsid w:val="00842908"/>
    <w:rsid w:val="00843065"/>
    <w:rsid w:val="008433EB"/>
    <w:rsid w:val="0084574F"/>
    <w:rsid w:val="00845C63"/>
    <w:rsid w:val="00845FFB"/>
    <w:rsid w:val="008473D2"/>
    <w:rsid w:val="008477AB"/>
    <w:rsid w:val="00847B19"/>
    <w:rsid w:val="00850BD4"/>
    <w:rsid w:val="00850E6D"/>
    <w:rsid w:val="008513A0"/>
    <w:rsid w:val="008526FF"/>
    <w:rsid w:val="008533AF"/>
    <w:rsid w:val="0085439E"/>
    <w:rsid w:val="00854D04"/>
    <w:rsid w:val="0085552F"/>
    <w:rsid w:val="008555BB"/>
    <w:rsid w:val="00857733"/>
    <w:rsid w:val="00863373"/>
    <w:rsid w:val="008638B1"/>
    <w:rsid w:val="00864453"/>
    <w:rsid w:val="00864EAC"/>
    <w:rsid w:val="00865CF8"/>
    <w:rsid w:val="0086630A"/>
    <w:rsid w:val="00866A6F"/>
    <w:rsid w:val="00867BFD"/>
    <w:rsid w:val="00870911"/>
    <w:rsid w:val="00870B1F"/>
    <w:rsid w:val="008711EF"/>
    <w:rsid w:val="00871527"/>
    <w:rsid w:val="00871566"/>
    <w:rsid w:val="008718CC"/>
    <w:rsid w:val="0087257D"/>
    <w:rsid w:val="008729BE"/>
    <w:rsid w:val="00872F94"/>
    <w:rsid w:val="00873DB6"/>
    <w:rsid w:val="0087483E"/>
    <w:rsid w:val="0088116E"/>
    <w:rsid w:val="00881325"/>
    <w:rsid w:val="00881A39"/>
    <w:rsid w:val="008846E2"/>
    <w:rsid w:val="00886531"/>
    <w:rsid w:val="0088728F"/>
    <w:rsid w:val="0088770E"/>
    <w:rsid w:val="00887AC2"/>
    <w:rsid w:val="00887E8E"/>
    <w:rsid w:val="00894A7E"/>
    <w:rsid w:val="008954F4"/>
    <w:rsid w:val="00895B81"/>
    <w:rsid w:val="00897069"/>
    <w:rsid w:val="008A0DF8"/>
    <w:rsid w:val="008A11D2"/>
    <w:rsid w:val="008A1430"/>
    <w:rsid w:val="008A17BA"/>
    <w:rsid w:val="008A2567"/>
    <w:rsid w:val="008A3AAA"/>
    <w:rsid w:val="008A4308"/>
    <w:rsid w:val="008A43CE"/>
    <w:rsid w:val="008A53DF"/>
    <w:rsid w:val="008A6235"/>
    <w:rsid w:val="008A6A63"/>
    <w:rsid w:val="008B1581"/>
    <w:rsid w:val="008B39A1"/>
    <w:rsid w:val="008B6D07"/>
    <w:rsid w:val="008C3AA3"/>
    <w:rsid w:val="008C4B34"/>
    <w:rsid w:val="008C679A"/>
    <w:rsid w:val="008C6E93"/>
    <w:rsid w:val="008C6FA8"/>
    <w:rsid w:val="008C7612"/>
    <w:rsid w:val="008C7E34"/>
    <w:rsid w:val="008D0393"/>
    <w:rsid w:val="008D1130"/>
    <w:rsid w:val="008D133F"/>
    <w:rsid w:val="008D1B26"/>
    <w:rsid w:val="008D3157"/>
    <w:rsid w:val="008D4854"/>
    <w:rsid w:val="008D5AB8"/>
    <w:rsid w:val="008D75D0"/>
    <w:rsid w:val="008E0193"/>
    <w:rsid w:val="008E0B94"/>
    <w:rsid w:val="008E1D71"/>
    <w:rsid w:val="008E1E93"/>
    <w:rsid w:val="008E35B9"/>
    <w:rsid w:val="008E47A9"/>
    <w:rsid w:val="008E4CEF"/>
    <w:rsid w:val="008E603D"/>
    <w:rsid w:val="008E61BF"/>
    <w:rsid w:val="008E6787"/>
    <w:rsid w:val="008E6DBA"/>
    <w:rsid w:val="008E7478"/>
    <w:rsid w:val="008E7FC3"/>
    <w:rsid w:val="008F068E"/>
    <w:rsid w:val="008F0906"/>
    <w:rsid w:val="008F2304"/>
    <w:rsid w:val="008F27D9"/>
    <w:rsid w:val="008F40E6"/>
    <w:rsid w:val="008F410F"/>
    <w:rsid w:val="008F50AB"/>
    <w:rsid w:val="008F659D"/>
    <w:rsid w:val="008F6926"/>
    <w:rsid w:val="008F6BF9"/>
    <w:rsid w:val="008F6C0C"/>
    <w:rsid w:val="008F6F2E"/>
    <w:rsid w:val="008F7114"/>
    <w:rsid w:val="00900459"/>
    <w:rsid w:val="00900708"/>
    <w:rsid w:val="00902C43"/>
    <w:rsid w:val="009037AB"/>
    <w:rsid w:val="00903A69"/>
    <w:rsid w:val="00903F54"/>
    <w:rsid w:val="00904AA2"/>
    <w:rsid w:val="00904E0A"/>
    <w:rsid w:val="0090509B"/>
    <w:rsid w:val="009050A9"/>
    <w:rsid w:val="00905546"/>
    <w:rsid w:val="00905AD1"/>
    <w:rsid w:val="00905FF0"/>
    <w:rsid w:val="00906327"/>
    <w:rsid w:val="00906375"/>
    <w:rsid w:val="0090668D"/>
    <w:rsid w:val="0090784A"/>
    <w:rsid w:val="009108FE"/>
    <w:rsid w:val="009135AA"/>
    <w:rsid w:val="0091491E"/>
    <w:rsid w:val="00915361"/>
    <w:rsid w:val="0091542A"/>
    <w:rsid w:val="00920A2E"/>
    <w:rsid w:val="00922753"/>
    <w:rsid w:val="00922B06"/>
    <w:rsid w:val="0092577C"/>
    <w:rsid w:val="00925BED"/>
    <w:rsid w:val="00925EB0"/>
    <w:rsid w:val="009267CA"/>
    <w:rsid w:val="00926C3E"/>
    <w:rsid w:val="00926CA3"/>
    <w:rsid w:val="009271E3"/>
    <w:rsid w:val="00930677"/>
    <w:rsid w:val="0093395D"/>
    <w:rsid w:val="00934275"/>
    <w:rsid w:val="009343DD"/>
    <w:rsid w:val="00935C6D"/>
    <w:rsid w:val="00937998"/>
    <w:rsid w:val="00937CA3"/>
    <w:rsid w:val="009402EA"/>
    <w:rsid w:val="009413AF"/>
    <w:rsid w:val="0094190A"/>
    <w:rsid w:val="00942EEE"/>
    <w:rsid w:val="00942F62"/>
    <w:rsid w:val="009436F1"/>
    <w:rsid w:val="00944539"/>
    <w:rsid w:val="00946750"/>
    <w:rsid w:val="009467C6"/>
    <w:rsid w:val="0094734D"/>
    <w:rsid w:val="009505E6"/>
    <w:rsid w:val="00950820"/>
    <w:rsid w:val="009544D7"/>
    <w:rsid w:val="00954807"/>
    <w:rsid w:val="0095687B"/>
    <w:rsid w:val="009578E0"/>
    <w:rsid w:val="009579D5"/>
    <w:rsid w:val="00957E51"/>
    <w:rsid w:val="009611C8"/>
    <w:rsid w:val="009613F6"/>
    <w:rsid w:val="009618D7"/>
    <w:rsid w:val="00961ACC"/>
    <w:rsid w:val="00962A69"/>
    <w:rsid w:val="0096323B"/>
    <w:rsid w:val="00963689"/>
    <w:rsid w:val="00963D3D"/>
    <w:rsid w:val="0096421F"/>
    <w:rsid w:val="00964222"/>
    <w:rsid w:val="00964CE4"/>
    <w:rsid w:val="00965803"/>
    <w:rsid w:val="00966261"/>
    <w:rsid w:val="0096645E"/>
    <w:rsid w:val="00967DB6"/>
    <w:rsid w:val="00970E5A"/>
    <w:rsid w:val="009711D3"/>
    <w:rsid w:val="009720E3"/>
    <w:rsid w:val="0097356F"/>
    <w:rsid w:val="00974226"/>
    <w:rsid w:val="00975516"/>
    <w:rsid w:val="00975EB4"/>
    <w:rsid w:val="00977B21"/>
    <w:rsid w:val="00977C2E"/>
    <w:rsid w:val="0098002A"/>
    <w:rsid w:val="009826B9"/>
    <w:rsid w:val="00983409"/>
    <w:rsid w:val="009835FE"/>
    <w:rsid w:val="00985523"/>
    <w:rsid w:val="00986525"/>
    <w:rsid w:val="00991F15"/>
    <w:rsid w:val="009921AC"/>
    <w:rsid w:val="00992AFA"/>
    <w:rsid w:val="00993B1C"/>
    <w:rsid w:val="00994094"/>
    <w:rsid w:val="009942C8"/>
    <w:rsid w:val="009951C7"/>
    <w:rsid w:val="00995C24"/>
    <w:rsid w:val="0099648A"/>
    <w:rsid w:val="009A05D2"/>
    <w:rsid w:val="009A0747"/>
    <w:rsid w:val="009A0CA3"/>
    <w:rsid w:val="009A0E14"/>
    <w:rsid w:val="009A0FF7"/>
    <w:rsid w:val="009A1979"/>
    <w:rsid w:val="009A3FC0"/>
    <w:rsid w:val="009A5DD0"/>
    <w:rsid w:val="009A5FA9"/>
    <w:rsid w:val="009A6ABA"/>
    <w:rsid w:val="009A703C"/>
    <w:rsid w:val="009A7AD2"/>
    <w:rsid w:val="009A7E29"/>
    <w:rsid w:val="009B0753"/>
    <w:rsid w:val="009B11D6"/>
    <w:rsid w:val="009B23FD"/>
    <w:rsid w:val="009B2FAA"/>
    <w:rsid w:val="009B3B7A"/>
    <w:rsid w:val="009B4FE4"/>
    <w:rsid w:val="009B56D5"/>
    <w:rsid w:val="009B5F16"/>
    <w:rsid w:val="009B69B9"/>
    <w:rsid w:val="009B71D1"/>
    <w:rsid w:val="009C1A23"/>
    <w:rsid w:val="009C1BE4"/>
    <w:rsid w:val="009C21DC"/>
    <w:rsid w:val="009C3584"/>
    <w:rsid w:val="009C3C06"/>
    <w:rsid w:val="009C5722"/>
    <w:rsid w:val="009C64BA"/>
    <w:rsid w:val="009C663B"/>
    <w:rsid w:val="009C6B83"/>
    <w:rsid w:val="009C729D"/>
    <w:rsid w:val="009C7D9F"/>
    <w:rsid w:val="009C7DF3"/>
    <w:rsid w:val="009D0661"/>
    <w:rsid w:val="009D19C6"/>
    <w:rsid w:val="009D2285"/>
    <w:rsid w:val="009D234B"/>
    <w:rsid w:val="009D2F8C"/>
    <w:rsid w:val="009D30E9"/>
    <w:rsid w:val="009D3435"/>
    <w:rsid w:val="009D3ADB"/>
    <w:rsid w:val="009D3B20"/>
    <w:rsid w:val="009D4201"/>
    <w:rsid w:val="009D447F"/>
    <w:rsid w:val="009D4AFC"/>
    <w:rsid w:val="009D51E0"/>
    <w:rsid w:val="009D579B"/>
    <w:rsid w:val="009D5AE4"/>
    <w:rsid w:val="009D6BC9"/>
    <w:rsid w:val="009D76F0"/>
    <w:rsid w:val="009D7D6F"/>
    <w:rsid w:val="009D7F42"/>
    <w:rsid w:val="009E09D5"/>
    <w:rsid w:val="009E1086"/>
    <w:rsid w:val="009E1DF9"/>
    <w:rsid w:val="009E2756"/>
    <w:rsid w:val="009E2CD4"/>
    <w:rsid w:val="009E35C0"/>
    <w:rsid w:val="009E3A6A"/>
    <w:rsid w:val="009E3C03"/>
    <w:rsid w:val="009E4AA2"/>
    <w:rsid w:val="009E528D"/>
    <w:rsid w:val="009E62DF"/>
    <w:rsid w:val="009E65A8"/>
    <w:rsid w:val="009E7172"/>
    <w:rsid w:val="009E7F85"/>
    <w:rsid w:val="009F0819"/>
    <w:rsid w:val="009F0AF4"/>
    <w:rsid w:val="009F1B47"/>
    <w:rsid w:val="009F2AFB"/>
    <w:rsid w:val="009F64AD"/>
    <w:rsid w:val="009F654F"/>
    <w:rsid w:val="009F7F49"/>
    <w:rsid w:val="00A00272"/>
    <w:rsid w:val="00A0087F"/>
    <w:rsid w:val="00A00B5D"/>
    <w:rsid w:val="00A00D59"/>
    <w:rsid w:val="00A012CF"/>
    <w:rsid w:val="00A0167A"/>
    <w:rsid w:val="00A01E3D"/>
    <w:rsid w:val="00A023D4"/>
    <w:rsid w:val="00A0368E"/>
    <w:rsid w:val="00A03D77"/>
    <w:rsid w:val="00A03E5F"/>
    <w:rsid w:val="00A06E09"/>
    <w:rsid w:val="00A0773C"/>
    <w:rsid w:val="00A07D95"/>
    <w:rsid w:val="00A10B86"/>
    <w:rsid w:val="00A11509"/>
    <w:rsid w:val="00A11CA4"/>
    <w:rsid w:val="00A11D9F"/>
    <w:rsid w:val="00A12049"/>
    <w:rsid w:val="00A12169"/>
    <w:rsid w:val="00A142CB"/>
    <w:rsid w:val="00A152C8"/>
    <w:rsid w:val="00A156B9"/>
    <w:rsid w:val="00A159C8"/>
    <w:rsid w:val="00A165AC"/>
    <w:rsid w:val="00A16A30"/>
    <w:rsid w:val="00A171B7"/>
    <w:rsid w:val="00A1769C"/>
    <w:rsid w:val="00A17853"/>
    <w:rsid w:val="00A1795A"/>
    <w:rsid w:val="00A17FD5"/>
    <w:rsid w:val="00A20E1B"/>
    <w:rsid w:val="00A20E7A"/>
    <w:rsid w:val="00A21188"/>
    <w:rsid w:val="00A22ACF"/>
    <w:rsid w:val="00A2312D"/>
    <w:rsid w:val="00A23376"/>
    <w:rsid w:val="00A239CF"/>
    <w:rsid w:val="00A240CF"/>
    <w:rsid w:val="00A252D4"/>
    <w:rsid w:val="00A255CE"/>
    <w:rsid w:val="00A256DE"/>
    <w:rsid w:val="00A25ECC"/>
    <w:rsid w:val="00A26C90"/>
    <w:rsid w:val="00A278EF"/>
    <w:rsid w:val="00A27995"/>
    <w:rsid w:val="00A321DC"/>
    <w:rsid w:val="00A323C9"/>
    <w:rsid w:val="00A33B6E"/>
    <w:rsid w:val="00A33C69"/>
    <w:rsid w:val="00A33D84"/>
    <w:rsid w:val="00A3562A"/>
    <w:rsid w:val="00A36B91"/>
    <w:rsid w:val="00A40DCB"/>
    <w:rsid w:val="00A42834"/>
    <w:rsid w:val="00A42E70"/>
    <w:rsid w:val="00A43388"/>
    <w:rsid w:val="00A43ACF"/>
    <w:rsid w:val="00A43C53"/>
    <w:rsid w:val="00A44AC5"/>
    <w:rsid w:val="00A458A2"/>
    <w:rsid w:val="00A46A9B"/>
    <w:rsid w:val="00A50571"/>
    <w:rsid w:val="00A51707"/>
    <w:rsid w:val="00A51EB8"/>
    <w:rsid w:val="00A572B0"/>
    <w:rsid w:val="00A57613"/>
    <w:rsid w:val="00A57ECE"/>
    <w:rsid w:val="00A62409"/>
    <w:rsid w:val="00A627ED"/>
    <w:rsid w:val="00A6289F"/>
    <w:rsid w:val="00A62A65"/>
    <w:rsid w:val="00A62F61"/>
    <w:rsid w:val="00A63051"/>
    <w:rsid w:val="00A63E28"/>
    <w:rsid w:val="00A64C83"/>
    <w:rsid w:val="00A662EF"/>
    <w:rsid w:val="00A67E78"/>
    <w:rsid w:val="00A67F4C"/>
    <w:rsid w:val="00A723B7"/>
    <w:rsid w:val="00A75DE6"/>
    <w:rsid w:val="00A75E0B"/>
    <w:rsid w:val="00A76ED2"/>
    <w:rsid w:val="00A772DA"/>
    <w:rsid w:val="00A774B0"/>
    <w:rsid w:val="00A777FC"/>
    <w:rsid w:val="00A80016"/>
    <w:rsid w:val="00A80C1C"/>
    <w:rsid w:val="00A81A4C"/>
    <w:rsid w:val="00A84D17"/>
    <w:rsid w:val="00A85366"/>
    <w:rsid w:val="00A85B73"/>
    <w:rsid w:val="00A85E7D"/>
    <w:rsid w:val="00A878F4"/>
    <w:rsid w:val="00A87950"/>
    <w:rsid w:val="00A90651"/>
    <w:rsid w:val="00A90B7E"/>
    <w:rsid w:val="00A90CBE"/>
    <w:rsid w:val="00A92777"/>
    <w:rsid w:val="00A937E0"/>
    <w:rsid w:val="00A95580"/>
    <w:rsid w:val="00A958CE"/>
    <w:rsid w:val="00A96451"/>
    <w:rsid w:val="00A966D6"/>
    <w:rsid w:val="00A967DE"/>
    <w:rsid w:val="00A96B45"/>
    <w:rsid w:val="00A971B8"/>
    <w:rsid w:val="00A9771F"/>
    <w:rsid w:val="00AA044D"/>
    <w:rsid w:val="00AA0B61"/>
    <w:rsid w:val="00AA17AC"/>
    <w:rsid w:val="00AA2615"/>
    <w:rsid w:val="00AA27D4"/>
    <w:rsid w:val="00AA29FD"/>
    <w:rsid w:val="00AA61FF"/>
    <w:rsid w:val="00AB044F"/>
    <w:rsid w:val="00AB0721"/>
    <w:rsid w:val="00AB0D60"/>
    <w:rsid w:val="00AB14AE"/>
    <w:rsid w:val="00AB152C"/>
    <w:rsid w:val="00AB153E"/>
    <w:rsid w:val="00AB3C11"/>
    <w:rsid w:val="00AB62E2"/>
    <w:rsid w:val="00AB7494"/>
    <w:rsid w:val="00AB7961"/>
    <w:rsid w:val="00AC0E4D"/>
    <w:rsid w:val="00AC2AB8"/>
    <w:rsid w:val="00AC2B01"/>
    <w:rsid w:val="00AC32AB"/>
    <w:rsid w:val="00AC4058"/>
    <w:rsid w:val="00AC451B"/>
    <w:rsid w:val="00AC4F1D"/>
    <w:rsid w:val="00AC62A3"/>
    <w:rsid w:val="00AC77A5"/>
    <w:rsid w:val="00AC7A71"/>
    <w:rsid w:val="00AC7E79"/>
    <w:rsid w:val="00AD0631"/>
    <w:rsid w:val="00AD0812"/>
    <w:rsid w:val="00AD1640"/>
    <w:rsid w:val="00AD1700"/>
    <w:rsid w:val="00AD224F"/>
    <w:rsid w:val="00AD23AC"/>
    <w:rsid w:val="00AD2775"/>
    <w:rsid w:val="00AD2D5B"/>
    <w:rsid w:val="00AD399B"/>
    <w:rsid w:val="00AD4941"/>
    <w:rsid w:val="00AD4D33"/>
    <w:rsid w:val="00AD5429"/>
    <w:rsid w:val="00AD549F"/>
    <w:rsid w:val="00AD5D4B"/>
    <w:rsid w:val="00AE2259"/>
    <w:rsid w:val="00AE25D2"/>
    <w:rsid w:val="00AE2A0C"/>
    <w:rsid w:val="00AE35B7"/>
    <w:rsid w:val="00AE3E66"/>
    <w:rsid w:val="00AE3EC1"/>
    <w:rsid w:val="00AE69D6"/>
    <w:rsid w:val="00AE7374"/>
    <w:rsid w:val="00AF0992"/>
    <w:rsid w:val="00AF107B"/>
    <w:rsid w:val="00AF1F9B"/>
    <w:rsid w:val="00AF2A4B"/>
    <w:rsid w:val="00AF601B"/>
    <w:rsid w:val="00AF6A90"/>
    <w:rsid w:val="00B00834"/>
    <w:rsid w:val="00B00847"/>
    <w:rsid w:val="00B01981"/>
    <w:rsid w:val="00B01B94"/>
    <w:rsid w:val="00B01E64"/>
    <w:rsid w:val="00B02C9C"/>
    <w:rsid w:val="00B02CA2"/>
    <w:rsid w:val="00B034E7"/>
    <w:rsid w:val="00B03AA2"/>
    <w:rsid w:val="00B03F42"/>
    <w:rsid w:val="00B04422"/>
    <w:rsid w:val="00B0495C"/>
    <w:rsid w:val="00B04D66"/>
    <w:rsid w:val="00B06293"/>
    <w:rsid w:val="00B06523"/>
    <w:rsid w:val="00B06691"/>
    <w:rsid w:val="00B0684B"/>
    <w:rsid w:val="00B07DDA"/>
    <w:rsid w:val="00B07EA8"/>
    <w:rsid w:val="00B07F66"/>
    <w:rsid w:val="00B10422"/>
    <w:rsid w:val="00B10E88"/>
    <w:rsid w:val="00B11719"/>
    <w:rsid w:val="00B1180B"/>
    <w:rsid w:val="00B126D8"/>
    <w:rsid w:val="00B12818"/>
    <w:rsid w:val="00B14313"/>
    <w:rsid w:val="00B14F30"/>
    <w:rsid w:val="00B159F7"/>
    <w:rsid w:val="00B15E2E"/>
    <w:rsid w:val="00B1705B"/>
    <w:rsid w:val="00B17062"/>
    <w:rsid w:val="00B17CE4"/>
    <w:rsid w:val="00B200ED"/>
    <w:rsid w:val="00B2075E"/>
    <w:rsid w:val="00B23DBF"/>
    <w:rsid w:val="00B23E42"/>
    <w:rsid w:val="00B24460"/>
    <w:rsid w:val="00B24C5A"/>
    <w:rsid w:val="00B27123"/>
    <w:rsid w:val="00B272D3"/>
    <w:rsid w:val="00B27ADE"/>
    <w:rsid w:val="00B27E82"/>
    <w:rsid w:val="00B301C1"/>
    <w:rsid w:val="00B30D1E"/>
    <w:rsid w:val="00B31B59"/>
    <w:rsid w:val="00B31D86"/>
    <w:rsid w:val="00B31E49"/>
    <w:rsid w:val="00B3238C"/>
    <w:rsid w:val="00B32527"/>
    <w:rsid w:val="00B3271C"/>
    <w:rsid w:val="00B3539B"/>
    <w:rsid w:val="00B353A7"/>
    <w:rsid w:val="00B35E12"/>
    <w:rsid w:val="00B370E2"/>
    <w:rsid w:val="00B40D20"/>
    <w:rsid w:val="00B41998"/>
    <w:rsid w:val="00B4223D"/>
    <w:rsid w:val="00B43BB5"/>
    <w:rsid w:val="00B44226"/>
    <w:rsid w:val="00B44272"/>
    <w:rsid w:val="00B451EA"/>
    <w:rsid w:val="00B4632E"/>
    <w:rsid w:val="00B46B8C"/>
    <w:rsid w:val="00B519D2"/>
    <w:rsid w:val="00B51D5C"/>
    <w:rsid w:val="00B51D5D"/>
    <w:rsid w:val="00B521BB"/>
    <w:rsid w:val="00B52D15"/>
    <w:rsid w:val="00B5300B"/>
    <w:rsid w:val="00B538DF"/>
    <w:rsid w:val="00B53DF6"/>
    <w:rsid w:val="00B5440A"/>
    <w:rsid w:val="00B5489F"/>
    <w:rsid w:val="00B551EB"/>
    <w:rsid w:val="00B61002"/>
    <w:rsid w:val="00B628D6"/>
    <w:rsid w:val="00B62CF2"/>
    <w:rsid w:val="00B62EB5"/>
    <w:rsid w:val="00B636C3"/>
    <w:rsid w:val="00B636F9"/>
    <w:rsid w:val="00B63B04"/>
    <w:rsid w:val="00B63BFC"/>
    <w:rsid w:val="00B71546"/>
    <w:rsid w:val="00B71942"/>
    <w:rsid w:val="00B719C1"/>
    <w:rsid w:val="00B71FE7"/>
    <w:rsid w:val="00B72040"/>
    <w:rsid w:val="00B7228C"/>
    <w:rsid w:val="00B72B69"/>
    <w:rsid w:val="00B73297"/>
    <w:rsid w:val="00B73A02"/>
    <w:rsid w:val="00B80A28"/>
    <w:rsid w:val="00B82F72"/>
    <w:rsid w:val="00B830B1"/>
    <w:rsid w:val="00B85919"/>
    <w:rsid w:val="00B867F5"/>
    <w:rsid w:val="00B87489"/>
    <w:rsid w:val="00B87671"/>
    <w:rsid w:val="00B90A2E"/>
    <w:rsid w:val="00B90A8C"/>
    <w:rsid w:val="00B9146A"/>
    <w:rsid w:val="00B91712"/>
    <w:rsid w:val="00B92289"/>
    <w:rsid w:val="00B92CB5"/>
    <w:rsid w:val="00B942D0"/>
    <w:rsid w:val="00B94EC7"/>
    <w:rsid w:val="00B96CA7"/>
    <w:rsid w:val="00B972BC"/>
    <w:rsid w:val="00B97A9E"/>
    <w:rsid w:val="00B97EC5"/>
    <w:rsid w:val="00BA0D45"/>
    <w:rsid w:val="00BA537D"/>
    <w:rsid w:val="00BA54FC"/>
    <w:rsid w:val="00BA5B7B"/>
    <w:rsid w:val="00BA64C9"/>
    <w:rsid w:val="00BA76D8"/>
    <w:rsid w:val="00BB0B95"/>
    <w:rsid w:val="00BB12A8"/>
    <w:rsid w:val="00BB169F"/>
    <w:rsid w:val="00BB1D6C"/>
    <w:rsid w:val="00BB266F"/>
    <w:rsid w:val="00BB5200"/>
    <w:rsid w:val="00BB5735"/>
    <w:rsid w:val="00BB5FF4"/>
    <w:rsid w:val="00BB7010"/>
    <w:rsid w:val="00BB72C1"/>
    <w:rsid w:val="00BC0C52"/>
    <w:rsid w:val="00BC31C5"/>
    <w:rsid w:val="00BC4042"/>
    <w:rsid w:val="00BC5467"/>
    <w:rsid w:val="00BC67C0"/>
    <w:rsid w:val="00BC6FB3"/>
    <w:rsid w:val="00BC734E"/>
    <w:rsid w:val="00BC7F95"/>
    <w:rsid w:val="00BD036A"/>
    <w:rsid w:val="00BD0991"/>
    <w:rsid w:val="00BD0C66"/>
    <w:rsid w:val="00BD1BDD"/>
    <w:rsid w:val="00BD3C67"/>
    <w:rsid w:val="00BD4A44"/>
    <w:rsid w:val="00BD5053"/>
    <w:rsid w:val="00BD5AED"/>
    <w:rsid w:val="00BD6332"/>
    <w:rsid w:val="00BD65BD"/>
    <w:rsid w:val="00BD6FB3"/>
    <w:rsid w:val="00BE02FA"/>
    <w:rsid w:val="00BE0B1B"/>
    <w:rsid w:val="00BE0F2A"/>
    <w:rsid w:val="00BE1F7C"/>
    <w:rsid w:val="00BE4435"/>
    <w:rsid w:val="00BE4568"/>
    <w:rsid w:val="00BE4E01"/>
    <w:rsid w:val="00BE5A58"/>
    <w:rsid w:val="00BE5D7D"/>
    <w:rsid w:val="00BE64DD"/>
    <w:rsid w:val="00BE70E0"/>
    <w:rsid w:val="00BF0626"/>
    <w:rsid w:val="00BF09CF"/>
    <w:rsid w:val="00BF0FC6"/>
    <w:rsid w:val="00BF2455"/>
    <w:rsid w:val="00BF332F"/>
    <w:rsid w:val="00BF3482"/>
    <w:rsid w:val="00BF38B9"/>
    <w:rsid w:val="00BF3C5A"/>
    <w:rsid w:val="00BF58FE"/>
    <w:rsid w:val="00BF5CCE"/>
    <w:rsid w:val="00BF6A21"/>
    <w:rsid w:val="00BF7749"/>
    <w:rsid w:val="00BF7FF3"/>
    <w:rsid w:val="00C00FFB"/>
    <w:rsid w:val="00C01E59"/>
    <w:rsid w:val="00C0396F"/>
    <w:rsid w:val="00C044FB"/>
    <w:rsid w:val="00C04A2D"/>
    <w:rsid w:val="00C054B5"/>
    <w:rsid w:val="00C055A4"/>
    <w:rsid w:val="00C06514"/>
    <w:rsid w:val="00C1051D"/>
    <w:rsid w:val="00C11386"/>
    <w:rsid w:val="00C11895"/>
    <w:rsid w:val="00C127E1"/>
    <w:rsid w:val="00C12E74"/>
    <w:rsid w:val="00C13448"/>
    <w:rsid w:val="00C14217"/>
    <w:rsid w:val="00C14AF3"/>
    <w:rsid w:val="00C1507E"/>
    <w:rsid w:val="00C1698F"/>
    <w:rsid w:val="00C174BA"/>
    <w:rsid w:val="00C200B2"/>
    <w:rsid w:val="00C21059"/>
    <w:rsid w:val="00C21F98"/>
    <w:rsid w:val="00C2321D"/>
    <w:rsid w:val="00C237F4"/>
    <w:rsid w:val="00C238DB"/>
    <w:rsid w:val="00C24B2D"/>
    <w:rsid w:val="00C31346"/>
    <w:rsid w:val="00C31726"/>
    <w:rsid w:val="00C32287"/>
    <w:rsid w:val="00C3239A"/>
    <w:rsid w:val="00C3302E"/>
    <w:rsid w:val="00C33197"/>
    <w:rsid w:val="00C33276"/>
    <w:rsid w:val="00C33757"/>
    <w:rsid w:val="00C355C7"/>
    <w:rsid w:val="00C3649B"/>
    <w:rsid w:val="00C364E6"/>
    <w:rsid w:val="00C36F9B"/>
    <w:rsid w:val="00C37012"/>
    <w:rsid w:val="00C37B05"/>
    <w:rsid w:val="00C4017D"/>
    <w:rsid w:val="00C40339"/>
    <w:rsid w:val="00C40B1F"/>
    <w:rsid w:val="00C40F40"/>
    <w:rsid w:val="00C4322C"/>
    <w:rsid w:val="00C4343D"/>
    <w:rsid w:val="00C46E57"/>
    <w:rsid w:val="00C4738E"/>
    <w:rsid w:val="00C473C1"/>
    <w:rsid w:val="00C47516"/>
    <w:rsid w:val="00C502A1"/>
    <w:rsid w:val="00C50756"/>
    <w:rsid w:val="00C5101B"/>
    <w:rsid w:val="00C528B3"/>
    <w:rsid w:val="00C5312A"/>
    <w:rsid w:val="00C53595"/>
    <w:rsid w:val="00C53A39"/>
    <w:rsid w:val="00C53CD4"/>
    <w:rsid w:val="00C547BA"/>
    <w:rsid w:val="00C5495B"/>
    <w:rsid w:val="00C54A8B"/>
    <w:rsid w:val="00C56B00"/>
    <w:rsid w:val="00C56B77"/>
    <w:rsid w:val="00C57310"/>
    <w:rsid w:val="00C573D8"/>
    <w:rsid w:val="00C617F5"/>
    <w:rsid w:val="00C621F3"/>
    <w:rsid w:val="00C62566"/>
    <w:rsid w:val="00C627E5"/>
    <w:rsid w:val="00C62D96"/>
    <w:rsid w:val="00C62E1B"/>
    <w:rsid w:val="00C62EC9"/>
    <w:rsid w:val="00C62F5B"/>
    <w:rsid w:val="00C633F2"/>
    <w:rsid w:val="00C63CBB"/>
    <w:rsid w:val="00C67EC8"/>
    <w:rsid w:val="00C70457"/>
    <w:rsid w:val="00C72166"/>
    <w:rsid w:val="00C72E4C"/>
    <w:rsid w:val="00C73D3A"/>
    <w:rsid w:val="00C7457D"/>
    <w:rsid w:val="00C76002"/>
    <w:rsid w:val="00C76D4E"/>
    <w:rsid w:val="00C77048"/>
    <w:rsid w:val="00C822D6"/>
    <w:rsid w:val="00C830C5"/>
    <w:rsid w:val="00C830D5"/>
    <w:rsid w:val="00C84CB2"/>
    <w:rsid w:val="00C855DB"/>
    <w:rsid w:val="00C8592E"/>
    <w:rsid w:val="00C85FF3"/>
    <w:rsid w:val="00C86322"/>
    <w:rsid w:val="00C87CE7"/>
    <w:rsid w:val="00C907E6"/>
    <w:rsid w:val="00C914FF"/>
    <w:rsid w:val="00C91DF8"/>
    <w:rsid w:val="00C9232B"/>
    <w:rsid w:val="00C93476"/>
    <w:rsid w:val="00C9395E"/>
    <w:rsid w:val="00C93A6D"/>
    <w:rsid w:val="00C93D2F"/>
    <w:rsid w:val="00C966BA"/>
    <w:rsid w:val="00C976F9"/>
    <w:rsid w:val="00C97A34"/>
    <w:rsid w:val="00CA1590"/>
    <w:rsid w:val="00CA2051"/>
    <w:rsid w:val="00CA2493"/>
    <w:rsid w:val="00CA269F"/>
    <w:rsid w:val="00CA28C6"/>
    <w:rsid w:val="00CA2D61"/>
    <w:rsid w:val="00CA3176"/>
    <w:rsid w:val="00CA352E"/>
    <w:rsid w:val="00CA3937"/>
    <w:rsid w:val="00CA60C3"/>
    <w:rsid w:val="00CB09C2"/>
    <w:rsid w:val="00CB0A64"/>
    <w:rsid w:val="00CB1365"/>
    <w:rsid w:val="00CB1A51"/>
    <w:rsid w:val="00CB2113"/>
    <w:rsid w:val="00CB5844"/>
    <w:rsid w:val="00CB5C27"/>
    <w:rsid w:val="00CB60B1"/>
    <w:rsid w:val="00CB7D6D"/>
    <w:rsid w:val="00CB7E7B"/>
    <w:rsid w:val="00CB7F8D"/>
    <w:rsid w:val="00CB7FFB"/>
    <w:rsid w:val="00CC0C76"/>
    <w:rsid w:val="00CC3125"/>
    <w:rsid w:val="00CC3BC3"/>
    <w:rsid w:val="00CC3D83"/>
    <w:rsid w:val="00CC5EE3"/>
    <w:rsid w:val="00CC6625"/>
    <w:rsid w:val="00CC6901"/>
    <w:rsid w:val="00CC6905"/>
    <w:rsid w:val="00CC6A21"/>
    <w:rsid w:val="00CC7239"/>
    <w:rsid w:val="00CC7456"/>
    <w:rsid w:val="00CC7DB9"/>
    <w:rsid w:val="00CD0417"/>
    <w:rsid w:val="00CD0A28"/>
    <w:rsid w:val="00CD3385"/>
    <w:rsid w:val="00CD4BC4"/>
    <w:rsid w:val="00CD4BD2"/>
    <w:rsid w:val="00CD629B"/>
    <w:rsid w:val="00CD7443"/>
    <w:rsid w:val="00CD7694"/>
    <w:rsid w:val="00CE14E7"/>
    <w:rsid w:val="00CE2C9E"/>
    <w:rsid w:val="00CE356C"/>
    <w:rsid w:val="00CE3869"/>
    <w:rsid w:val="00CE3876"/>
    <w:rsid w:val="00CE395C"/>
    <w:rsid w:val="00CE3EE8"/>
    <w:rsid w:val="00CE598D"/>
    <w:rsid w:val="00CE5C36"/>
    <w:rsid w:val="00CE5CC7"/>
    <w:rsid w:val="00CE5D9F"/>
    <w:rsid w:val="00CE5E39"/>
    <w:rsid w:val="00CF04E8"/>
    <w:rsid w:val="00CF1652"/>
    <w:rsid w:val="00CF1A46"/>
    <w:rsid w:val="00CF1CFE"/>
    <w:rsid w:val="00CF1F91"/>
    <w:rsid w:val="00CF25A5"/>
    <w:rsid w:val="00CF2859"/>
    <w:rsid w:val="00CF41E7"/>
    <w:rsid w:val="00CF4797"/>
    <w:rsid w:val="00CF51C2"/>
    <w:rsid w:val="00CF7693"/>
    <w:rsid w:val="00CF7C6D"/>
    <w:rsid w:val="00D00D8B"/>
    <w:rsid w:val="00D00ECE"/>
    <w:rsid w:val="00D0171E"/>
    <w:rsid w:val="00D02252"/>
    <w:rsid w:val="00D02665"/>
    <w:rsid w:val="00D0352D"/>
    <w:rsid w:val="00D03552"/>
    <w:rsid w:val="00D03751"/>
    <w:rsid w:val="00D03E01"/>
    <w:rsid w:val="00D0479A"/>
    <w:rsid w:val="00D0488B"/>
    <w:rsid w:val="00D06602"/>
    <w:rsid w:val="00D072CD"/>
    <w:rsid w:val="00D0749A"/>
    <w:rsid w:val="00D103A7"/>
    <w:rsid w:val="00D10AC8"/>
    <w:rsid w:val="00D11520"/>
    <w:rsid w:val="00D11835"/>
    <w:rsid w:val="00D13658"/>
    <w:rsid w:val="00D151CE"/>
    <w:rsid w:val="00D1525E"/>
    <w:rsid w:val="00D159D5"/>
    <w:rsid w:val="00D1643F"/>
    <w:rsid w:val="00D17CF3"/>
    <w:rsid w:val="00D17D7F"/>
    <w:rsid w:val="00D20929"/>
    <w:rsid w:val="00D22809"/>
    <w:rsid w:val="00D23573"/>
    <w:rsid w:val="00D2719C"/>
    <w:rsid w:val="00D27913"/>
    <w:rsid w:val="00D304EB"/>
    <w:rsid w:val="00D31EAD"/>
    <w:rsid w:val="00D321DE"/>
    <w:rsid w:val="00D32D43"/>
    <w:rsid w:val="00D347A5"/>
    <w:rsid w:val="00D3624F"/>
    <w:rsid w:val="00D36ED9"/>
    <w:rsid w:val="00D36FA8"/>
    <w:rsid w:val="00D37359"/>
    <w:rsid w:val="00D37BB5"/>
    <w:rsid w:val="00D403F5"/>
    <w:rsid w:val="00D41874"/>
    <w:rsid w:val="00D44483"/>
    <w:rsid w:val="00D4465F"/>
    <w:rsid w:val="00D44D1B"/>
    <w:rsid w:val="00D47EEE"/>
    <w:rsid w:val="00D5011C"/>
    <w:rsid w:val="00D503F9"/>
    <w:rsid w:val="00D50443"/>
    <w:rsid w:val="00D51293"/>
    <w:rsid w:val="00D51F28"/>
    <w:rsid w:val="00D53F28"/>
    <w:rsid w:val="00D54B45"/>
    <w:rsid w:val="00D56012"/>
    <w:rsid w:val="00D565CA"/>
    <w:rsid w:val="00D574F2"/>
    <w:rsid w:val="00D60F3E"/>
    <w:rsid w:val="00D61452"/>
    <w:rsid w:val="00D62D53"/>
    <w:rsid w:val="00D62E48"/>
    <w:rsid w:val="00D63649"/>
    <w:rsid w:val="00D63B53"/>
    <w:rsid w:val="00D6632D"/>
    <w:rsid w:val="00D66B8B"/>
    <w:rsid w:val="00D671AD"/>
    <w:rsid w:val="00D70041"/>
    <w:rsid w:val="00D70378"/>
    <w:rsid w:val="00D7124A"/>
    <w:rsid w:val="00D7218D"/>
    <w:rsid w:val="00D7291C"/>
    <w:rsid w:val="00D7333E"/>
    <w:rsid w:val="00D7344D"/>
    <w:rsid w:val="00D7348D"/>
    <w:rsid w:val="00D740B5"/>
    <w:rsid w:val="00D75483"/>
    <w:rsid w:val="00D76346"/>
    <w:rsid w:val="00D77A9C"/>
    <w:rsid w:val="00D80319"/>
    <w:rsid w:val="00D80610"/>
    <w:rsid w:val="00D80B6F"/>
    <w:rsid w:val="00D80F2B"/>
    <w:rsid w:val="00D813AF"/>
    <w:rsid w:val="00D81AA3"/>
    <w:rsid w:val="00D81B74"/>
    <w:rsid w:val="00D81D93"/>
    <w:rsid w:val="00D82E51"/>
    <w:rsid w:val="00D83AEE"/>
    <w:rsid w:val="00D8402D"/>
    <w:rsid w:val="00D84131"/>
    <w:rsid w:val="00D84210"/>
    <w:rsid w:val="00D84B4C"/>
    <w:rsid w:val="00D85A7D"/>
    <w:rsid w:val="00D863F8"/>
    <w:rsid w:val="00D8664F"/>
    <w:rsid w:val="00D86A26"/>
    <w:rsid w:val="00D86D1E"/>
    <w:rsid w:val="00D87B56"/>
    <w:rsid w:val="00D906D6"/>
    <w:rsid w:val="00D931D4"/>
    <w:rsid w:val="00D93F83"/>
    <w:rsid w:val="00D945C2"/>
    <w:rsid w:val="00D94963"/>
    <w:rsid w:val="00D952A6"/>
    <w:rsid w:val="00D95645"/>
    <w:rsid w:val="00D95E5E"/>
    <w:rsid w:val="00D97752"/>
    <w:rsid w:val="00D97833"/>
    <w:rsid w:val="00DA06FE"/>
    <w:rsid w:val="00DA0BAC"/>
    <w:rsid w:val="00DA107F"/>
    <w:rsid w:val="00DA1E67"/>
    <w:rsid w:val="00DA241D"/>
    <w:rsid w:val="00DA259B"/>
    <w:rsid w:val="00DA28F3"/>
    <w:rsid w:val="00DA29DE"/>
    <w:rsid w:val="00DA2DAB"/>
    <w:rsid w:val="00DA41E4"/>
    <w:rsid w:val="00DA560A"/>
    <w:rsid w:val="00DA61D2"/>
    <w:rsid w:val="00DA6B15"/>
    <w:rsid w:val="00DA72A2"/>
    <w:rsid w:val="00DA75EB"/>
    <w:rsid w:val="00DB07AC"/>
    <w:rsid w:val="00DB07FB"/>
    <w:rsid w:val="00DB13E8"/>
    <w:rsid w:val="00DB1B46"/>
    <w:rsid w:val="00DB1D6B"/>
    <w:rsid w:val="00DB20FF"/>
    <w:rsid w:val="00DB2357"/>
    <w:rsid w:val="00DB4833"/>
    <w:rsid w:val="00DB49D2"/>
    <w:rsid w:val="00DB4D1E"/>
    <w:rsid w:val="00DB68AF"/>
    <w:rsid w:val="00DB76C1"/>
    <w:rsid w:val="00DB7773"/>
    <w:rsid w:val="00DB7889"/>
    <w:rsid w:val="00DB7DF4"/>
    <w:rsid w:val="00DC093B"/>
    <w:rsid w:val="00DC1F8C"/>
    <w:rsid w:val="00DC27E7"/>
    <w:rsid w:val="00DC3DA5"/>
    <w:rsid w:val="00DC44DC"/>
    <w:rsid w:val="00DC7587"/>
    <w:rsid w:val="00DD0B98"/>
    <w:rsid w:val="00DD0BE1"/>
    <w:rsid w:val="00DD2795"/>
    <w:rsid w:val="00DD66DF"/>
    <w:rsid w:val="00DD718E"/>
    <w:rsid w:val="00DE03A6"/>
    <w:rsid w:val="00DE06E5"/>
    <w:rsid w:val="00DE097D"/>
    <w:rsid w:val="00DE0E40"/>
    <w:rsid w:val="00DE51FD"/>
    <w:rsid w:val="00DE5EA2"/>
    <w:rsid w:val="00DE6174"/>
    <w:rsid w:val="00DF0989"/>
    <w:rsid w:val="00DF134D"/>
    <w:rsid w:val="00DF153C"/>
    <w:rsid w:val="00DF239E"/>
    <w:rsid w:val="00DF25A4"/>
    <w:rsid w:val="00DF2B8E"/>
    <w:rsid w:val="00DF4287"/>
    <w:rsid w:val="00DF56F4"/>
    <w:rsid w:val="00DF5C71"/>
    <w:rsid w:val="00DF69CA"/>
    <w:rsid w:val="00DF6DA5"/>
    <w:rsid w:val="00DF72C1"/>
    <w:rsid w:val="00E00147"/>
    <w:rsid w:val="00E010E4"/>
    <w:rsid w:val="00E0279E"/>
    <w:rsid w:val="00E02C24"/>
    <w:rsid w:val="00E05893"/>
    <w:rsid w:val="00E06378"/>
    <w:rsid w:val="00E0644C"/>
    <w:rsid w:val="00E11097"/>
    <w:rsid w:val="00E1259F"/>
    <w:rsid w:val="00E12AF3"/>
    <w:rsid w:val="00E1388E"/>
    <w:rsid w:val="00E13A15"/>
    <w:rsid w:val="00E13B41"/>
    <w:rsid w:val="00E13BDB"/>
    <w:rsid w:val="00E14060"/>
    <w:rsid w:val="00E14780"/>
    <w:rsid w:val="00E1479C"/>
    <w:rsid w:val="00E156D2"/>
    <w:rsid w:val="00E15B78"/>
    <w:rsid w:val="00E165AF"/>
    <w:rsid w:val="00E1720E"/>
    <w:rsid w:val="00E20608"/>
    <w:rsid w:val="00E210C7"/>
    <w:rsid w:val="00E22558"/>
    <w:rsid w:val="00E23782"/>
    <w:rsid w:val="00E237DF"/>
    <w:rsid w:val="00E23921"/>
    <w:rsid w:val="00E250C8"/>
    <w:rsid w:val="00E250C9"/>
    <w:rsid w:val="00E268D1"/>
    <w:rsid w:val="00E26E8D"/>
    <w:rsid w:val="00E27978"/>
    <w:rsid w:val="00E300A3"/>
    <w:rsid w:val="00E30622"/>
    <w:rsid w:val="00E32CFB"/>
    <w:rsid w:val="00E33DF9"/>
    <w:rsid w:val="00E363CA"/>
    <w:rsid w:val="00E36502"/>
    <w:rsid w:val="00E36871"/>
    <w:rsid w:val="00E377EC"/>
    <w:rsid w:val="00E37CCE"/>
    <w:rsid w:val="00E419AC"/>
    <w:rsid w:val="00E469FC"/>
    <w:rsid w:val="00E47F6F"/>
    <w:rsid w:val="00E5047D"/>
    <w:rsid w:val="00E506A8"/>
    <w:rsid w:val="00E5160F"/>
    <w:rsid w:val="00E51756"/>
    <w:rsid w:val="00E53372"/>
    <w:rsid w:val="00E54CB4"/>
    <w:rsid w:val="00E55260"/>
    <w:rsid w:val="00E55A51"/>
    <w:rsid w:val="00E561EF"/>
    <w:rsid w:val="00E56CC5"/>
    <w:rsid w:val="00E5735A"/>
    <w:rsid w:val="00E60178"/>
    <w:rsid w:val="00E63B12"/>
    <w:rsid w:val="00E66ED2"/>
    <w:rsid w:val="00E70239"/>
    <w:rsid w:val="00E73C41"/>
    <w:rsid w:val="00E75197"/>
    <w:rsid w:val="00E76107"/>
    <w:rsid w:val="00E76E7C"/>
    <w:rsid w:val="00E77BBF"/>
    <w:rsid w:val="00E808A0"/>
    <w:rsid w:val="00E80C53"/>
    <w:rsid w:val="00E819B5"/>
    <w:rsid w:val="00E81FA1"/>
    <w:rsid w:val="00E823A4"/>
    <w:rsid w:val="00E82576"/>
    <w:rsid w:val="00E86654"/>
    <w:rsid w:val="00E87DF3"/>
    <w:rsid w:val="00E901E0"/>
    <w:rsid w:val="00E904E5"/>
    <w:rsid w:val="00E90C8E"/>
    <w:rsid w:val="00E9284F"/>
    <w:rsid w:val="00E92F16"/>
    <w:rsid w:val="00E931FF"/>
    <w:rsid w:val="00E93556"/>
    <w:rsid w:val="00E95F34"/>
    <w:rsid w:val="00E96697"/>
    <w:rsid w:val="00E97152"/>
    <w:rsid w:val="00EA002B"/>
    <w:rsid w:val="00EA0987"/>
    <w:rsid w:val="00EA0A9D"/>
    <w:rsid w:val="00EA0EC8"/>
    <w:rsid w:val="00EA116A"/>
    <w:rsid w:val="00EA12DF"/>
    <w:rsid w:val="00EA1A2D"/>
    <w:rsid w:val="00EA1D6B"/>
    <w:rsid w:val="00EA3662"/>
    <w:rsid w:val="00EA3DCE"/>
    <w:rsid w:val="00EA5D05"/>
    <w:rsid w:val="00EA5FD4"/>
    <w:rsid w:val="00EA761F"/>
    <w:rsid w:val="00EB00B9"/>
    <w:rsid w:val="00EB0A0A"/>
    <w:rsid w:val="00EB0BC1"/>
    <w:rsid w:val="00EB11B0"/>
    <w:rsid w:val="00EB1865"/>
    <w:rsid w:val="00EB350C"/>
    <w:rsid w:val="00EB36ED"/>
    <w:rsid w:val="00EB3F9F"/>
    <w:rsid w:val="00EB5DC5"/>
    <w:rsid w:val="00EB62E6"/>
    <w:rsid w:val="00EB6736"/>
    <w:rsid w:val="00EB776A"/>
    <w:rsid w:val="00EC0D6D"/>
    <w:rsid w:val="00EC1072"/>
    <w:rsid w:val="00EC1661"/>
    <w:rsid w:val="00EC2C6F"/>
    <w:rsid w:val="00EC46C4"/>
    <w:rsid w:val="00EC46CD"/>
    <w:rsid w:val="00EC50F3"/>
    <w:rsid w:val="00EC5602"/>
    <w:rsid w:val="00EC609D"/>
    <w:rsid w:val="00EC62FC"/>
    <w:rsid w:val="00EC7119"/>
    <w:rsid w:val="00EC7CF6"/>
    <w:rsid w:val="00ED15D1"/>
    <w:rsid w:val="00ED164C"/>
    <w:rsid w:val="00ED290C"/>
    <w:rsid w:val="00ED2AFC"/>
    <w:rsid w:val="00ED3365"/>
    <w:rsid w:val="00ED34D9"/>
    <w:rsid w:val="00ED3D56"/>
    <w:rsid w:val="00ED3F18"/>
    <w:rsid w:val="00ED54D2"/>
    <w:rsid w:val="00EE03AE"/>
    <w:rsid w:val="00EE158C"/>
    <w:rsid w:val="00EE3BFA"/>
    <w:rsid w:val="00EE3EC8"/>
    <w:rsid w:val="00EE566A"/>
    <w:rsid w:val="00EE6214"/>
    <w:rsid w:val="00EE6F71"/>
    <w:rsid w:val="00EE7080"/>
    <w:rsid w:val="00EE7475"/>
    <w:rsid w:val="00EF0639"/>
    <w:rsid w:val="00EF39D4"/>
    <w:rsid w:val="00EF3FBE"/>
    <w:rsid w:val="00EF445A"/>
    <w:rsid w:val="00EF45D0"/>
    <w:rsid w:val="00EF45E5"/>
    <w:rsid w:val="00EF50F3"/>
    <w:rsid w:val="00EF5A19"/>
    <w:rsid w:val="00EF7E16"/>
    <w:rsid w:val="00F0180D"/>
    <w:rsid w:val="00F01ECC"/>
    <w:rsid w:val="00F02B26"/>
    <w:rsid w:val="00F02D00"/>
    <w:rsid w:val="00F04189"/>
    <w:rsid w:val="00F04813"/>
    <w:rsid w:val="00F0493E"/>
    <w:rsid w:val="00F05F8A"/>
    <w:rsid w:val="00F06B80"/>
    <w:rsid w:val="00F06C1B"/>
    <w:rsid w:val="00F07901"/>
    <w:rsid w:val="00F07D86"/>
    <w:rsid w:val="00F10EB6"/>
    <w:rsid w:val="00F12070"/>
    <w:rsid w:val="00F1252D"/>
    <w:rsid w:val="00F12585"/>
    <w:rsid w:val="00F125E6"/>
    <w:rsid w:val="00F13951"/>
    <w:rsid w:val="00F14A99"/>
    <w:rsid w:val="00F159A6"/>
    <w:rsid w:val="00F20EEE"/>
    <w:rsid w:val="00F22009"/>
    <w:rsid w:val="00F228DE"/>
    <w:rsid w:val="00F22A85"/>
    <w:rsid w:val="00F22F00"/>
    <w:rsid w:val="00F231E8"/>
    <w:rsid w:val="00F23603"/>
    <w:rsid w:val="00F24189"/>
    <w:rsid w:val="00F25135"/>
    <w:rsid w:val="00F2558F"/>
    <w:rsid w:val="00F2633D"/>
    <w:rsid w:val="00F26927"/>
    <w:rsid w:val="00F26C7F"/>
    <w:rsid w:val="00F26CC3"/>
    <w:rsid w:val="00F26FB0"/>
    <w:rsid w:val="00F273A7"/>
    <w:rsid w:val="00F27DFA"/>
    <w:rsid w:val="00F30E3F"/>
    <w:rsid w:val="00F30EEA"/>
    <w:rsid w:val="00F3161C"/>
    <w:rsid w:val="00F3346E"/>
    <w:rsid w:val="00F33A76"/>
    <w:rsid w:val="00F33E0B"/>
    <w:rsid w:val="00F33E7B"/>
    <w:rsid w:val="00F3442C"/>
    <w:rsid w:val="00F3477E"/>
    <w:rsid w:val="00F35A38"/>
    <w:rsid w:val="00F37416"/>
    <w:rsid w:val="00F37A96"/>
    <w:rsid w:val="00F4021A"/>
    <w:rsid w:val="00F4025A"/>
    <w:rsid w:val="00F426FA"/>
    <w:rsid w:val="00F44F84"/>
    <w:rsid w:val="00F45DAF"/>
    <w:rsid w:val="00F4665C"/>
    <w:rsid w:val="00F47C42"/>
    <w:rsid w:val="00F5359B"/>
    <w:rsid w:val="00F53806"/>
    <w:rsid w:val="00F53A9A"/>
    <w:rsid w:val="00F54306"/>
    <w:rsid w:val="00F5446C"/>
    <w:rsid w:val="00F54D92"/>
    <w:rsid w:val="00F55CC5"/>
    <w:rsid w:val="00F5673C"/>
    <w:rsid w:val="00F56C5F"/>
    <w:rsid w:val="00F57705"/>
    <w:rsid w:val="00F5771F"/>
    <w:rsid w:val="00F62673"/>
    <w:rsid w:val="00F628DC"/>
    <w:rsid w:val="00F65019"/>
    <w:rsid w:val="00F653D9"/>
    <w:rsid w:val="00F66A31"/>
    <w:rsid w:val="00F67FDA"/>
    <w:rsid w:val="00F700F8"/>
    <w:rsid w:val="00F72777"/>
    <w:rsid w:val="00F72C3E"/>
    <w:rsid w:val="00F72F33"/>
    <w:rsid w:val="00F745D2"/>
    <w:rsid w:val="00F74E04"/>
    <w:rsid w:val="00F75AAA"/>
    <w:rsid w:val="00F75BCD"/>
    <w:rsid w:val="00F7616E"/>
    <w:rsid w:val="00F7736A"/>
    <w:rsid w:val="00F775EB"/>
    <w:rsid w:val="00F811D9"/>
    <w:rsid w:val="00F8226B"/>
    <w:rsid w:val="00F82983"/>
    <w:rsid w:val="00F82D13"/>
    <w:rsid w:val="00F832C8"/>
    <w:rsid w:val="00F843B4"/>
    <w:rsid w:val="00F84905"/>
    <w:rsid w:val="00F84E19"/>
    <w:rsid w:val="00F865D9"/>
    <w:rsid w:val="00F87319"/>
    <w:rsid w:val="00F878AA"/>
    <w:rsid w:val="00F910C2"/>
    <w:rsid w:val="00F91D0B"/>
    <w:rsid w:val="00F92F95"/>
    <w:rsid w:val="00F94569"/>
    <w:rsid w:val="00F94A4A"/>
    <w:rsid w:val="00F94BAA"/>
    <w:rsid w:val="00F95775"/>
    <w:rsid w:val="00F97333"/>
    <w:rsid w:val="00F97C5D"/>
    <w:rsid w:val="00FA09BD"/>
    <w:rsid w:val="00FA0DA7"/>
    <w:rsid w:val="00FA1304"/>
    <w:rsid w:val="00FA1599"/>
    <w:rsid w:val="00FA15F1"/>
    <w:rsid w:val="00FA19E3"/>
    <w:rsid w:val="00FA20AA"/>
    <w:rsid w:val="00FA24B1"/>
    <w:rsid w:val="00FA2B60"/>
    <w:rsid w:val="00FA4BEA"/>
    <w:rsid w:val="00FA5331"/>
    <w:rsid w:val="00FA6225"/>
    <w:rsid w:val="00FA6442"/>
    <w:rsid w:val="00FA72F2"/>
    <w:rsid w:val="00FB13CF"/>
    <w:rsid w:val="00FB1AF9"/>
    <w:rsid w:val="00FB3A22"/>
    <w:rsid w:val="00FB4DFA"/>
    <w:rsid w:val="00FB618E"/>
    <w:rsid w:val="00FB744C"/>
    <w:rsid w:val="00FB745F"/>
    <w:rsid w:val="00FB7EA0"/>
    <w:rsid w:val="00FC0BF4"/>
    <w:rsid w:val="00FC0CAF"/>
    <w:rsid w:val="00FC1F85"/>
    <w:rsid w:val="00FC558E"/>
    <w:rsid w:val="00FC68F6"/>
    <w:rsid w:val="00FC73B7"/>
    <w:rsid w:val="00FD1274"/>
    <w:rsid w:val="00FD1EFB"/>
    <w:rsid w:val="00FD225F"/>
    <w:rsid w:val="00FD245D"/>
    <w:rsid w:val="00FD3A5D"/>
    <w:rsid w:val="00FD4CFA"/>
    <w:rsid w:val="00FD58EE"/>
    <w:rsid w:val="00FD59AE"/>
    <w:rsid w:val="00FD6A91"/>
    <w:rsid w:val="00FD703E"/>
    <w:rsid w:val="00FE0445"/>
    <w:rsid w:val="00FE0529"/>
    <w:rsid w:val="00FE0A8D"/>
    <w:rsid w:val="00FE11C2"/>
    <w:rsid w:val="00FE1815"/>
    <w:rsid w:val="00FE19DC"/>
    <w:rsid w:val="00FE2581"/>
    <w:rsid w:val="00FE352C"/>
    <w:rsid w:val="00FE4F63"/>
    <w:rsid w:val="00FE5265"/>
    <w:rsid w:val="00FE5EA0"/>
    <w:rsid w:val="00FE63CA"/>
    <w:rsid w:val="00FE67FA"/>
    <w:rsid w:val="00FE6D60"/>
    <w:rsid w:val="00FE7275"/>
    <w:rsid w:val="00FE7496"/>
    <w:rsid w:val="00FE7801"/>
    <w:rsid w:val="00FF0FC8"/>
    <w:rsid w:val="00FF118E"/>
    <w:rsid w:val="00FF19C8"/>
    <w:rsid w:val="00FF1F02"/>
    <w:rsid w:val="00FF22AD"/>
    <w:rsid w:val="00FF26A6"/>
    <w:rsid w:val="00FF3404"/>
    <w:rsid w:val="00FF5A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7A4CF"/>
  <w15:chartTrackingRefBased/>
  <w15:docId w15:val="{3682AC25-5097-5247-8EAA-C65009BCF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69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87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E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E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E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E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EF4"/>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687EF4"/>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687EF4"/>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687EF4"/>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687EF4"/>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687EF4"/>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687EF4"/>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687EF4"/>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687EF4"/>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687E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EF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87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EF4"/>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687EF4"/>
    <w:pPr>
      <w:spacing w:before="160"/>
      <w:jc w:val="center"/>
    </w:pPr>
    <w:rPr>
      <w:i/>
      <w:iCs/>
      <w:color w:val="404040" w:themeColor="text1" w:themeTint="BF"/>
    </w:rPr>
  </w:style>
  <w:style w:type="character" w:customStyle="1" w:styleId="QuoteChar">
    <w:name w:val="Quote Char"/>
    <w:basedOn w:val="DefaultParagraphFont"/>
    <w:link w:val="Quote"/>
    <w:uiPriority w:val="29"/>
    <w:rsid w:val="00687EF4"/>
    <w:rPr>
      <w:i/>
      <w:iCs/>
      <w:color w:val="404040" w:themeColor="text1" w:themeTint="BF"/>
      <w:kern w:val="0"/>
      <w14:ligatures w14:val="none"/>
    </w:rPr>
  </w:style>
  <w:style w:type="paragraph" w:styleId="ListParagraph">
    <w:name w:val="List Paragraph"/>
    <w:basedOn w:val="Normal"/>
    <w:uiPriority w:val="34"/>
    <w:qFormat/>
    <w:rsid w:val="00687EF4"/>
    <w:pPr>
      <w:ind w:left="720"/>
      <w:contextualSpacing/>
    </w:pPr>
  </w:style>
  <w:style w:type="character" w:styleId="IntenseEmphasis">
    <w:name w:val="Intense Emphasis"/>
    <w:basedOn w:val="DefaultParagraphFont"/>
    <w:uiPriority w:val="21"/>
    <w:qFormat/>
    <w:rsid w:val="00687EF4"/>
    <w:rPr>
      <w:i/>
      <w:iCs/>
      <w:color w:val="0F4761" w:themeColor="accent1" w:themeShade="BF"/>
    </w:rPr>
  </w:style>
  <w:style w:type="paragraph" w:styleId="IntenseQuote">
    <w:name w:val="Intense Quote"/>
    <w:basedOn w:val="Normal"/>
    <w:next w:val="Normal"/>
    <w:link w:val="IntenseQuoteChar"/>
    <w:uiPriority w:val="30"/>
    <w:qFormat/>
    <w:rsid w:val="00687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EF4"/>
    <w:rPr>
      <w:i/>
      <w:iCs/>
      <w:color w:val="0F4761" w:themeColor="accent1" w:themeShade="BF"/>
      <w:kern w:val="0"/>
      <w14:ligatures w14:val="none"/>
    </w:rPr>
  </w:style>
  <w:style w:type="character" w:styleId="IntenseReference">
    <w:name w:val="Intense Reference"/>
    <w:basedOn w:val="DefaultParagraphFont"/>
    <w:uiPriority w:val="32"/>
    <w:qFormat/>
    <w:rsid w:val="00687EF4"/>
    <w:rPr>
      <w:b/>
      <w:bCs/>
      <w:smallCaps/>
      <w:color w:val="0F4761" w:themeColor="accent1" w:themeShade="BF"/>
      <w:spacing w:val="5"/>
    </w:rPr>
  </w:style>
  <w:style w:type="table" w:styleId="TableGrid">
    <w:name w:val="Table Grid"/>
    <w:basedOn w:val="TableNormal"/>
    <w:uiPriority w:val="39"/>
    <w:rsid w:val="00E268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66270"/>
  </w:style>
  <w:style w:type="character" w:styleId="Hyperlink">
    <w:name w:val="Hyperlink"/>
    <w:basedOn w:val="DefaultParagraphFont"/>
    <w:uiPriority w:val="99"/>
    <w:unhideWhenUsed/>
    <w:rsid w:val="000A7CE5"/>
    <w:rPr>
      <w:color w:val="467886" w:themeColor="hyperlink"/>
      <w:u w:val="single"/>
    </w:rPr>
  </w:style>
  <w:style w:type="character" w:styleId="UnresolvedMention">
    <w:name w:val="Unresolved Mention"/>
    <w:basedOn w:val="DefaultParagraphFont"/>
    <w:uiPriority w:val="99"/>
    <w:semiHidden/>
    <w:unhideWhenUsed/>
    <w:rsid w:val="000A7CE5"/>
    <w:rPr>
      <w:color w:val="605E5C"/>
      <w:shd w:val="clear" w:color="auto" w:fill="E1DFDD"/>
    </w:rPr>
  </w:style>
  <w:style w:type="paragraph" w:customStyle="1" w:styleId="Body">
    <w:name w:val="Body"/>
    <w:rsid w:val="001B7A0C"/>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sz w:val="22"/>
      <w:szCs w:val="22"/>
      <w:bdr w:val="nil"/>
      <w14:textOutline w14:w="0" w14:cap="flat" w14:cmpd="sng" w14:algn="ctr">
        <w14:noFill/>
        <w14:prstDash w14:val="solid"/>
        <w14:bevel/>
      </w14:textOutline>
      <w14:ligatures w14:val="none"/>
    </w:rPr>
  </w:style>
  <w:style w:type="paragraph" w:styleId="Footer">
    <w:name w:val="footer"/>
    <w:basedOn w:val="Normal"/>
    <w:link w:val="FooterChar"/>
    <w:uiPriority w:val="99"/>
    <w:unhideWhenUsed/>
    <w:rsid w:val="001F2BB0"/>
    <w:pPr>
      <w:tabs>
        <w:tab w:val="center" w:pos="4513"/>
        <w:tab w:val="right" w:pos="9026"/>
      </w:tabs>
    </w:pPr>
  </w:style>
  <w:style w:type="character" w:customStyle="1" w:styleId="FooterChar">
    <w:name w:val="Footer Char"/>
    <w:basedOn w:val="DefaultParagraphFont"/>
    <w:link w:val="Footer"/>
    <w:uiPriority w:val="99"/>
    <w:rsid w:val="001F2BB0"/>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1F2BB0"/>
  </w:style>
  <w:style w:type="character" w:styleId="LineNumber">
    <w:name w:val="line number"/>
    <w:basedOn w:val="DefaultParagraphFont"/>
    <w:uiPriority w:val="99"/>
    <w:semiHidden/>
    <w:unhideWhenUsed/>
    <w:rsid w:val="001F2BB0"/>
  </w:style>
  <w:style w:type="paragraph" w:styleId="Revision">
    <w:name w:val="Revision"/>
    <w:hidden/>
    <w:uiPriority w:val="99"/>
    <w:semiHidden/>
    <w:rsid w:val="00364CA0"/>
    <w:pPr>
      <w:spacing w:after="0"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743E3"/>
  </w:style>
  <w:style w:type="character" w:styleId="Emphasis">
    <w:name w:val="Emphasis"/>
    <w:basedOn w:val="DefaultParagraphFont"/>
    <w:uiPriority w:val="20"/>
    <w:qFormat/>
    <w:rsid w:val="007743E3"/>
    <w:rPr>
      <w:i/>
      <w:iCs/>
    </w:rPr>
  </w:style>
  <w:style w:type="character" w:styleId="Strong">
    <w:name w:val="Strong"/>
    <w:basedOn w:val="DefaultParagraphFont"/>
    <w:uiPriority w:val="22"/>
    <w:qFormat/>
    <w:rsid w:val="00A774B0"/>
    <w:rPr>
      <w:b/>
      <w:bCs/>
    </w:rPr>
  </w:style>
  <w:style w:type="character" w:styleId="HTMLCode">
    <w:name w:val="HTML Code"/>
    <w:basedOn w:val="DefaultParagraphFont"/>
    <w:uiPriority w:val="99"/>
    <w:semiHidden/>
    <w:unhideWhenUsed/>
    <w:rsid w:val="009C64B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F4029"/>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5F4029"/>
    <w:rPr>
      <w:rFonts w:ascii="Consolas" w:eastAsia="Times New Roman" w:hAnsi="Consolas" w:cs="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9344">
      <w:bodyDiv w:val="1"/>
      <w:marLeft w:val="0"/>
      <w:marRight w:val="0"/>
      <w:marTop w:val="0"/>
      <w:marBottom w:val="0"/>
      <w:divBdr>
        <w:top w:val="none" w:sz="0" w:space="0" w:color="auto"/>
        <w:left w:val="none" w:sz="0" w:space="0" w:color="auto"/>
        <w:bottom w:val="none" w:sz="0" w:space="0" w:color="auto"/>
        <w:right w:val="none" w:sz="0" w:space="0" w:color="auto"/>
      </w:divBdr>
      <w:divsChild>
        <w:div w:id="987705170">
          <w:marLeft w:val="0"/>
          <w:marRight w:val="0"/>
          <w:marTop w:val="0"/>
          <w:marBottom w:val="0"/>
          <w:divBdr>
            <w:top w:val="none" w:sz="0" w:space="0" w:color="auto"/>
            <w:left w:val="none" w:sz="0" w:space="0" w:color="auto"/>
            <w:bottom w:val="none" w:sz="0" w:space="0" w:color="auto"/>
            <w:right w:val="none" w:sz="0" w:space="0" w:color="auto"/>
          </w:divBdr>
          <w:divsChild>
            <w:div w:id="1330136217">
              <w:marLeft w:val="0"/>
              <w:marRight w:val="0"/>
              <w:marTop w:val="0"/>
              <w:marBottom w:val="0"/>
              <w:divBdr>
                <w:top w:val="none" w:sz="0" w:space="0" w:color="auto"/>
                <w:left w:val="none" w:sz="0" w:space="0" w:color="auto"/>
                <w:bottom w:val="none" w:sz="0" w:space="0" w:color="auto"/>
                <w:right w:val="none" w:sz="0" w:space="0" w:color="auto"/>
              </w:divBdr>
              <w:divsChild>
                <w:div w:id="190744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9419">
      <w:bodyDiv w:val="1"/>
      <w:marLeft w:val="0"/>
      <w:marRight w:val="0"/>
      <w:marTop w:val="0"/>
      <w:marBottom w:val="0"/>
      <w:divBdr>
        <w:top w:val="none" w:sz="0" w:space="0" w:color="auto"/>
        <w:left w:val="none" w:sz="0" w:space="0" w:color="auto"/>
        <w:bottom w:val="none" w:sz="0" w:space="0" w:color="auto"/>
        <w:right w:val="none" w:sz="0" w:space="0" w:color="auto"/>
      </w:divBdr>
    </w:div>
    <w:div w:id="20128070">
      <w:bodyDiv w:val="1"/>
      <w:marLeft w:val="0"/>
      <w:marRight w:val="0"/>
      <w:marTop w:val="0"/>
      <w:marBottom w:val="0"/>
      <w:divBdr>
        <w:top w:val="none" w:sz="0" w:space="0" w:color="auto"/>
        <w:left w:val="none" w:sz="0" w:space="0" w:color="auto"/>
        <w:bottom w:val="none" w:sz="0" w:space="0" w:color="auto"/>
        <w:right w:val="none" w:sz="0" w:space="0" w:color="auto"/>
      </w:divBdr>
      <w:divsChild>
        <w:div w:id="861211649">
          <w:marLeft w:val="0"/>
          <w:marRight w:val="0"/>
          <w:marTop w:val="0"/>
          <w:marBottom w:val="0"/>
          <w:divBdr>
            <w:top w:val="none" w:sz="0" w:space="0" w:color="auto"/>
            <w:left w:val="none" w:sz="0" w:space="0" w:color="auto"/>
            <w:bottom w:val="none" w:sz="0" w:space="0" w:color="auto"/>
            <w:right w:val="none" w:sz="0" w:space="0" w:color="auto"/>
          </w:divBdr>
          <w:divsChild>
            <w:div w:id="458303752">
              <w:marLeft w:val="0"/>
              <w:marRight w:val="0"/>
              <w:marTop w:val="0"/>
              <w:marBottom w:val="0"/>
              <w:divBdr>
                <w:top w:val="none" w:sz="0" w:space="0" w:color="auto"/>
                <w:left w:val="none" w:sz="0" w:space="0" w:color="auto"/>
                <w:bottom w:val="none" w:sz="0" w:space="0" w:color="auto"/>
                <w:right w:val="none" w:sz="0" w:space="0" w:color="auto"/>
              </w:divBdr>
              <w:divsChild>
                <w:div w:id="162858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98753">
      <w:bodyDiv w:val="1"/>
      <w:marLeft w:val="0"/>
      <w:marRight w:val="0"/>
      <w:marTop w:val="0"/>
      <w:marBottom w:val="0"/>
      <w:divBdr>
        <w:top w:val="none" w:sz="0" w:space="0" w:color="auto"/>
        <w:left w:val="none" w:sz="0" w:space="0" w:color="auto"/>
        <w:bottom w:val="none" w:sz="0" w:space="0" w:color="auto"/>
        <w:right w:val="none" w:sz="0" w:space="0" w:color="auto"/>
      </w:divBdr>
      <w:divsChild>
        <w:div w:id="1889102035">
          <w:marLeft w:val="0"/>
          <w:marRight w:val="0"/>
          <w:marTop w:val="0"/>
          <w:marBottom w:val="0"/>
          <w:divBdr>
            <w:top w:val="none" w:sz="0" w:space="0" w:color="auto"/>
            <w:left w:val="none" w:sz="0" w:space="0" w:color="auto"/>
            <w:bottom w:val="none" w:sz="0" w:space="0" w:color="auto"/>
            <w:right w:val="none" w:sz="0" w:space="0" w:color="auto"/>
          </w:divBdr>
          <w:divsChild>
            <w:div w:id="1708722750">
              <w:marLeft w:val="0"/>
              <w:marRight w:val="0"/>
              <w:marTop w:val="0"/>
              <w:marBottom w:val="0"/>
              <w:divBdr>
                <w:top w:val="none" w:sz="0" w:space="0" w:color="auto"/>
                <w:left w:val="none" w:sz="0" w:space="0" w:color="auto"/>
                <w:bottom w:val="none" w:sz="0" w:space="0" w:color="auto"/>
                <w:right w:val="none" w:sz="0" w:space="0" w:color="auto"/>
              </w:divBdr>
              <w:divsChild>
                <w:div w:id="188980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64565">
      <w:bodyDiv w:val="1"/>
      <w:marLeft w:val="0"/>
      <w:marRight w:val="0"/>
      <w:marTop w:val="0"/>
      <w:marBottom w:val="0"/>
      <w:divBdr>
        <w:top w:val="none" w:sz="0" w:space="0" w:color="auto"/>
        <w:left w:val="none" w:sz="0" w:space="0" w:color="auto"/>
        <w:bottom w:val="none" w:sz="0" w:space="0" w:color="auto"/>
        <w:right w:val="none" w:sz="0" w:space="0" w:color="auto"/>
      </w:divBdr>
      <w:divsChild>
        <w:div w:id="302077508">
          <w:marLeft w:val="0"/>
          <w:marRight w:val="0"/>
          <w:marTop w:val="0"/>
          <w:marBottom w:val="0"/>
          <w:divBdr>
            <w:top w:val="none" w:sz="0" w:space="0" w:color="auto"/>
            <w:left w:val="none" w:sz="0" w:space="0" w:color="auto"/>
            <w:bottom w:val="none" w:sz="0" w:space="0" w:color="auto"/>
            <w:right w:val="none" w:sz="0" w:space="0" w:color="auto"/>
          </w:divBdr>
          <w:divsChild>
            <w:div w:id="390419489">
              <w:marLeft w:val="0"/>
              <w:marRight w:val="0"/>
              <w:marTop w:val="0"/>
              <w:marBottom w:val="0"/>
              <w:divBdr>
                <w:top w:val="none" w:sz="0" w:space="0" w:color="auto"/>
                <w:left w:val="none" w:sz="0" w:space="0" w:color="auto"/>
                <w:bottom w:val="none" w:sz="0" w:space="0" w:color="auto"/>
                <w:right w:val="none" w:sz="0" w:space="0" w:color="auto"/>
              </w:divBdr>
              <w:divsChild>
                <w:div w:id="199702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44404">
      <w:bodyDiv w:val="1"/>
      <w:marLeft w:val="0"/>
      <w:marRight w:val="0"/>
      <w:marTop w:val="0"/>
      <w:marBottom w:val="0"/>
      <w:divBdr>
        <w:top w:val="none" w:sz="0" w:space="0" w:color="auto"/>
        <w:left w:val="none" w:sz="0" w:space="0" w:color="auto"/>
        <w:bottom w:val="none" w:sz="0" w:space="0" w:color="auto"/>
        <w:right w:val="none" w:sz="0" w:space="0" w:color="auto"/>
      </w:divBdr>
      <w:divsChild>
        <w:div w:id="1877815099">
          <w:marLeft w:val="0"/>
          <w:marRight w:val="0"/>
          <w:marTop w:val="0"/>
          <w:marBottom w:val="0"/>
          <w:divBdr>
            <w:top w:val="none" w:sz="0" w:space="0" w:color="auto"/>
            <w:left w:val="none" w:sz="0" w:space="0" w:color="auto"/>
            <w:bottom w:val="none" w:sz="0" w:space="0" w:color="auto"/>
            <w:right w:val="none" w:sz="0" w:space="0" w:color="auto"/>
          </w:divBdr>
          <w:divsChild>
            <w:div w:id="688222359">
              <w:marLeft w:val="0"/>
              <w:marRight w:val="0"/>
              <w:marTop w:val="0"/>
              <w:marBottom w:val="0"/>
              <w:divBdr>
                <w:top w:val="none" w:sz="0" w:space="0" w:color="auto"/>
                <w:left w:val="none" w:sz="0" w:space="0" w:color="auto"/>
                <w:bottom w:val="none" w:sz="0" w:space="0" w:color="auto"/>
                <w:right w:val="none" w:sz="0" w:space="0" w:color="auto"/>
              </w:divBdr>
              <w:divsChild>
                <w:div w:id="20513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38952">
      <w:bodyDiv w:val="1"/>
      <w:marLeft w:val="0"/>
      <w:marRight w:val="0"/>
      <w:marTop w:val="0"/>
      <w:marBottom w:val="0"/>
      <w:divBdr>
        <w:top w:val="none" w:sz="0" w:space="0" w:color="auto"/>
        <w:left w:val="none" w:sz="0" w:space="0" w:color="auto"/>
        <w:bottom w:val="none" w:sz="0" w:space="0" w:color="auto"/>
        <w:right w:val="none" w:sz="0" w:space="0" w:color="auto"/>
      </w:divBdr>
      <w:divsChild>
        <w:div w:id="1005591684">
          <w:marLeft w:val="0"/>
          <w:marRight w:val="0"/>
          <w:marTop w:val="0"/>
          <w:marBottom w:val="0"/>
          <w:divBdr>
            <w:top w:val="none" w:sz="0" w:space="0" w:color="auto"/>
            <w:left w:val="none" w:sz="0" w:space="0" w:color="auto"/>
            <w:bottom w:val="none" w:sz="0" w:space="0" w:color="auto"/>
            <w:right w:val="none" w:sz="0" w:space="0" w:color="auto"/>
          </w:divBdr>
          <w:divsChild>
            <w:div w:id="715740621">
              <w:marLeft w:val="0"/>
              <w:marRight w:val="0"/>
              <w:marTop w:val="0"/>
              <w:marBottom w:val="0"/>
              <w:divBdr>
                <w:top w:val="none" w:sz="0" w:space="0" w:color="auto"/>
                <w:left w:val="none" w:sz="0" w:space="0" w:color="auto"/>
                <w:bottom w:val="none" w:sz="0" w:space="0" w:color="auto"/>
                <w:right w:val="none" w:sz="0" w:space="0" w:color="auto"/>
              </w:divBdr>
              <w:divsChild>
                <w:div w:id="207442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3965">
      <w:bodyDiv w:val="1"/>
      <w:marLeft w:val="0"/>
      <w:marRight w:val="0"/>
      <w:marTop w:val="0"/>
      <w:marBottom w:val="0"/>
      <w:divBdr>
        <w:top w:val="none" w:sz="0" w:space="0" w:color="auto"/>
        <w:left w:val="none" w:sz="0" w:space="0" w:color="auto"/>
        <w:bottom w:val="none" w:sz="0" w:space="0" w:color="auto"/>
        <w:right w:val="none" w:sz="0" w:space="0" w:color="auto"/>
      </w:divBdr>
      <w:divsChild>
        <w:div w:id="1132941027">
          <w:marLeft w:val="0"/>
          <w:marRight w:val="0"/>
          <w:marTop w:val="0"/>
          <w:marBottom w:val="0"/>
          <w:divBdr>
            <w:top w:val="none" w:sz="0" w:space="0" w:color="auto"/>
            <w:left w:val="none" w:sz="0" w:space="0" w:color="auto"/>
            <w:bottom w:val="none" w:sz="0" w:space="0" w:color="auto"/>
            <w:right w:val="none" w:sz="0" w:space="0" w:color="auto"/>
          </w:divBdr>
          <w:divsChild>
            <w:div w:id="485556993">
              <w:marLeft w:val="0"/>
              <w:marRight w:val="0"/>
              <w:marTop w:val="0"/>
              <w:marBottom w:val="0"/>
              <w:divBdr>
                <w:top w:val="none" w:sz="0" w:space="0" w:color="auto"/>
                <w:left w:val="none" w:sz="0" w:space="0" w:color="auto"/>
                <w:bottom w:val="none" w:sz="0" w:space="0" w:color="auto"/>
                <w:right w:val="none" w:sz="0" w:space="0" w:color="auto"/>
              </w:divBdr>
              <w:divsChild>
                <w:div w:id="1107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25479">
      <w:bodyDiv w:val="1"/>
      <w:marLeft w:val="0"/>
      <w:marRight w:val="0"/>
      <w:marTop w:val="0"/>
      <w:marBottom w:val="0"/>
      <w:divBdr>
        <w:top w:val="none" w:sz="0" w:space="0" w:color="auto"/>
        <w:left w:val="none" w:sz="0" w:space="0" w:color="auto"/>
        <w:bottom w:val="none" w:sz="0" w:space="0" w:color="auto"/>
        <w:right w:val="none" w:sz="0" w:space="0" w:color="auto"/>
      </w:divBdr>
      <w:divsChild>
        <w:div w:id="1615476413">
          <w:marLeft w:val="0"/>
          <w:marRight w:val="0"/>
          <w:marTop w:val="0"/>
          <w:marBottom w:val="0"/>
          <w:divBdr>
            <w:top w:val="none" w:sz="0" w:space="0" w:color="auto"/>
            <w:left w:val="none" w:sz="0" w:space="0" w:color="auto"/>
            <w:bottom w:val="none" w:sz="0" w:space="0" w:color="auto"/>
            <w:right w:val="none" w:sz="0" w:space="0" w:color="auto"/>
          </w:divBdr>
          <w:divsChild>
            <w:div w:id="1560480771">
              <w:marLeft w:val="0"/>
              <w:marRight w:val="0"/>
              <w:marTop w:val="0"/>
              <w:marBottom w:val="0"/>
              <w:divBdr>
                <w:top w:val="none" w:sz="0" w:space="0" w:color="auto"/>
                <w:left w:val="none" w:sz="0" w:space="0" w:color="auto"/>
                <w:bottom w:val="none" w:sz="0" w:space="0" w:color="auto"/>
                <w:right w:val="none" w:sz="0" w:space="0" w:color="auto"/>
              </w:divBdr>
              <w:divsChild>
                <w:div w:id="48053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95856">
      <w:bodyDiv w:val="1"/>
      <w:marLeft w:val="0"/>
      <w:marRight w:val="0"/>
      <w:marTop w:val="0"/>
      <w:marBottom w:val="0"/>
      <w:divBdr>
        <w:top w:val="none" w:sz="0" w:space="0" w:color="auto"/>
        <w:left w:val="none" w:sz="0" w:space="0" w:color="auto"/>
        <w:bottom w:val="none" w:sz="0" w:space="0" w:color="auto"/>
        <w:right w:val="none" w:sz="0" w:space="0" w:color="auto"/>
      </w:divBdr>
      <w:divsChild>
        <w:div w:id="1308558717">
          <w:marLeft w:val="0"/>
          <w:marRight w:val="0"/>
          <w:marTop w:val="0"/>
          <w:marBottom w:val="0"/>
          <w:divBdr>
            <w:top w:val="none" w:sz="0" w:space="0" w:color="auto"/>
            <w:left w:val="none" w:sz="0" w:space="0" w:color="auto"/>
            <w:bottom w:val="none" w:sz="0" w:space="0" w:color="auto"/>
            <w:right w:val="none" w:sz="0" w:space="0" w:color="auto"/>
          </w:divBdr>
          <w:divsChild>
            <w:div w:id="174745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7521">
      <w:bodyDiv w:val="1"/>
      <w:marLeft w:val="0"/>
      <w:marRight w:val="0"/>
      <w:marTop w:val="0"/>
      <w:marBottom w:val="0"/>
      <w:divBdr>
        <w:top w:val="none" w:sz="0" w:space="0" w:color="auto"/>
        <w:left w:val="none" w:sz="0" w:space="0" w:color="auto"/>
        <w:bottom w:val="none" w:sz="0" w:space="0" w:color="auto"/>
        <w:right w:val="none" w:sz="0" w:space="0" w:color="auto"/>
      </w:divBdr>
    </w:div>
    <w:div w:id="90466850">
      <w:bodyDiv w:val="1"/>
      <w:marLeft w:val="0"/>
      <w:marRight w:val="0"/>
      <w:marTop w:val="0"/>
      <w:marBottom w:val="0"/>
      <w:divBdr>
        <w:top w:val="none" w:sz="0" w:space="0" w:color="auto"/>
        <w:left w:val="none" w:sz="0" w:space="0" w:color="auto"/>
        <w:bottom w:val="none" w:sz="0" w:space="0" w:color="auto"/>
        <w:right w:val="none" w:sz="0" w:space="0" w:color="auto"/>
      </w:divBdr>
      <w:divsChild>
        <w:div w:id="1605653783">
          <w:marLeft w:val="0"/>
          <w:marRight w:val="0"/>
          <w:marTop w:val="0"/>
          <w:marBottom w:val="0"/>
          <w:divBdr>
            <w:top w:val="none" w:sz="0" w:space="0" w:color="auto"/>
            <w:left w:val="none" w:sz="0" w:space="0" w:color="auto"/>
            <w:bottom w:val="none" w:sz="0" w:space="0" w:color="auto"/>
            <w:right w:val="none" w:sz="0" w:space="0" w:color="auto"/>
          </w:divBdr>
          <w:divsChild>
            <w:div w:id="36901168">
              <w:marLeft w:val="0"/>
              <w:marRight w:val="0"/>
              <w:marTop w:val="0"/>
              <w:marBottom w:val="0"/>
              <w:divBdr>
                <w:top w:val="none" w:sz="0" w:space="0" w:color="auto"/>
                <w:left w:val="none" w:sz="0" w:space="0" w:color="auto"/>
                <w:bottom w:val="none" w:sz="0" w:space="0" w:color="auto"/>
                <w:right w:val="none" w:sz="0" w:space="0" w:color="auto"/>
              </w:divBdr>
              <w:divsChild>
                <w:div w:id="726295005">
                  <w:marLeft w:val="0"/>
                  <w:marRight w:val="0"/>
                  <w:marTop w:val="0"/>
                  <w:marBottom w:val="0"/>
                  <w:divBdr>
                    <w:top w:val="none" w:sz="0" w:space="0" w:color="auto"/>
                    <w:left w:val="none" w:sz="0" w:space="0" w:color="auto"/>
                    <w:bottom w:val="none" w:sz="0" w:space="0" w:color="auto"/>
                    <w:right w:val="none" w:sz="0" w:space="0" w:color="auto"/>
                  </w:divBdr>
                  <w:divsChild>
                    <w:div w:id="25941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34381">
      <w:bodyDiv w:val="1"/>
      <w:marLeft w:val="0"/>
      <w:marRight w:val="0"/>
      <w:marTop w:val="0"/>
      <w:marBottom w:val="0"/>
      <w:divBdr>
        <w:top w:val="none" w:sz="0" w:space="0" w:color="auto"/>
        <w:left w:val="none" w:sz="0" w:space="0" w:color="auto"/>
        <w:bottom w:val="none" w:sz="0" w:space="0" w:color="auto"/>
        <w:right w:val="none" w:sz="0" w:space="0" w:color="auto"/>
      </w:divBdr>
      <w:divsChild>
        <w:div w:id="1730111055">
          <w:marLeft w:val="0"/>
          <w:marRight w:val="0"/>
          <w:marTop w:val="0"/>
          <w:marBottom w:val="0"/>
          <w:divBdr>
            <w:top w:val="none" w:sz="0" w:space="0" w:color="auto"/>
            <w:left w:val="none" w:sz="0" w:space="0" w:color="auto"/>
            <w:bottom w:val="none" w:sz="0" w:space="0" w:color="auto"/>
            <w:right w:val="none" w:sz="0" w:space="0" w:color="auto"/>
          </w:divBdr>
          <w:divsChild>
            <w:div w:id="1193617684">
              <w:marLeft w:val="0"/>
              <w:marRight w:val="0"/>
              <w:marTop w:val="0"/>
              <w:marBottom w:val="0"/>
              <w:divBdr>
                <w:top w:val="none" w:sz="0" w:space="0" w:color="auto"/>
                <w:left w:val="none" w:sz="0" w:space="0" w:color="auto"/>
                <w:bottom w:val="none" w:sz="0" w:space="0" w:color="auto"/>
                <w:right w:val="none" w:sz="0" w:space="0" w:color="auto"/>
              </w:divBdr>
              <w:divsChild>
                <w:div w:id="150354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2873">
      <w:bodyDiv w:val="1"/>
      <w:marLeft w:val="0"/>
      <w:marRight w:val="0"/>
      <w:marTop w:val="0"/>
      <w:marBottom w:val="0"/>
      <w:divBdr>
        <w:top w:val="none" w:sz="0" w:space="0" w:color="auto"/>
        <w:left w:val="none" w:sz="0" w:space="0" w:color="auto"/>
        <w:bottom w:val="none" w:sz="0" w:space="0" w:color="auto"/>
        <w:right w:val="none" w:sz="0" w:space="0" w:color="auto"/>
      </w:divBdr>
      <w:divsChild>
        <w:div w:id="1888494648">
          <w:marLeft w:val="0"/>
          <w:marRight w:val="0"/>
          <w:marTop w:val="0"/>
          <w:marBottom w:val="0"/>
          <w:divBdr>
            <w:top w:val="none" w:sz="0" w:space="0" w:color="auto"/>
            <w:left w:val="none" w:sz="0" w:space="0" w:color="auto"/>
            <w:bottom w:val="none" w:sz="0" w:space="0" w:color="auto"/>
            <w:right w:val="none" w:sz="0" w:space="0" w:color="auto"/>
          </w:divBdr>
          <w:divsChild>
            <w:div w:id="1249386831">
              <w:marLeft w:val="0"/>
              <w:marRight w:val="0"/>
              <w:marTop w:val="0"/>
              <w:marBottom w:val="0"/>
              <w:divBdr>
                <w:top w:val="none" w:sz="0" w:space="0" w:color="auto"/>
                <w:left w:val="none" w:sz="0" w:space="0" w:color="auto"/>
                <w:bottom w:val="none" w:sz="0" w:space="0" w:color="auto"/>
                <w:right w:val="none" w:sz="0" w:space="0" w:color="auto"/>
              </w:divBdr>
              <w:divsChild>
                <w:div w:id="144981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58171">
      <w:bodyDiv w:val="1"/>
      <w:marLeft w:val="0"/>
      <w:marRight w:val="0"/>
      <w:marTop w:val="0"/>
      <w:marBottom w:val="0"/>
      <w:divBdr>
        <w:top w:val="none" w:sz="0" w:space="0" w:color="auto"/>
        <w:left w:val="none" w:sz="0" w:space="0" w:color="auto"/>
        <w:bottom w:val="none" w:sz="0" w:space="0" w:color="auto"/>
        <w:right w:val="none" w:sz="0" w:space="0" w:color="auto"/>
      </w:divBdr>
      <w:divsChild>
        <w:div w:id="1180238708">
          <w:marLeft w:val="0"/>
          <w:marRight w:val="0"/>
          <w:marTop w:val="0"/>
          <w:marBottom w:val="0"/>
          <w:divBdr>
            <w:top w:val="none" w:sz="0" w:space="0" w:color="auto"/>
            <w:left w:val="none" w:sz="0" w:space="0" w:color="auto"/>
            <w:bottom w:val="none" w:sz="0" w:space="0" w:color="auto"/>
            <w:right w:val="none" w:sz="0" w:space="0" w:color="auto"/>
          </w:divBdr>
          <w:divsChild>
            <w:div w:id="1049645107">
              <w:marLeft w:val="0"/>
              <w:marRight w:val="0"/>
              <w:marTop w:val="0"/>
              <w:marBottom w:val="0"/>
              <w:divBdr>
                <w:top w:val="none" w:sz="0" w:space="0" w:color="auto"/>
                <w:left w:val="none" w:sz="0" w:space="0" w:color="auto"/>
                <w:bottom w:val="none" w:sz="0" w:space="0" w:color="auto"/>
                <w:right w:val="none" w:sz="0" w:space="0" w:color="auto"/>
              </w:divBdr>
              <w:divsChild>
                <w:div w:id="12701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59695">
      <w:bodyDiv w:val="1"/>
      <w:marLeft w:val="0"/>
      <w:marRight w:val="0"/>
      <w:marTop w:val="0"/>
      <w:marBottom w:val="0"/>
      <w:divBdr>
        <w:top w:val="none" w:sz="0" w:space="0" w:color="auto"/>
        <w:left w:val="none" w:sz="0" w:space="0" w:color="auto"/>
        <w:bottom w:val="none" w:sz="0" w:space="0" w:color="auto"/>
        <w:right w:val="none" w:sz="0" w:space="0" w:color="auto"/>
      </w:divBdr>
      <w:divsChild>
        <w:div w:id="709768783">
          <w:marLeft w:val="0"/>
          <w:marRight w:val="0"/>
          <w:marTop w:val="0"/>
          <w:marBottom w:val="0"/>
          <w:divBdr>
            <w:top w:val="none" w:sz="0" w:space="0" w:color="auto"/>
            <w:left w:val="none" w:sz="0" w:space="0" w:color="auto"/>
            <w:bottom w:val="none" w:sz="0" w:space="0" w:color="auto"/>
            <w:right w:val="none" w:sz="0" w:space="0" w:color="auto"/>
          </w:divBdr>
          <w:divsChild>
            <w:div w:id="142891666">
              <w:marLeft w:val="0"/>
              <w:marRight w:val="0"/>
              <w:marTop w:val="0"/>
              <w:marBottom w:val="0"/>
              <w:divBdr>
                <w:top w:val="none" w:sz="0" w:space="0" w:color="auto"/>
                <w:left w:val="none" w:sz="0" w:space="0" w:color="auto"/>
                <w:bottom w:val="none" w:sz="0" w:space="0" w:color="auto"/>
                <w:right w:val="none" w:sz="0" w:space="0" w:color="auto"/>
              </w:divBdr>
              <w:divsChild>
                <w:div w:id="59100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14195">
      <w:bodyDiv w:val="1"/>
      <w:marLeft w:val="0"/>
      <w:marRight w:val="0"/>
      <w:marTop w:val="0"/>
      <w:marBottom w:val="0"/>
      <w:divBdr>
        <w:top w:val="none" w:sz="0" w:space="0" w:color="auto"/>
        <w:left w:val="none" w:sz="0" w:space="0" w:color="auto"/>
        <w:bottom w:val="none" w:sz="0" w:space="0" w:color="auto"/>
        <w:right w:val="none" w:sz="0" w:space="0" w:color="auto"/>
      </w:divBdr>
      <w:divsChild>
        <w:div w:id="1486169925">
          <w:marLeft w:val="0"/>
          <w:marRight w:val="0"/>
          <w:marTop w:val="0"/>
          <w:marBottom w:val="0"/>
          <w:divBdr>
            <w:top w:val="none" w:sz="0" w:space="0" w:color="auto"/>
            <w:left w:val="none" w:sz="0" w:space="0" w:color="auto"/>
            <w:bottom w:val="none" w:sz="0" w:space="0" w:color="auto"/>
            <w:right w:val="none" w:sz="0" w:space="0" w:color="auto"/>
          </w:divBdr>
          <w:divsChild>
            <w:div w:id="231812668">
              <w:marLeft w:val="0"/>
              <w:marRight w:val="0"/>
              <w:marTop w:val="0"/>
              <w:marBottom w:val="0"/>
              <w:divBdr>
                <w:top w:val="none" w:sz="0" w:space="0" w:color="auto"/>
                <w:left w:val="none" w:sz="0" w:space="0" w:color="auto"/>
                <w:bottom w:val="none" w:sz="0" w:space="0" w:color="auto"/>
                <w:right w:val="none" w:sz="0" w:space="0" w:color="auto"/>
              </w:divBdr>
              <w:divsChild>
                <w:div w:id="303196089">
                  <w:marLeft w:val="0"/>
                  <w:marRight w:val="0"/>
                  <w:marTop w:val="0"/>
                  <w:marBottom w:val="0"/>
                  <w:divBdr>
                    <w:top w:val="none" w:sz="0" w:space="0" w:color="auto"/>
                    <w:left w:val="none" w:sz="0" w:space="0" w:color="auto"/>
                    <w:bottom w:val="none" w:sz="0" w:space="0" w:color="auto"/>
                    <w:right w:val="none" w:sz="0" w:space="0" w:color="auto"/>
                  </w:divBdr>
                </w:div>
                <w:div w:id="138775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39621">
      <w:bodyDiv w:val="1"/>
      <w:marLeft w:val="0"/>
      <w:marRight w:val="0"/>
      <w:marTop w:val="0"/>
      <w:marBottom w:val="0"/>
      <w:divBdr>
        <w:top w:val="none" w:sz="0" w:space="0" w:color="auto"/>
        <w:left w:val="none" w:sz="0" w:space="0" w:color="auto"/>
        <w:bottom w:val="none" w:sz="0" w:space="0" w:color="auto"/>
        <w:right w:val="none" w:sz="0" w:space="0" w:color="auto"/>
      </w:divBdr>
      <w:divsChild>
        <w:div w:id="500704329">
          <w:marLeft w:val="0"/>
          <w:marRight w:val="0"/>
          <w:marTop w:val="0"/>
          <w:marBottom w:val="0"/>
          <w:divBdr>
            <w:top w:val="none" w:sz="0" w:space="0" w:color="auto"/>
            <w:left w:val="none" w:sz="0" w:space="0" w:color="auto"/>
            <w:bottom w:val="none" w:sz="0" w:space="0" w:color="auto"/>
            <w:right w:val="none" w:sz="0" w:space="0" w:color="auto"/>
          </w:divBdr>
          <w:divsChild>
            <w:div w:id="105677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2753">
      <w:bodyDiv w:val="1"/>
      <w:marLeft w:val="0"/>
      <w:marRight w:val="0"/>
      <w:marTop w:val="0"/>
      <w:marBottom w:val="0"/>
      <w:divBdr>
        <w:top w:val="none" w:sz="0" w:space="0" w:color="auto"/>
        <w:left w:val="none" w:sz="0" w:space="0" w:color="auto"/>
        <w:bottom w:val="none" w:sz="0" w:space="0" w:color="auto"/>
        <w:right w:val="none" w:sz="0" w:space="0" w:color="auto"/>
      </w:divBdr>
      <w:divsChild>
        <w:div w:id="868225953">
          <w:marLeft w:val="0"/>
          <w:marRight w:val="0"/>
          <w:marTop w:val="0"/>
          <w:marBottom w:val="0"/>
          <w:divBdr>
            <w:top w:val="none" w:sz="0" w:space="0" w:color="auto"/>
            <w:left w:val="none" w:sz="0" w:space="0" w:color="auto"/>
            <w:bottom w:val="none" w:sz="0" w:space="0" w:color="auto"/>
            <w:right w:val="none" w:sz="0" w:space="0" w:color="auto"/>
          </w:divBdr>
          <w:divsChild>
            <w:div w:id="793789773">
              <w:marLeft w:val="0"/>
              <w:marRight w:val="0"/>
              <w:marTop w:val="0"/>
              <w:marBottom w:val="0"/>
              <w:divBdr>
                <w:top w:val="none" w:sz="0" w:space="0" w:color="auto"/>
                <w:left w:val="none" w:sz="0" w:space="0" w:color="auto"/>
                <w:bottom w:val="none" w:sz="0" w:space="0" w:color="auto"/>
                <w:right w:val="none" w:sz="0" w:space="0" w:color="auto"/>
              </w:divBdr>
              <w:divsChild>
                <w:div w:id="1031346175">
                  <w:marLeft w:val="0"/>
                  <w:marRight w:val="0"/>
                  <w:marTop w:val="0"/>
                  <w:marBottom w:val="0"/>
                  <w:divBdr>
                    <w:top w:val="none" w:sz="0" w:space="0" w:color="auto"/>
                    <w:left w:val="none" w:sz="0" w:space="0" w:color="auto"/>
                    <w:bottom w:val="none" w:sz="0" w:space="0" w:color="auto"/>
                    <w:right w:val="none" w:sz="0" w:space="0" w:color="auto"/>
                  </w:divBdr>
                  <w:divsChild>
                    <w:div w:id="35962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90325">
      <w:bodyDiv w:val="1"/>
      <w:marLeft w:val="0"/>
      <w:marRight w:val="0"/>
      <w:marTop w:val="0"/>
      <w:marBottom w:val="0"/>
      <w:divBdr>
        <w:top w:val="none" w:sz="0" w:space="0" w:color="auto"/>
        <w:left w:val="none" w:sz="0" w:space="0" w:color="auto"/>
        <w:bottom w:val="none" w:sz="0" w:space="0" w:color="auto"/>
        <w:right w:val="none" w:sz="0" w:space="0" w:color="auto"/>
      </w:divBdr>
      <w:divsChild>
        <w:div w:id="1902909592">
          <w:marLeft w:val="0"/>
          <w:marRight w:val="0"/>
          <w:marTop w:val="0"/>
          <w:marBottom w:val="0"/>
          <w:divBdr>
            <w:top w:val="none" w:sz="0" w:space="0" w:color="auto"/>
            <w:left w:val="none" w:sz="0" w:space="0" w:color="auto"/>
            <w:bottom w:val="none" w:sz="0" w:space="0" w:color="auto"/>
            <w:right w:val="none" w:sz="0" w:space="0" w:color="auto"/>
          </w:divBdr>
          <w:divsChild>
            <w:div w:id="1665739188">
              <w:marLeft w:val="0"/>
              <w:marRight w:val="0"/>
              <w:marTop w:val="0"/>
              <w:marBottom w:val="0"/>
              <w:divBdr>
                <w:top w:val="none" w:sz="0" w:space="0" w:color="auto"/>
                <w:left w:val="none" w:sz="0" w:space="0" w:color="auto"/>
                <w:bottom w:val="none" w:sz="0" w:space="0" w:color="auto"/>
                <w:right w:val="none" w:sz="0" w:space="0" w:color="auto"/>
              </w:divBdr>
              <w:divsChild>
                <w:div w:id="118228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1843">
      <w:bodyDiv w:val="1"/>
      <w:marLeft w:val="0"/>
      <w:marRight w:val="0"/>
      <w:marTop w:val="0"/>
      <w:marBottom w:val="0"/>
      <w:divBdr>
        <w:top w:val="none" w:sz="0" w:space="0" w:color="auto"/>
        <w:left w:val="none" w:sz="0" w:space="0" w:color="auto"/>
        <w:bottom w:val="none" w:sz="0" w:space="0" w:color="auto"/>
        <w:right w:val="none" w:sz="0" w:space="0" w:color="auto"/>
      </w:divBdr>
      <w:divsChild>
        <w:div w:id="2042238407">
          <w:marLeft w:val="0"/>
          <w:marRight w:val="0"/>
          <w:marTop w:val="0"/>
          <w:marBottom w:val="0"/>
          <w:divBdr>
            <w:top w:val="none" w:sz="0" w:space="0" w:color="auto"/>
            <w:left w:val="none" w:sz="0" w:space="0" w:color="auto"/>
            <w:bottom w:val="none" w:sz="0" w:space="0" w:color="auto"/>
            <w:right w:val="none" w:sz="0" w:space="0" w:color="auto"/>
          </w:divBdr>
          <w:divsChild>
            <w:div w:id="1856918871">
              <w:marLeft w:val="0"/>
              <w:marRight w:val="0"/>
              <w:marTop w:val="0"/>
              <w:marBottom w:val="0"/>
              <w:divBdr>
                <w:top w:val="none" w:sz="0" w:space="0" w:color="auto"/>
                <w:left w:val="none" w:sz="0" w:space="0" w:color="auto"/>
                <w:bottom w:val="none" w:sz="0" w:space="0" w:color="auto"/>
                <w:right w:val="none" w:sz="0" w:space="0" w:color="auto"/>
              </w:divBdr>
              <w:divsChild>
                <w:div w:id="38144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53179">
      <w:bodyDiv w:val="1"/>
      <w:marLeft w:val="0"/>
      <w:marRight w:val="0"/>
      <w:marTop w:val="0"/>
      <w:marBottom w:val="0"/>
      <w:divBdr>
        <w:top w:val="none" w:sz="0" w:space="0" w:color="auto"/>
        <w:left w:val="none" w:sz="0" w:space="0" w:color="auto"/>
        <w:bottom w:val="none" w:sz="0" w:space="0" w:color="auto"/>
        <w:right w:val="none" w:sz="0" w:space="0" w:color="auto"/>
      </w:divBdr>
      <w:divsChild>
        <w:div w:id="1844078950">
          <w:marLeft w:val="0"/>
          <w:marRight w:val="0"/>
          <w:marTop w:val="0"/>
          <w:marBottom w:val="0"/>
          <w:divBdr>
            <w:top w:val="none" w:sz="0" w:space="0" w:color="auto"/>
            <w:left w:val="none" w:sz="0" w:space="0" w:color="auto"/>
            <w:bottom w:val="none" w:sz="0" w:space="0" w:color="auto"/>
            <w:right w:val="none" w:sz="0" w:space="0" w:color="auto"/>
          </w:divBdr>
          <w:divsChild>
            <w:div w:id="504519112">
              <w:marLeft w:val="0"/>
              <w:marRight w:val="0"/>
              <w:marTop w:val="0"/>
              <w:marBottom w:val="0"/>
              <w:divBdr>
                <w:top w:val="none" w:sz="0" w:space="0" w:color="auto"/>
                <w:left w:val="none" w:sz="0" w:space="0" w:color="auto"/>
                <w:bottom w:val="none" w:sz="0" w:space="0" w:color="auto"/>
                <w:right w:val="none" w:sz="0" w:space="0" w:color="auto"/>
              </w:divBdr>
              <w:divsChild>
                <w:div w:id="193986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21562">
      <w:bodyDiv w:val="1"/>
      <w:marLeft w:val="0"/>
      <w:marRight w:val="0"/>
      <w:marTop w:val="0"/>
      <w:marBottom w:val="0"/>
      <w:divBdr>
        <w:top w:val="none" w:sz="0" w:space="0" w:color="auto"/>
        <w:left w:val="none" w:sz="0" w:space="0" w:color="auto"/>
        <w:bottom w:val="none" w:sz="0" w:space="0" w:color="auto"/>
        <w:right w:val="none" w:sz="0" w:space="0" w:color="auto"/>
      </w:divBdr>
    </w:div>
    <w:div w:id="154805088">
      <w:bodyDiv w:val="1"/>
      <w:marLeft w:val="0"/>
      <w:marRight w:val="0"/>
      <w:marTop w:val="0"/>
      <w:marBottom w:val="0"/>
      <w:divBdr>
        <w:top w:val="none" w:sz="0" w:space="0" w:color="auto"/>
        <w:left w:val="none" w:sz="0" w:space="0" w:color="auto"/>
        <w:bottom w:val="none" w:sz="0" w:space="0" w:color="auto"/>
        <w:right w:val="none" w:sz="0" w:space="0" w:color="auto"/>
      </w:divBdr>
      <w:divsChild>
        <w:div w:id="1343435800">
          <w:marLeft w:val="0"/>
          <w:marRight w:val="0"/>
          <w:marTop w:val="0"/>
          <w:marBottom w:val="0"/>
          <w:divBdr>
            <w:top w:val="none" w:sz="0" w:space="0" w:color="auto"/>
            <w:left w:val="none" w:sz="0" w:space="0" w:color="auto"/>
            <w:bottom w:val="none" w:sz="0" w:space="0" w:color="auto"/>
            <w:right w:val="none" w:sz="0" w:space="0" w:color="auto"/>
          </w:divBdr>
          <w:divsChild>
            <w:div w:id="1874220937">
              <w:marLeft w:val="0"/>
              <w:marRight w:val="0"/>
              <w:marTop w:val="0"/>
              <w:marBottom w:val="0"/>
              <w:divBdr>
                <w:top w:val="none" w:sz="0" w:space="0" w:color="auto"/>
                <w:left w:val="none" w:sz="0" w:space="0" w:color="auto"/>
                <w:bottom w:val="none" w:sz="0" w:space="0" w:color="auto"/>
                <w:right w:val="none" w:sz="0" w:space="0" w:color="auto"/>
              </w:divBdr>
              <w:divsChild>
                <w:div w:id="2103840225">
                  <w:marLeft w:val="0"/>
                  <w:marRight w:val="0"/>
                  <w:marTop w:val="0"/>
                  <w:marBottom w:val="0"/>
                  <w:divBdr>
                    <w:top w:val="none" w:sz="0" w:space="0" w:color="auto"/>
                    <w:left w:val="none" w:sz="0" w:space="0" w:color="auto"/>
                    <w:bottom w:val="none" w:sz="0" w:space="0" w:color="auto"/>
                    <w:right w:val="none" w:sz="0" w:space="0" w:color="auto"/>
                  </w:divBdr>
                  <w:divsChild>
                    <w:div w:id="8220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66186">
      <w:bodyDiv w:val="1"/>
      <w:marLeft w:val="0"/>
      <w:marRight w:val="0"/>
      <w:marTop w:val="0"/>
      <w:marBottom w:val="0"/>
      <w:divBdr>
        <w:top w:val="none" w:sz="0" w:space="0" w:color="auto"/>
        <w:left w:val="none" w:sz="0" w:space="0" w:color="auto"/>
        <w:bottom w:val="none" w:sz="0" w:space="0" w:color="auto"/>
        <w:right w:val="none" w:sz="0" w:space="0" w:color="auto"/>
      </w:divBdr>
      <w:divsChild>
        <w:div w:id="1610892760">
          <w:marLeft w:val="0"/>
          <w:marRight w:val="0"/>
          <w:marTop w:val="0"/>
          <w:marBottom w:val="0"/>
          <w:divBdr>
            <w:top w:val="none" w:sz="0" w:space="0" w:color="auto"/>
            <w:left w:val="none" w:sz="0" w:space="0" w:color="auto"/>
            <w:bottom w:val="none" w:sz="0" w:space="0" w:color="auto"/>
            <w:right w:val="none" w:sz="0" w:space="0" w:color="auto"/>
          </w:divBdr>
          <w:divsChild>
            <w:div w:id="1158426103">
              <w:marLeft w:val="0"/>
              <w:marRight w:val="0"/>
              <w:marTop w:val="0"/>
              <w:marBottom w:val="0"/>
              <w:divBdr>
                <w:top w:val="none" w:sz="0" w:space="0" w:color="auto"/>
                <w:left w:val="none" w:sz="0" w:space="0" w:color="auto"/>
                <w:bottom w:val="none" w:sz="0" w:space="0" w:color="auto"/>
                <w:right w:val="none" w:sz="0" w:space="0" w:color="auto"/>
              </w:divBdr>
              <w:divsChild>
                <w:div w:id="124757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90348">
      <w:bodyDiv w:val="1"/>
      <w:marLeft w:val="0"/>
      <w:marRight w:val="0"/>
      <w:marTop w:val="0"/>
      <w:marBottom w:val="0"/>
      <w:divBdr>
        <w:top w:val="none" w:sz="0" w:space="0" w:color="auto"/>
        <w:left w:val="none" w:sz="0" w:space="0" w:color="auto"/>
        <w:bottom w:val="none" w:sz="0" w:space="0" w:color="auto"/>
        <w:right w:val="none" w:sz="0" w:space="0" w:color="auto"/>
      </w:divBdr>
      <w:divsChild>
        <w:div w:id="261301411">
          <w:marLeft w:val="0"/>
          <w:marRight w:val="0"/>
          <w:marTop w:val="0"/>
          <w:marBottom w:val="0"/>
          <w:divBdr>
            <w:top w:val="none" w:sz="0" w:space="0" w:color="auto"/>
            <w:left w:val="none" w:sz="0" w:space="0" w:color="auto"/>
            <w:bottom w:val="none" w:sz="0" w:space="0" w:color="auto"/>
            <w:right w:val="none" w:sz="0" w:space="0" w:color="auto"/>
          </w:divBdr>
          <w:divsChild>
            <w:div w:id="165825805">
              <w:marLeft w:val="0"/>
              <w:marRight w:val="0"/>
              <w:marTop w:val="0"/>
              <w:marBottom w:val="0"/>
              <w:divBdr>
                <w:top w:val="none" w:sz="0" w:space="0" w:color="auto"/>
                <w:left w:val="none" w:sz="0" w:space="0" w:color="auto"/>
                <w:bottom w:val="none" w:sz="0" w:space="0" w:color="auto"/>
                <w:right w:val="none" w:sz="0" w:space="0" w:color="auto"/>
              </w:divBdr>
              <w:divsChild>
                <w:div w:id="146480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03249">
      <w:bodyDiv w:val="1"/>
      <w:marLeft w:val="0"/>
      <w:marRight w:val="0"/>
      <w:marTop w:val="0"/>
      <w:marBottom w:val="0"/>
      <w:divBdr>
        <w:top w:val="none" w:sz="0" w:space="0" w:color="auto"/>
        <w:left w:val="none" w:sz="0" w:space="0" w:color="auto"/>
        <w:bottom w:val="none" w:sz="0" w:space="0" w:color="auto"/>
        <w:right w:val="none" w:sz="0" w:space="0" w:color="auto"/>
      </w:divBdr>
      <w:divsChild>
        <w:div w:id="859898540">
          <w:marLeft w:val="0"/>
          <w:marRight w:val="0"/>
          <w:marTop w:val="0"/>
          <w:marBottom w:val="0"/>
          <w:divBdr>
            <w:top w:val="none" w:sz="0" w:space="0" w:color="auto"/>
            <w:left w:val="none" w:sz="0" w:space="0" w:color="auto"/>
            <w:bottom w:val="none" w:sz="0" w:space="0" w:color="auto"/>
            <w:right w:val="none" w:sz="0" w:space="0" w:color="auto"/>
          </w:divBdr>
          <w:divsChild>
            <w:div w:id="636687316">
              <w:marLeft w:val="0"/>
              <w:marRight w:val="0"/>
              <w:marTop w:val="0"/>
              <w:marBottom w:val="0"/>
              <w:divBdr>
                <w:top w:val="none" w:sz="0" w:space="0" w:color="auto"/>
                <w:left w:val="none" w:sz="0" w:space="0" w:color="auto"/>
                <w:bottom w:val="none" w:sz="0" w:space="0" w:color="auto"/>
                <w:right w:val="none" w:sz="0" w:space="0" w:color="auto"/>
              </w:divBdr>
              <w:divsChild>
                <w:div w:id="199891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77674">
      <w:bodyDiv w:val="1"/>
      <w:marLeft w:val="0"/>
      <w:marRight w:val="0"/>
      <w:marTop w:val="0"/>
      <w:marBottom w:val="0"/>
      <w:divBdr>
        <w:top w:val="none" w:sz="0" w:space="0" w:color="auto"/>
        <w:left w:val="none" w:sz="0" w:space="0" w:color="auto"/>
        <w:bottom w:val="none" w:sz="0" w:space="0" w:color="auto"/>
        <w:right w:val="none" w:sz="0" w:space="0" w:color="auto"/>
      </w:divBdr>
      <w:divsChild>
        <w:div w:id="907571782">
          <w:marLeft w:val="0"/>
          <w:marRight w:val="0"/>
          <w:marTop w:val="0"/>
          <w:marBottom w:val="0"/>
          <w:divBdr>
            <w:top w:val="none" w:sz="0" w:space="0" w:color="auto"/>
            <w:left w:val="none" w:sz="0" w:space="0" w:color="auto"/>
            <w:bottom w:val="none" w:sz="0" w:space="0" w:color="auto"/>
            <w:right w:val="none" w:sz="0" w:space="0" w:color="auto"/>
          </w:divBdr>
          <w:divsChild>
            <w:div w:id="779375463">
              <w:marLeft w:val="0"/>
              <w:marRight w:val="0"/>
              <w:marTop w:val="0"/>
              <w:marBottom w:val="0"/>
              <w:divBdr>
                <w:top w:val="none" w:sz="0" w:space="0" w:color="auto"/>
                <w:left w:val="none" w:sz="0" w:space="0" w:color="auto"/>
                <w:bottom w:val="none" w:sz="0" w:space="0" w:color="auto"/>
                <w:right w:val="none" w:sz="0" w:space="0" w:color="auto"/>
              </w:divBdr>
              <w:divsChild>
                <w:div w:id="87565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43884">
      <w:bodyDiv w:val="1"/>
      <w:marLeft w:val="0"/>
      <w:marRight w:val="0"/>
      <w:marTop w:val="0"/>
      <w:marBottom w:val="0"/>
      <w:divBdr>
        <w:top w:val="none" w:sz="0" w:space="0" w:color="auto"/>
        <w:left w:val="none" w:sz="0" w:space="0" w:color="auto"/>
        <w:bottom w:val="none" w:sz="0" w:space="0" w:color="auto"/>
        <w:right w:val="none" w:sz="0" w:space="0" w:color="auto"/>
      </w:divBdr>
      <w:divsChild>
        <w:div w:id="1289698862">
          <w:marLeft w:val="0"/>
          <w:marRight w:val="0"/>
          <w:marTop w:val="0"/>
          <w:marBottom w:val="0"/>
          <w:divBdr>
            <w:top w:val="none" w:sz="0" w:space="0" w:color="auto"/>
            <w:left w:val="none" w:sz="0" w:space="0" w:color="auto"/>
            <w:bottom w:val="none" w:sz="0" w:space="0" w:color="auto"/>
            <w:right w:val="none" w:sz="0" w:space="0" w:color="auto"/>
          </w:divBdr>
          <w:divsChild>
            <w:div w:id="498271614">
              <w:marLeft w:val="0"/>
              <w:marRight w:val="0"/>
              <w:marTop w:val="0"/>
              <w:marBottom w:val="0"/>
              <w:divBdr>
                <w:top w:val="none" w:sz="0" w:space="0" w:color="auto"/>
                <w:left w:val="none" w:sz="0" w:space="0" w:color="auto"/>
                <w:bottom w:val="none" w:sz="0" w:space="0" w:color="auto"/>
                <w:right w:val="none" w:sz="0" w:space="0" w:color="auto"/>
              </w:divBdr>
              <w:divsChild>
                <w:div w:id="4058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09311">
      <w:bodyDiv w:val="1"/>
      <w:marLeft w:val="0"/>
      <w:marRight w:val="0"/>
      <w:marTop w:val="0"/>
      <w:marBottom w:val="0"/>
      <w:divBdr>
        <w:top w:val="none" w:sz="0" w:space="0" w:color="auto"/>
        <w:left w:val="none" w:sz="0" w:space="0" w:color="auto"/>
        <w:bottom w:val="none" w:sz="0" w:space="0" w:color="auto"/>
        <w:right w:val="none" w:sz="0" w:space="0" w:color="auto"/>
      </w:divBdr>
      <w:divsChild>
        <w:div w:id="1368942763">
          <w:marLeft w:val="0"/>
          <w:marRight w:val="0"/>
          <w:marTop w:val="0"/>
          <w:marBottom w:val="0"/>
          <w:divBdr>
            <w:top w:val="none" w:sz="0" w:space="0" w:color="auto"/>
            <w:left w:val="none" w:sz="0" w:space="0" w:color="auto"/>
            <w:bottom w:val="none" w:sz="0" w:space="0" w:color="auto"/>
            <w:right w:val="none" w:sz="0" w:space="0" w:color="auto"/>
          </w:divBdr>
          <w:divsChild>
            <w:div w:id="322586521">
              <w:marLeft w:val="0"/>
              <w:marRight w:val="0"/>
              <w:marTop w:val="0"/>
              <w:marBottom w:val="0"/>
              <w:divBdr>
                <w:top w:val="none" w:sz="0" w:space="0" w:color="auto"/>
                <w:left w:val="none" w:sz="0" w:space="0" w:color="auto"/>
                <w:bottom w:val="none" w:sz="0" w:space="0" w:color="auto"/>
                <w:right w:val="none" w:sz="0" w:space="0" w:color="auto"/>
              </w:divBdr>
              <w:divsChild>
                <w:div w:id="19932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88811">
      <w:bodyDiv w:val="1"/>
      <w:marLeft w:val="0"/>
      <w:marRight w:val="0"/>
      <w:marTop w:val="0"/>
      <w:marBottom w:val="0"/>
      <w:divBdr>
        <w:top w:val="none" w:sz="0" w:space="0" w:color="auto"/>
        <w:left w:val="none" w:sz="0" w:space="0" w:color="auto"/>
        <w:bottom w:val="none" w:sz="0" w:space="0" w:color="auto"/>
        <w:right w:val="none" w:sz="0" w:space="0" w:color="auto"/>
      </w:divBdr>
      <w:divsChild>
        <w:div w:id="1206723333">
          <w:marLeft w:val="0"/>
          <w:marRight w:val="0"/>
          <w:marTop w:val="0"/>
          <w:marBottom w:val="0"/>
          <w:divBdr>
            <w:top w:val="none" w:sz="0" w:space="0" w:color="auto"/>
            <w:left w:val="none" w:sz="0" w:space="0" w:color="auto"/>
            <w:bottom w:val="none" w:sz="0" w:space="0" w:color="auto"/>
            <w:right w:val="none" w:sz="0" w:space="0" w:color="auto"/>
          </w:divBdr>
          <w:divsChild>
            <w:div w:id="1987708433">
              <w:marLeft w:val="0"/>
              <w:marRight w:val="0"/>
              <w:marTop w:val="0"/>
              <w:marBottom w:val="0"/>
              <w:divBdr>
                <w:top w:val="none" w:sz="0" w:space="0" w:color="auto"/>
                <w:left w:val="none" w:sz="0" w:space="0" w:color="auto"/>
                <w:bottom w:val="none" w:sz="0" w:space="0" w:color="auto"/>
                <w:right w:val="none" w:sz="0" w:space="0" w:color="auto"/>
              </w:divBdr>
              <w:divsChild>
                <w:div w:id="69473942">
                  <w:marLeft w:val="0"/>
                  <w:marRight w:val="0"/>
                  <w:marTop w:val="0"/>
                  <w:marBottom w:val="0"/>
                  <w:divBdr>
                    <w:top w:val="none" w:sz="0" w:space="0" w:color="auto"/>
                    <w:left w:val="none" w:sz="0" w:space="0" w:color="auto"/>
                    <w:bottom w:val="none" w:sz="0" w:space="0" w:color="auto"/>
                    <w:right w:val="none" w:sz="0" w:space="0" w:color="auto"/>
                  </w:divBdr>
                  <w:divsChild>
                    <w:div w:id="191092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18588">
      <w:bodyDiv w:val="1"/>
      <w:marLeft w:val="0"/>
      <w:marRight w:val="0"/>
      <w:marTop w:val="0"/>
      <w:marBottom w:val="0"/>
      <w:divBdr>
        <w:top w:val="none" w:sz="0" w:space="0" w:color="auto"/>
        <w:left w:val="none" w:sz="0" w:space="0" w:color="auto"/>
        <w:bottom w:val="none" w:sz="0" w:space="0" w:color="auto"/>
        <w:right w:val="none" w:sz="0" w:space="0" w:color="auto"/>
      </w:divBdr>
      <w:divsChild>
        <w:div w:id="341862321">
          <w:marLeft w:val="0"/>
          <w:marRight w:val="0"/>
          <w:marTop w:val="0"/>
          <w:marBottom w:val="0"/>
          <w:divBdr>
            <w:top w:val="none" w:sz="0" w:space="0" w:color="auto"/>
            <w:left w:val="none" w:sz="0" w:space="0" w:color="auto"/>
            <w:bottom w:val="none" w:sz="0" w:space="0" w:color="auto"/>
            <w:right w:val="none" w:sz="0" w:space="0" w:color="auto"/>
          </w:divBdr>
          <w:divsChild>
            <w:div w:id="1091270511">
              <w:marLeft w:val="0"/>
              <w:marRight w:val="0"/>
              <w:marTop w:val="0"/>
              <w:marBottom w:val="0"/>
              <w:divBdr>
                <w:top w:val="none" w:sz="0" w:space="0" w:color="auto"/>
                <w:left w:val="none" w:sz="0" w:space="0" w:color="auto"/>
                <w:bottom w:val="none" w:sz="0" w:space="0" w:color="auto"/>
                <w:right w:val="none" w:sz="0" w:space="0" w:color="auto"/>
              </w:divBdr>
              <w:divsChild>
                <w:div w:id="210202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98579">
      <w:bodyDiv w:val="1"/>
      <w:marLeft w:val="0"/>
      <w:marRight w:val="0"/>
      <w:marTop w:val="0"/>
      <w:marBottom w:val="0"/>
      <w:divBdr>
        <w:top w:val="none" w:sz="0" w:space="0" w:color="auto"/>
        <w:left w:val="none" w:sz="0" w:space="0" w:color="auto"/>
        <w:bottom w:val="none" w:sz="0" w:space="0" w:color="auto"/>
        <w:right w:val="none" w:sz="0" w:space="0" w:color="auto"/>
      </w:divBdr>
      <w:divsChild>
        <w:div w:id="1926065076">
          <w:marLeft w:val="0"/>
          <w:marRight w:val="0"/>
          <w:marTop w:val="0"/>
          <w:marBottom w:val="0"/>
          <w:divBdr>
            <w:top w:val="none" w:sz="0" w:space="0" w:color="auto"/>
            <w:left w:val="none" w:sz="0" w:space="0" w:color="auto"/>
            <w:bottom w:val="none" w:sz="0" w:space="0" w:color="auto"/>
            <w:right w:val="none" w:sz="0" w:space="0" w:color="auto"/>
          </w:divBdr>
          <w:divsChild>
            <w:div w:id="398677348">
              <w:marLeft w:val="0"/>
              <w:marRight w:val="0"/>
              <w:marTop w:val="0"/>
              <w:marBottom w:val="0"/>
              <w:divBdr>
                <w:top w:val="none" w:sz="0" w:space="0" w:color="auto"/>
                <w:left w:val="none" w:sz="0" w:space="0" w:color="auto"/>
                <w:bottom w:val="none" w:sz="0" w:space="0" w:color="auto"/>
                <w:right w:val="none" w:sz="0" w:space="0" w:color="auto"/>
              </w:divBdr>
              <w:divsChild>
                <w:div w:id="149684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0953">
      <w:bodyDiv w:val="1"/>
      <w:marLeft w:val="0"/>
      <w:marRight w:val="0"/>
      <w:marTop w:val="0"/>
      <w:marBottom w:val="0"/>
      <w:divBdr>
        <w:top w:val="none" w:sz="0" w:space="0" w:color="auto"/>
        <w:left w:val="none" w:sz="0" w:space="0" w:color="auto"/>
        <w:bottom w:val="none" w:sz="0" w:space="0" w:color="auto"/>
        <w:right w:val="none" w:sz="0" w:space="0" w:color="auto"/>
      </w:divBdr>
      <w:divsChild>
        <w:div w:id="1017847070">
          <w:marLeft w:val="0"/>
          <w:marRight w:val="0"/>
          <w:marTop w:val="0"/>
          <w:marBottom w:val="0"/>
          <w:divBdr>
            <w:top w:val="none" w:sz="0" w:space="0" w:color="auto"/>
            <w:left w:val="none" w:sz="0" w:space="0" w:color="auto"/>
            <w:bottom w:val="none" w:sz="0" w:space="0" w:color="auto"/>
            <w:right w:val="none" w:sz="0" w:space="0" w:color="auto"/>
          </w:divBdr>
          <w:divsChild>
            <w:div w:id="1535115956">
              <w:marLeft w:val="0"/>
              <w:marRight w:val="0"/>
              <w:marTop w:val="0"/>
              <w:marBottom w:val="0"/>
              <w:divBdr>
                <w:top w:val="none" w:sz="0" w:space="0" w:color="auto"/>
                <w:left w:val="none" w:sz="0" w:space="0" w:color="auto"/>
                <w:bottom w:val="none" w:sz="0" w:space="0" w:color="auto"/>
                <w:right w:val="none" w:sz="0" w:space="0" w:color="auto"/>
              </w:divBdr>
              <w:divsChild>
                <w:div w:id="53504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4970">
      <w:bodyDiv w:val="1"/>
      <w:marLeft w:val="0"/>
      <w:marRight w:val="0"/>
      <w:marTop w:val="0"/>
      <w:marBottom w:val="0"/>
      <w:divBdr>
        <w:top w:val="none" w:sz="0" w:space="0" w:color="auto"/>
        <w:left w:val="none" w:sz="0" w:space="0" w:color="auto"/>
        <w:bottom w:val="none" w:sz="0" w:space="0" w:color="auto"/>
        <w:right w:val="none" w:sz="0" w:space="0" w:color="auto"/>
      </w:divBdr>
      <w:divsChild>
        <w:div w:id="1377971634">
          <w:marLeft w:val="0"/>
          <w:marRight w:val="0"/>
          <w:marTop w:val="0"/>
          <w:marBottom w:val="0"/>
          <w:divBdr>
            <w:top w:val="none" w:sz="0" w:space="0" w:color="auto"/>
            <w:left w:val="none" w:sz="0" w:space="0" w:color="auto"/>
            <w:bottom w:val="none" w:sz="0" w:space="0" w:color="auto"/>
            <w:right w:val="none" w:sz="0" w:space="0" w:color="auto"/>
          </w:divBdr>
          <w:divsChild>
            <w:div w:id="1917938034">
              <w:marLeft w:val="0"/>
              <w:marRight w:val="0"/>
              <w:marTop w:val="0"/>
              <w:marBottom w:val="0"/>
              <w:divBdr>
                <w:top w:val="none" w:sz="0" w:space="0" w:color="auto"/>
                <w:left w:val="none" w:sz="0" w:space="0" w:color="auto"/>
                <w:bottom w:val="none" w:sz="0" w:space="0" w:color="auto"/>
                <w:right w:val="none" w:sz="0" w:space="0" w:color="auto"/>
              </w:divBdr>
              <w:divsChild>
                <w:div w:id="121939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44632">
      <w:bodyDiv w:val="1"/>
      <w:marLeft w:val="0"/>
      <w:marRight w:val="0"/>
      <w:marTop w:val="0"/>
      <w:marBottom w:val="0"/>
      <w:divBdr>
        <w:top w:val="none" w:sz="0" w:space="0" w:color="auto"/>
        <w:left w:val="none" w:sz="0" w:space="0" w:color="auto"/>
        <w:bottom w:val="none" w:sz="0" w:space="0" w:color="auto"/>
        <w:right w:val="none" w:sz="0" w:space="0" w:color="auto"/>
      </w:divBdr>
      <w:divsChild>
        <w:div w:id="852885874">
          <w:marLeft w:val="0"/>
          <w:marRight w:val="0"/>
          <w:marTop w:val="0"/>
          <w:marBottom w:val="0"/>
          <w:divBdr>
            <w:top w:val="none" w:sz="0" w:space="0" w:color="auto"/>
            <w:left w:val="none" w:sz="0" w:space="0" w:color="auto"/>
            <w:bottom w:val="none" w:sz="0" w:space="0" w:color="auto"/>
            <w:right w:val="none" w:sz="0" w:space="0" w:color="auto"/>
          </w:divBdr>
          <w:divsChild>
            <w:div w:id="1060784408">
              <w:marLeft w:val="0"/>
              <w:marRight w:val="0"/>
              <w:marTop w:val="0"/>
              <w:marBottom w:val="0"/>
              <w:divBdr>
                <w:top w:val="none" w:sz="0" w:space="0" w:color="auto"/>
                <w:left w:val="none" w:sz="0" w:space="0" w:color="auto"/>
                <w:bottom w:val="none" w:sz="0" w:space="0" w:color="auto"/>
                <w:right w:val="none" w:sz="0" w:space="0" w:color="auto"/>
              </w:divBdr>
              <w:divsChild>
                <w:div w:id="211458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34448">
      <w:bodyDiv w:val="1"/>
      <w:marLeft w:val="0"/>
      <w:marRight w:val="0"/>
      <w:marTop w:val="0"/>
      <w:marBottom w:val="0"/>
      <w:divBdr>
        <w:top w:val="none" w:sz="0" w:space="0" w:color="auto"/>
        <w:left w:val="none" w:sz="0" w:space="0" w:color="auto"/>
        <w:bottom w:val="none" w:sz="0" w:space="0" w:color="auto"/>
        <w:right w:val="none" w:sz="0" w:space="0" w:color="auto"/>
      </w:divBdr>
      <w:divsChild>
        <w:div w:id="557210687">
          <w:marLeft w:val="0"/>
          <w:marRight w:val="0"/>
          <w:marTop w:val="0"/>
          <w:marBottom w:val="0"/>
          <w:divBdr>
            <w:top w:val="none" w:sz="0" w:space="0" w:color="auto"/>
            <w:left w:val="none" w:sz="0" w:space="0" w:color="auto"/>
            <w:bottom w:val="none" w:sz="0" w:space="0" w:color="auto"/>
            <w:right w:val="none" w:sz="0" w:space="0" w:color="auto"/>
          </w:divBdr>
          <w:divsChild>
            <w:div w:id="817111263">
              <w:marLeft w:val="0"/>
              <w:marRight w:val="0"/>
              <w:marTop w:val="0"/>
              <w:marBottom w:val="0"/>
              <w:divBdr>
                <w:top w:val="none" w:sz="0" w:space="0" w:color="auto"/>
                <w:left w:val="none" w:sz="0" w:space="0" w:color="auto"/>
                <w:bottom w:val="none" w:sz="0" w:space="0" w:color="auto"/>
                <w:right w:val="none" w:sz="0" w:space="0" w:color="auto"/>
              </w:divBdr>
              <w:divsChild>
                <w:div w:id="187330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854955">
      <w:bodyDiv w:val="1"/>
      <w:marLeft w:val="0"/>
      <w:marRight w:val="0"/>
      <w:marTop w:val="0"/>
      <w:marBottom w:val="0"/>
      <w:divBdr>
        <w:top w:val="none" w:sz="0" w:space="0" w:color="auto"/>
        <w:left w:val="none" w:sz="0" w:space="0" w:color="auto"/>
        <w:bottom w:val="none" w:sz="0" w:space="0" w:color="auto"/>
        <w:right w:val="none" w:sz="0" w:space="0" w:color="auto"/>
      </w:divBdr>
      <w:divsChild>
        <w:div w:id="1647081010">
          <w:marLeft w:val="0"/>
          <w:marRight w:val="0"/>
          <w:marTop w:val="0"/>
          <w:marBottom w:val="0"/>
          <w:divBdr>
            <w:top w:val="none" w:sz="0" w:space="0" w:color="auto"/>
            <w:left w:val="none" w:sz="0" w:space="0" w:color="auto"/>
            <w:bottom w:val="none" w:sz="0" w:space="0" w:color="auto"/>
            <w:right w:val="none" w:sz="0" w:space="0" w:color="auto"/>
          </w:divBdr>
          <w:divsChild>
            <w:div w:id="1600217998">
              <w:marLeft w:val="0"/>
              <w:marRight w:val="0"/>
              <w:marTop w:val="0"/>
              <w:marBottom w:val="0"/>
              <w:divBdr>
                <w:top w:val="none" w:sz="0" w:space="0" w:color="auto"/>
                <w:left w:val="none" w:sz="0" w:space="0" w:color="auto"/>
                <w:bottom w:val="none" w:sz="0" w:space="0" w:color="auto"/>
                <w:right w:val="none" w:sz="0" w:space="0" w:color="auto"/>
              </w:divBdr>
              <w:divsChild>
                <w:div w:id="1478453912">
                  <w:marLeft w:val="0"/>
                  <w:marRight w:val="0"/>
                  <w:marTop w:val="0"/>
                  <w:marBottom w:val="0"/>
                  <w:divBdr>
                    <w:top w:val="none" w:sz="0" w:space="0" w:color="auto"/>
                    <w:left w:val="none" w:sz="0" w:space="0" w:color="auto"/>
                    <w:bottom w:val="none" w:sz="0" w:space="0" w:color="auto"/>
                    <w:right w:val="none" w:sz="0" w:space="0" w:color="auto"/>
                  </w:divBdr>
                  <w:divsChild>
                    <w:div w:id="83206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372310">
      <w:bodyDiv w:val="1"/>
      <w:marLeft w:val="0"/>
      <w:marRight w:val="0"/>
      <w:marTop w:val="0"/>
      <w:marBottom w:val="0"/>
      <w:divBdr>
        <w:top w:val="none" w:sz="0" w:space="0" w:color="auto"/>
        <w:left w:val="none" w:sz="0" w:space="0" w:color="auto"/>
        <w:bottom w:val="none" w:sz="0" w:space="0" w:color="auto"/>
        <w:right w:val="none" w:sz="0" w:space="0" w:color="auto"/>
      </w:divBdr>
    </w:div>
    <w:div w:id="240338837">
      <w:bodyDiv w:val="1"/>
      <w:marLeft w:val="0"/>
      <w:marRight w:val="0"/>
      <w:marTop w:val="0"/>
      <w:marBottom w:val="0"/>
      <w:divBdr>
        <w:top w:val="none" w:sz="0" w:space="0" w:color="auto"/>
        <w:left w:val="none" w:sz="0" w:space="0" w:color="auto"/>
        <w:bottom w:val="none" w:sz="0" w:space="0" w:color="auto"/>
        <w:right w:val="none" w:sz="0" w:space="0" w:color="auto"/>
      </w:divBdr>
      <w:divsChild>
        <w:div w:id="172696238">
          <w:marLeft w:val="0"/>
          <w:marRight w:val="0"/>
          <w:marTop w:val="0"/>
          <w:marBottom w:val="0"/>
          <w:divBdr>
            <w:top w:val="none" w:sz="0" w:space="0" w:color="auto"/>
            <w:left w:val="none" w:sz="0" w:space="0" w:color="auto"/>
            <w:bottom w:val="none" w:sz="0" w:space="0" w:color="auto"/>
            <w:right w:val="none" w:sz="0" w:space="0" w:color="auto"/>
          </w:divBdr>
          <w:divsChild>
            <w:div w:id="653950018">
              <w:marLeft w:val="0"/>
              <w:marRight w:val="0"/>
              <w:marTop w:val="0"/>
              <w:marBottom w:val="0"/>
              <w:divBdr>
                <w:top w:val="none" w:sz="0" w:space="0" w:color="auto"/>
                <w:left w:val="none" w:sz="0" w:space="0" w:color="auto"/>
                <w:bottom w:val="none" w:sz="0" w:space="0" w:color="auto"/>
                <w:right w:val="none" w:sz="0" w:space="0" w:color="auto"/>
              </w:divBdr>
              <w:divsChild>
                <w:div w:id="2037580464">
                  <w:marLeft w:val="0"/>
                  <w:marRight w:val="0"/>
                  <w:marTop w:val="0"/>
                  <w:marBottom w:val="0"/>
                  <w:divBdr>
                    <w:top w:val="none" w:sz="0" w:space="0" w:color="auto"/>
                    <w:left w:val="none" w:sz="0" w:space="0" w:color="auto"/>
                    <w:bottom w:val="none" w:sz="0" w:space="0" w:color="auto"/>
                    <w:right w:val="none" w:sz="0" w:space="0" w:color="auto"/>
                  </w:divBdr>
                  <w:divsChild>
                    <w:div w:id="199957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252300">
      <w:bodyDiv w:val="1"/>
      <w:marLeft w:val="0"/>
      <w:marRight w:val="0"/>
      <w:marTop w:val="0"/>
      <w:marBottom w:val="0"/>
      <w:divBdr>
        <w:top w:val="none" w:sz="0" w:space="0" w:color="auto"/>
        <w:left w:val="none" w:sz="0" w:space="0" w:color="auto"/>
        <w:bottom w:val="none" w:sz="0" w:space="0" w:color="auto"/>
        <w:right w:val="none" w:sz="0" w:space="0" w:color="auto"/>
      </w:divBdr>
      <w:divsChild>
        <w:div w:id="738676568">
          <w:marLeft w:val="0"/>
          <w:marRight w:val="0"/>
          <w:marTop w:val="0"/>
          <w:marBottom w:val="0"/>
          <w:divBdr>
            <w:top w:val="none" w:sz="0" w:space="0" w:color="auto"/>
            <w:left w:val="none" w:sz="0" w:space="0" w:color="auto"/>
            <w:bottom w:val="none" w:sz="0" w:space="0" w:color="auto"/>
            <w:right w:val="none" w:sz="0" w:space="0" w:color="auto"/>
          </w:divBdr>
          <w:divsChild>
            <w:div w:id="1303120117">
              <w:marLeft w:val="0"/>
              <w:marRight w:val="0"/>
              <w:marTop w:val="0"/>
              <w:marBottom w:val="0"/>
              <w:divBdr>
                <w:top w:val="none" w:sz="0" w:space="0" w:color="auto"/>
                <w:left w:val="none" w:sz="0" w:space="0" w:color="auto"/>
                <w:bottom w:val="none" w:sz="0" w:space="0" w:color="auto"/>
                <w:right w:val="none" w:sz="0" w:space="0" w:color="auto"/>
              </w:divBdr>
              <w:divsChild>
                <w:div w:id="164639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911033">
      <w:bodyDiv w:val="1"/>
      <w:marLeft w:val="0"/>
      <w:marRight w:val="0"/>
      <w:marTop w:val="0"/>
      <w:marBottom w:val="0"/>
      <w:divBdr>
        <w:top w:val="none" w:sz="0" w:space="0" w:color="auto"/>
        <w:left w:val="none" w:sz="0" w:space="0" w:color="auto"/>
        <w:bottom w:val="none" w:sz="0" w:space="0" w:color="auto"/>
        <w:right w:val="none" w:sz="0" w:space="0" w:color="auto"/>
      </w:divBdr>
      <w:divsChild>
        <w:div w:id="914170929">
          <w:marLeft w:val="0"/>
          <w:marRight w:val="0"/>
          <w:marTop w:val="0"/>
          <w:marBottom w:val="0"/>
          <w:divBdr>
            <w:top w:val="none" w:sz="0" w:space="0" w:color="auto"/>
            <w:left w:val="none" w:sz="0" w:space="0" w:color="auto"/>
            <w:bottom w:val="none" w:sz="0" w:space="0" w:color="auto"/>
            <w:right w:val="none" w:sz="0" w:space="0" w:color="auto"/>
          </w:divBdr>
          <w:divsChild>
            <w:div w:id="596640946">
              <w:marLeft w:val="0"/>
              <w:marRight w:val="0"/>
              <w:marTop w:val="0"/>
              <w:marBottom w:val="0"/>
              <w:divBdr>
                <w:top w:val="none" w:sz="0" w:space="0" w:color="auto"/>
                <w:left w:val="none" w:sz="0" w:space="0" w:color="auto"/>
                <w:bottom w:val="none" w:sz="0" w:space="0" w:color="auto"/>
                <w:right w:val="none" w:sz="0" w:space="0" w:color="auto"/>
              </w:divBdr>
              <w:divsChild>
                <w:div w:id="78296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811038">
      <w:bodyDiv w:val="1"/>
      <w:marLeft w:val="0"/>
      <w:marRight w:val="0"/>
      <w:marTop w:val="0"/>
      <w:marBottom w:val="0"/>
      <w:divBdr>
        <w:top w:val="none" w:sz="0" w:space="0" w:color="auto"/>
        <w:left w:val="none" w:sz="0" w:space="0" w:color="auto"/>
        <w:bottom w:val="none" w:sz="0" w:space="0" w:color="auto"/>
        <w:right w:val="none" w:sz="0" w:space="0" w:color="auto"/>
      </w:divBdr>
      <w:divsChild>
        <w:div w:id="329479847">
          <w:marLeft w:val="0"/>
          <w:marRight w:val="0"/>
          <w:marTop w:val="0"/>
          <w:marBottom w:val="0"/>
          <w:divBdr>
            <w:top w:val="none" w:sz="0" w:space="0" w:color="auto"/>
            <w:left w:val="none" w:sz="0" w:space="0" w:color="auto"/>
            <w:bottom w:val="none" w:sz="0" w:space="0" w:color="auto"/>
            <w:right w:val="none" w:sz="0" w:space="0" w:color="auto"/>
          </w:divBdr>
          <w:divsChild>
            <w:div w:id="735006306">
              <w:marLeft w:val="0"/>
              <w:marRight w:val="0"/>
              <w:marTop w:val="0"/>
              <w:marBottom w:val="0"/>
              <w:divBdr>
                <w:top w:val="none" w:sz="0" w:space="0" w:color="auto"/>
                <w:left w:val="none" w:sz="0" w:space="0" w:color="auto"/>
                <w:bottom w:val="none" w:sz="0" w:space="0" w:color="auto"/>
                <w:right w:val="none" w:sz="0" w:space="0" w:color="auto"/>
              </w:divBdr>
              <w:divsChild>
                <w:div w:id="11792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434435">
      <w:bodyDiv w:val="1"/>
      <w:marLeft w:val="0"/>
      <w:marRight w:val="0"/>
      <w:marTop w:val="0"/>
      <w:marBottom w:val="0"/>
      <w:divBdr>
        <w:top w:val="none" w:sz="0" w:space="0" w:color="auto"/>
        <w:left w:val="none" w:sz="0" w:space="0" w:color="auto"/>
        <w:bottom w:val="none" w:sz="0" w:space="0" w:color="auto"/>
        <w:right w:val="none" w:sz="0" w:space="0" w:color="auto"/>
      </w:divBdr>
      <w:divsChild>
        <w:div w:id="343677924">
          <w:marLeft w:val="0"/>
          <w:marRight w:val="0"/>
          <w:marTop w:val="0"/>
          <w:marBottom w:val="0"/>
          <w:divBdr>
            <w:top w:val="none" w:sz="0" w:space="0" w:color="auto"/>
            <w:left w:val="none" w:sz="0" w:space="0" w:color="auto"/>
            <w:bottom w:val="none" w:sz="0" w:space="0" w:color="auto"/>
            <w:right w:val="none" w:sz="0" w:space="0" w:color="auto"/>
          </w:divBdr>
          <w:divsChild>
            <w:div w:id="525413473">
              <w:marLeft w:val="0"/>
              <w:marRight w:val="0"/>
              <w:marTop w:val="0"/>
              <w:marBottom w:val="0"/>
              <w:divBdr>
                <w:top w:val="none" w:sz="0" w:space="0" w:color="auto"/>
                <w:left w:val="none" w:sz="0" w:space="0" w:color="auto"/>
                <w:bottom w:val="none" w:sz="0" w:space="0" w:color="auto"/>
                <w:right w:val="none" w:sz="0" w:space="0" w:color="auto"/>
              </w:divBdr>
              <w:divsChild>
                <w:div w:id="5718001">
                  <w:marLeft w:val="0"/>
                  <w:marRight w:val="0"/>
                  <w:marTop w:val="0"/>
                  <w:marBottom w:val="0"/>
                  <w:divBdr>
                    <w:top w:val="none" w:sz="0" w:space="0" w:color="auto"/>
                    <w:left w:val="none" w:sz="0" w:space="0" w:color="auto"/>
                    <w:bottom w:val="none" w:sz="0" w:space="0" w:color="auto"/>
                    <w:right w:val="none" w:sz="0" w:space="0" w:color="auto"/>
                  </w:divBdr>
                  <w:divsChild>
                    <w:div w:id="10826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230100">
      <w:bodyDiv w:val="1"/>
      <w:marLeft w:val="0"/>
      <w:marRight w:val="0"/>
      <w:marTop w:val="0"/>
      <w:marBottom w:val="0"/>
      <w:divBdr>
        <w:top w:val="none" w:sz="0" w:space="0" w:color="auto"/>
        <w:left w:val="none" w:sz="0" w:space="0" w:color="auto"/>
        <w:bottom w:val="none" w:sz="0" w:space="0" w:color="auto"/>
        <w:right w:val="none" w:sz="0" w:space="0" w:color="auto"/>
      </w:divBdr>
      <w:divsChild>
        <w:div w:id="878979569">
          <w:marLeft w:val="0"/>
          <w:marRight w:val="0"/>
          <w:marTop w:val="0"/>
          <w:marBottom w:val="0"/>
          <w:divBdr>
            <w:top w:val="none" w:sz="0" w:space="0" w:color="auto"/>
            <w:left w:val="none" w:sz="0" w:space="0" w:color="auto"/>
            <w:bottom w:val="none" w:sz="0" w:space="0" w:color="auto"/>
            <w:right w:val="none" w:sz="0" w:space="0" w:color="auto"/>
          </w:divBdr>
          <w:divsChild>
            <w:div w:id="372076486">
              <w:marLeft w:val="0"/>
              <w:marRight w:val="0"/>
              <w:marTop w:val="0"/>
              <w:marBottom w:val="0"/>
              <w:divBdr>
                <w:top w:val="none" w:sz="0" w:space="0" w:color="auto"/>
                <w:left w:val="none" w:sz="0" w:space="0" w:color="auto"/>
                <w:bottom w:val="none" w:sz="0" w:space="0" w:color="auto"/>
                <w:right w:val="none" w:sz="0" w:space="0" w:color="auto"/>
              </w:divBdr>
              <w:divsChild>
                <w:div w:id="82516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116969">
      <w:bodyDiv w:val="1"/>
      <w:marLeft w:val="0"/>
      <w:marRight w:val="0"/>
      <w:marTop w:val="0"/>
      <w:marBottom w:val="0"/>
      <w:divBdr>
        <w:top w:val="none" w:sz="0" w:space="0" w:color="auto"/>
        <w:left w:val="none" w:sz="0" w:space="0" w:color="auto"/>
        <w:bottom w:val="none" w:sz="0" w:space="0" w:color="auto"/>
        <w:right w:val="none" w:sz="0" w:space="0" w:color="auto"/>
      </w:divBdr>
      <w:divsChild>
        <w:div w:id="1870218115">
          <w:marLeft w:val="0"/>
          <w:marRight w:val="0"/>
          <w:marTop w:val="0"/>
          <w:marBottom w:val="0"/>
          <w:divBdr>
            <w:top w:val="none" w:sz="0" w:space="0" w:color="auto"/>
            <w:left w:val="none" w:sz="0" w:space="0" w:color="auto"/>
            <w:bottom w:val="none" w:sz="0" w:space="0" w:color="auto"/>
            <w:right w:val="none" w:sz="0" w:space="0" w:color="auto"/>
          </w:divBdr>
          <w:divsChild>
            <w:div w:id="2085033468">
              <w:marLeft w:val="0"/>
              <w:marRight w:val="0"/>
              <w:marTop w:val="0"/>
              <w:marBottom w:val="0"/>
              <w:divBdr>
                <w:top w:val="none" w:sz="0" w:space="0" w:color="auto"/>
                <w:left w:val="none" w:sz="0" w:space="0" w:color="auto"/>
                <w:bottom w:val="none" w:sz="0" w:space="0" w:color="auto"/>
                <w:right w:val="none" w:sz="0" w:space="0" w:color="auto"/>
              </w:divBdr>
              <w:divsChild>
                <w:div w:id="55963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395833">
      <w:bodyDiv w:val="1"/>
      <w:marLeft w:val="0"/>
      <w:marRight w:val="0"/>
      <w:marTop w:val="0"/>
      <w:marBottom w:val="0"/>
      <w:divBdr>
        <w:top w:val="none" w:sz="0" w:space="0" w:color="auto"/>
        <w:left w:val="none" w:sz="0" w:space="0" w:color="auto"/>
        <w:bottom w:val="none" w:sz="0" w:space="0" w:color="auto"/>
        <w:right w:val="none" w:sz="0" w:space="0" w:color="auto"/>
      </w:divBdr>
      <w:divsChild>
        <w:div w:id="832112311">
          <w:marLeft w:val="0"/>
          <w:marRight w:val="0"/>
          <w:marTop w:val="0"/>
          <w:marBottom w:val="0"/>
          <w:divBdr>
            <w:top w:val="none" w:sz="0" w:space="0" w:color="auto"/>
            <w:left w:val="none" w:sz="0" w:space="0" w:color="auto"/>
            <w:bottom w:val="none" w:sz="0" w:space="0" w:color="auto"/>
            <w:right w:val="none" w:sz="0" w:space="0" w:color="auto"/>
          </w:divBdr>
          <w:divsChild>
            <w:div w:id="101203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59557">
      <w:bodyDiv w:val="1"/>
      <w:marLeft w:val="0"/>
      <w:marRight w:val="0"/>
      <w:marTop w:val="0"/>
      <w:marBottom w:val="0"/>
      <w:divBdr>
        <w:top w:val="none" w:sz="0" w:space="0" w:color="auto"/>
        <w:left w:val="none" w:sz="0" w:space="0" w:color="auto"/>
        <w:bottom w:val="none" w:sz="0" w:space="0" w:color="auto"/>
        <w:right w:val="none" w:sz="0" w:space="0" w:color="auto"/>
      </w:divBdr>
      <w:divsChild>
        <w:div w:id="1508985525">
          <w:marLeft w:val="0"/>
          <w:marRight w:val="0"/>
          <w:marTop w:val="0"/>
          <w:marBottom w:val="0"/>
          <w:divBdr>
            <w:top w:val="none" w:sz="0" w:space="0" w:color="auto"/>
            <w:left w:val="none" w:sz="0" w:space="0" w:color="auto"/>
            <w:bottom w:val="none" w:sz="0" w:space="0" w:color="auto"/>
            <w:right w:val="none" w:sz="0" w:space="0" w:color="auto"/>
          </w:divBdr>
          <w:divsChild>
            <w:div w:id="399058302">
              <w:marLeft w:val="0"/>
              <w:marRight w:val="0"/>
              <w:marTop w:val="0"/>
              <w:marBottom w:val="0"/>
              <w:divBdr>
                <w:top w:val="none" w:sz="0" w:space="0" w:color="auto"/>
                <w:left w:val="none" w:sz="0" w:space="0" w:color="auto"/>
                <w:bottom w:val="none" w:sz="0" w:space="0" w:color="auto"/>
                <w:right w:val="none" w:sz="0" w:space="0" w:color="auto"/>
              </w:divBdr>
              <w:divsChild>
                <w:div w:id="191273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717668">
      <w:bodyDiv w:val="1"/>
      <w:marLeft w:val="0"/>
      <w:marRight w:val="0"/>
      <w:marTop w:val="0"/>
      <w:marBottom w:val="0"/>
      <w:divBdr>
        <w:top w:val="none" w:sz="0" w:space="0" w:color="auto"/>
        <w:left w:val="none" w:sz="0" w:space="0" w:color="auto"/>
        <w:bottom w:val="none" w:sz="0" w:space="0" w:color="auto"/>
        <w:right w:val="none" w:sz="0" w:space="0" w:color="auto"/>
      </w:divBdr>
      <w:divsChild>
        <w:div w:id="1837185085">
          <w:marLeft w:val="0"/>
          <w:marRight w:val="0"/>
          <w:marTop w:val="0"/>
          <w:marBottom w:val="0"/>
          <w:divBdr>
            <w:top w:val="none" w:sz="0" w:space="0" w:color="auto"/>
            <w:left w:val="none" w:sz="0" w:space="0" w:color="auto"/>
            <w:bottom w:val="none" w:sz="0" w:space="0" w:color="auto"/>
            <w:right w:val="none" w:sz="0" w:space="0" w:color="auto"/>
          </w:divBdr>
          <w:divsChild>
            <w:div w:id="968975123">
              <w:marLeft w:val="0"/>
              <w:marRight w:val="0"/>
              <w:marTop w:val="0"/>
              <w:marBottom w:val="0"/>
              <w:divBdr>
                <w:top w:val="none" w:sz="0" w:space="0" w:color="auto"/>
                <w:left w:val="none" w:sz="0" w:space="0" w:color="auto"/>
                <w:bottom w:val="none" w:sz="0" w:space="0" w:color="auto"/>
                <w:right w:val="none" w:sz="0" w:space="0" w:color="auto"/>
              </w:divBdr>
              <w:divsChild>
                <w:div w:id="65144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736047">
      <w:bodyDiv w:val="1"/>
      <w:marLeft w:val="0"/>
      <w:marRight w:val="0"/>
      <w:marTop w:val="0"/>
      <w:marBottom w:val="0"/>
      <w:divBdr>
        <w:top w:val="none" w:sz="0" w:space="0" w:color="auto"/>
        <w:left w:val="none" w:sz="0" w:space="0" w:color="auto"/>
        <w:bottom w:val="none" w:sz="0" w:space="0" w:color="auto"/>
        <w:right w:val="none" w:sz="0" w:space="0" w:color="auto"/>
      </w:divBdr>
      <w:divsChild>
        <w:div w:id="2037852810">
          <w:marLeft w:val="0"/>
          <w:marRight w:val="0"/>
          <w:marTop w:val="0"/>
          <w:marBottom w:val="0"/>
          <w:divBdr>
            <w:top w:val="none" w:sz="0" w:space="0" w:color="auto"/>
            <w:left w:val="none" w:sz="0" w:space="0" w:color="auto"/>
            <w:bottom w:val="none" w:sz="0" w:space="0" w:color="auto"/>
            <w:right w:val="none" w:sz="0" w:space="0" w:color="auto"/>
          </w:divBdr>
          <w:divsChild>
            <w:div w:id="1052273584">
              <w:marLeft w:val="0"/>
              <w:marRight w:val="0"/>
              <w:marTop w:val="0"/>
              <w:marBottom w:val="0"/>
              <w:divBdr>
                <w:top w:val="none" w:sz="0" w:space="0" w:color="auto"/>
                <w:left w:val="none" w:sz="0" w:space="0" w:color="auto"/>
                <w:bottom w:val="none" w:sz="0" w:space="0" w:color="auto"/>
                <w:right w:val="none" w:sz="0" w:space="0" w:color="auto"/>
              </w:divBdr>
              <w:divsChild>
                <w:div w:id="1582182760">
                  <w:marLeft w:val="0"/>
                  <w:marRight w:val="0"/>
                  <w:marTop w:val="0"/>
                  <w:marBottom w:val="0"/>
                  <w:divBdr>
                    <w:top w:val="none" w:sz="0" w:space="0" w:color="auto"/>
                    <w:left w:val="none" w:sz="0" w:space="0" w:color="auto"/>
                    <w:bottom w:val="none" w:sz="0" w:space="0" w:color="auto"/>
                    <w:right w:val="none" w:sz="0" w:space="0" w:color="auto"/>
                  </w:divBdr>
                  <w:divsChild>
                    <w:div w:id="1217425919">
                      <w:marLeft w:val="0"/>
                      <w:marRight w:val="0"/>
                      <w:marTop w:val="0"/>
                      <w:marBottom w:val="0"/>
                      <w:divBdr>
                        <w:top w:val="none" w:sz="0" w:space="0" w:color="auto"/>
                        <w:left w:val="none" w:sz="0" w:space="0" w:color="auto"/>
                        <w:bottom w:val="none" w:sz="0" w:space="0" w:color="auto"/>
                        <w:right w:val="none" w:sz="0" w:space="0" w:color="auto"/>
                      </w:divBdr>
                      <w:divsChild>
                        <w:div w:id="1326012524">
                          <w:marLeft w:val="0"/>
                          <w:marRight w:val="0"/>
                          <w:marTop w:val="0"/>
                          <w:marBottom w:val="0"/>
                          <w:divBdr>
                            <w:top w:val="none" w:sz="0" w:space="0" w:color="auto"/>
                            <w:left w:val="none" w:sz="0" w:space="0" w:color="auto"/>
                            <w:bottom w:val="none" w:sz="0" w:space="0" w:color="auto"/>
                            <w:right w:val="none" w:sz="0" w:space="0" w:color="auto"/>
                          </w:divBdr>
                          <w:divsChild>
                            <w:div w:id="201491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594811">
                  <w:marLeft w:val="0"/>
                  <w:marRight w:val="0"/>
                  <w:marTop w:val="0"/>
                  <w:marBottom w:val="0"/>
                  <w:divBdr>
                    <w:top w:val="none" w:sz="0" w:space="0" w:color="auto"/>
                    <w:left w:val="none" w:sz="0" w:space="0" w:color="auto"/>
                    <w:bottom w:val="none" w:sz="0" w:space="0" w:color="auto"/>
                    <w:right w:val="none" w:sz="0" w:space="0" w:color="auto"/>
                  </w:divBdr>
                  <w:divsChild>
                    <w:div w:id="203410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104120">
          <w:marLeft w:val="0"/>
          <w:marRight w:val="0"/>
          <w:marTop w:val="0"/>
          <w:marBottom w:val="0"/>
          <w:divBdr>
            <w:top w:val="none" w:sz="0" w:space="0" w:color="auto"/>
            <w:left w:val="none" w:sz="0" w:space="0" w:color="auto"/>
            <w:bottom w:val="none" w:sz="0" w:space="0" w:color="auto"/>
            <w:right w:val="none" w:sz="0" w:space="0" w:color="auto"/>
          </w:divBdr>
          <w:divsChild>
            <w:div w:id="164364568">
              <w:marLeft w:val="0"/>
              <w:marRight w:val="0"/>
              <w:marTop w:val="0"/>
              <w:marBottom w:val="0"/>
              <w:divBdr>
                <w:top w:val="none" w:sz="0" w:space="0" w:color="auto"/>
                <w:left w:val="none" w:sz="0" w:space="0" w:color="auto"/>
                <w:bottom w:val="none" w:sz="0" w:space="0" w:color="auto"/>
                <w:right w:val="none" w:sz="0" w:space="0" w:color="auto"/>
              </w:divBdr>
              <w:divsChild>
                <w:div w:id="265844594">
                  <w:marLeft w:val="0"/>
                  <w:marRight w:val="0"/>
                  <w:marTop w:val="0"/>
                  <w:marBottom w:val="0"/>
                  <w:divBdr>
                    <w:top w:val="none" w:sz="0" w:space="0" w:color="auto"/>
                    <w:left w:val="none" w:sz="0" w:space="0" w:color="auto"/>
                    <w:bottom w:val="none" w:sz="0" w:space="0" w:color="auto"/>
                    <w:right w:val="none" w:sz="0" w:space="0" w:color="auto"/>
                  </w:divBdr>
                  <w:divsChild>
                    <w:div w:id="1764109959">
                      <w:marLeft w:val="0"/>
                      <w:marRight w:val="0"/>
                      <w:marTop w:val="0"/>
                      <w:marBottom w:val="0"/>
                      <w:divBdr>
                        <w:top w:val="none" w:sz="0" w:space="0" w:color="auto"/>
                        <w:left w:val="none" w:sz="0" w:space="0" w:color="auto"/>
                        <w:bottom w:val="none" w:sz="0" w:space="0" w:color="auto"/>
                        <w:right w:val="none" w:sz="0" w:space="0" w:color="auto"/>
                      </w:divBdr>
                      <w:divsChild>
                        <w:div w:id="248082769">
                          <w:marLeft w:val="0"/>
                          <w:marRight w:val="0"/>
                          <w:marTop w:val="0"/>
                          <w:marBottom w:val="0"/>
                          <w:divBdr>
                            <w:top w:val="none" w:sz="0" w:space="0" w:color="auto"/>
                            <w:left w:val="none" w:sz="0" w:space="0" w:color="auto"/>
                            <w:bottom w:val="none" w:sz="0" w:space="0" w:color="auto"/>
                            <w:right w:val="none" w:sz="0" w:space="0" w:color="auto"/>
                          </w:divBdr>
                          <w:divsChild>
                            <w:div w:id="621768185">
                              <w:marLeft w:val="0"/>
                              <w:marRight w:val="0"/>
                              <w:marTop w:val="0"/>
                              <w:marBottom w:val="0"/>
                              <w:divBdr>
                                <w:top w:val="none" w:sz="0" w:space="0" w:color="auto"/>
                                <w:left w:val="none" w:sz="0" w:space="0" w:color="auto"/>
                                <w:bottom w:val="none" w:sz="0" w:space="0" w:color="auto"/>
                                <w:right w:val="none" w:sz="0" w:space="0" w:color="auto"/>
                              </w:divBdr>
                              <w:divsChild>
                                <w:div w:id="2208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632863">
          <w:marLeft w:val="0"/>
          <w:marRight w:val="0"/>
          <w:marTop w:val="0"/>
          <w:marBottom w:val="0"/>
          <w:divBdr>
            <w:top w:val="none" w:sz="0" w:space="0" w:color="auto"/>
            <w:left w:val="none" w:sz="0" w:space="0" w:color="auto"/>
            <w:bottom w:val="none" w:sz="0" w:space="0" w:color="auto"/>
            <w:right w:val="none" w:sz="0" w:space="0" w:color="auto"/>
          </w:divBdr>
          <w:divsChild>
            <w:div w:id="2041592372">
              <w:marLeft w:val="0"/>
              <w:marRight w:val="0"/>
              <w:marTop w:val="0"/>
              <w:marBottom w:val="0"/>
              <w:divBdr>
                <w:top w:val="none" w:sz="0" w:space="0" w:color="auto"/>
                <w:left w:val="none" w:sz="0" w:space="0" w:color="auto"/>
                <w:bottom w:val="none" w:sz="0" w:space="0" w:color="auto"/>
                <w:right w:val="none" w:sz="0" w:space="0" w:color="auto"/>
              </w:divBdr>
              <w:divsChild>
                <w:div w:id="1107702701">
                  <w:marLeft w:val="0"/>
                  <w:marRight w:val="0"/>
                  <w:marTop w:val="0"/>
                  <w:marBottom w:val="0"/>
                  <w:divBdr>
                    <w:top w:val="none" w:sz="0" w:space="0" w:color="auto"/>
                    <w:left w:val="none" w:sz="0" w:space="0" w:color="auto"/>
                    <w:bottom w:val="none" w:sz="0" w:space="0" w:color="auto"/>
                    <w:right w:val="none" w:sz="0" w:space="0" w:color="auto"/>
                  </w:divBdr>
                  <w:divsChild>
                    <w:div w:id="847325572">
                      <w:marLeft w:val="0"/>
                      <w:marRight w:val="0"/>
                      <w:marTop w:val="0"/>
                      <w:marBottom w:val="0"/>
                      <w:divBdr>
                        <w:top w:val="none" w:sz="0" w:space="0" w:color="auto"/>
                        <w:left w:val="none" w:sz="0" w:space="0" w:color="auto"/>
                        <w:bottom w:val="none" w:sz="0" w:space="0" w:color="auto"/>
                        <w:right w:val="none" w:sz="0" w:space="0" w:color="auto"/>
                      </w:divBdr>
                      <w:divsChild>
                        <w:div w:id="1852178914">
                          <w:marLeft w:val="0"/>
                          <w:marRight w:val="0"/>
                          <w:marTop w:val="0"/>
                          <w:marBottom w:val="0"/>
                          <w:divBdr>
                            <w:top w:val="none" w:sz="0" w:space="0" w:color="auto"/>
                            <w:left w:val="none" w:sz="0" w:space="0" w:color="auto"/>
                            <w:bottom w:val="none" w:sz="0" w:space="0" w:color="auto"/>
                            <w:right w:val="none" w:sz="0" w:space="0" w:color="auto"/>
                          </w:divBdr>
                          <w:divsChild>
                            <w:div w:id="79602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211372">
      <w:bodyDiv w:val="1"/>
      <w:marLeft w:val="0"/>
      <w:marRight w:val="0"/>
      <w:marTop w:val="0"/>
      <w:marBottom w:val="0"/>
      <w:divBdr>
        <w:top w:val="none" w:sz="0" w:space="0" w:color="auto"/>
        <w:left w:val="none" w:sz="0" w:space="0" w:color="auto"/>
        <w:bottom w:val="none" w:sz="0" w:space="0" w:color="auto"/>
        <w:right w:val="none" w:sz="0" w:space="0" w:color="auto"/>
      </w:divBdr>
    </w:div>
    <w:div w:id="359282007">
      <w:bodyDiv w:val="1"/>
      <w:marLeft w:val="0"/>
      <w:marRight w:val="0"/>
      <w:marTop w:val="0"/>
      <w:marBottom w:val="0"/>
      <w:divBdr>
        <w:top w:val="none" w:sz="0" w:space="0" w:color="auto"/>
        <w:left w:val="none" w:sz="0" w:space="0" w:color="auto"/>
        <w:bottom w:val="none" w:sz="0" w:space="0" w:color="auto"/>
        <w:right w:val="none" w:sz="0" w:space="0" w:color="auto"/>
      </w:divBdr>
      <w:divsChild>
        <w:div w:id="661662403">
          <w:marLeft w:val="0"/>
          <w:marRight w:val="0"/>
          <w:marTop w:val="0"/>
          <w:marBottom w:val="0"/>
          <w:divBdr>
            <w:top w:val="none" w:sz="0" w:space="0" w:color="auto"/>
            <w:left w:val="none" w:sz="0" w:space="0" w:color="auto"/>
            <w:bottom w:val="none" w:sz="0" w:space="0" w:color="auto"/>
            <w:right w:val="none" w:sz="0" w:space="0" w:color="auto"/>
          </w:divBdr>
          <w:divsChild>
            <w:div w:id="1717268068">
              <w:marLeft w:val="0"/>
              <w:marRight w:val="0"/>
              <w:marTop w:val="0"/>
              <w:marBottom w:val="0"/>
              <w:divBdr>
                <w:top w:val="none" w:sz="0" w:space="0" w:color="auto"/>
                <w:left w:val="none" w:sz="0" w:space="0" w:color="auto"/>
                <w:bottom w:val="none" w:sz="0" w:space="0" w:color="auto"/>
                <w:right w:val="none" w:sz="0" w:space="0" w:color="auto"/>
              </w:divBdr>
              <w:divsChild>
                <w:div w:id="22387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398710">
      <w:bodyDiv w:val="1"/>
      <w:marLeft w:val="0"/>
      <w:marRight w:val="0"/>
      <w:marTop w:val="0"/>
      <w:marBottom w:val="0"/>
      <w:divBdr>
        <w:top w:val="none" w:sz="0" w:space="0" w:color="auto"/>
        <w:left w:val="none" w:sz="0" w:space="0" w:color="auto"/>
        <w:bottom w:val="none" w:sz="0" w:space="0" w:color="auto"/>
        <w:right w:val="none" w:sz="0" w:space="0" w:color="auto"/>
      </w:divBdr>
      <w:divsChild>
        <w:div w:id="903175615">
          <w:marLeft w:val="0"/>
          <w:marRight w:val="0"/>
          <w:marTop w:val="0"/>
          <w:marBottom w:val="0"/>
          <w:divBdr>
            <w:top w:val="none" w:sz="0" w:space="0" w:color="auto"/>
            <w:left w:val="none" w:sz="0" w:space="0" w:color="auto"/>
            <w:bottom w:val="none" w:sz="0" w:space="0" w:color="auto"/>
            <w:right w:val="none" w:sz="0" w:space="0" w:color="auto"/>
          </w:divBdr>
          <w:divsChild>
            <w:div w:id="1902204779">
              <w:marLeft w:val="0"/>
              <w:marRight w:val="0"/>
              <w:marTop w:val="0"/>
              <w:marBottom w:val="0"/>
              <w:divBdr>
                <w:top w:val="none" w:sz="0" w:space="0" w:color="auto"/>
                <w:left w:val="none" w:sz="0" w:space="0" w:color="auto"/>
                <w:bottom w:val="none" w:sz="0" w:space="0" w:color="auto"/>
                <w:right w:val="none" w:sz="0" w:space="0" w:color="auto"/>
              </w:divBdr>
              <w:divsChild>
                <w:div w:id="1720663334">
                  <w:marLeft w:val="0"/>
                  <w:marRight w:val="0"/>
                  <w:marTop w:val="0"/>
                  <w:marBottom w:val="0"/>
                  <w:divBdr>
                    <w:top w:val="none" w:sz="0" w:space="0" w:color="auto"/>
                    <w:left w:val="none" w:sz="0" w:space="0" w:color="auto"/>
                    <w:bottom w:val="none" w:sz="0" w:space="0" w:color="auto"/>
                    <w:right w:val="none" w:sz="0" w:space="0" w:color="auto"/>
                  </w:divBdr>
                  <w:divsChild>
                    <w:div w:id="141466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415209">
      <w:bodyDiv w:val="1"/>
      <w:marLeft w:val="0"/>
      <w:marRight w:val="0"/>
      <w:marTop w:val="0"/>
      <w:marBottom w:val="0"/>
      <w:divBdr>
        <w:top w:val="none" w:sz="0" w:space="0" w:color="auto"/>
        <w:left w:val="none" w:sz="0" w:space="0" w:color="auto"/>
        <w:bottom w:val="none" w:sz="0" w:space="0" w:color="auto"/>
        <w:right w:val="none" w:sz="0" w:space="0" w:color="auto"/>
      </w:divBdr>
    </w:div>
    <w:div w:id="389961402">
      <w:bodyDiv w:val="1"/>
      <w:marLeft w:val="0"/>
      <w:marRight w:val="0"/>
      <w:marTop w:val="0"/>
      <w:marBottom w:val="0"/>
      <w:divBdr>
        <w:top w:val="none" w:sz="0" w:space="0" w:color="auto"/>
        <w:left w:val="none" w:sz="0" w:space="0" w:color="auto"/>
        <w:bottom w:val="none" w:sz="0" w:space="0" w:color="auto"/>
        <w:right w:val="none" w:sz="0" w:space="0" w:color="auto"/>
      </w:divBdr>
      <w:divsChild>
        <w:div w:id="462619135">
          <w:marLeft w:val="0"/>
          <w:marRight w:val="0"/>
          <w:marTop w:val="0"/>
          <w:marBottom w:val="0"/>
          <w:divBdr>
            <w:top w:val="none" w:sz="0" w:space="0" w:color="auto"/>
            <w:left w:val="none" w:sz="0" w:space="0" w:color="auto"/>
            <w:bottom w:val="none" w:sz="0" w:space="0" w:color="auto"/>
            <w:right w:val="none" w:sz="0" w:space="0" w:color="auto"/>
          </w:divBdr>
          <w:divsChild>
            <w:div w:id="938290717">
              <w:marLeft w:val="0"/>
              <w:marRight w:val="0"/>
              <w:marTop w:val="0"/>
              <w:marBottom w:val="0"/>
              <w:divBdr>
                <w:top w:val="none" w:sz="0" w:space="0" w:color="auto"/>
                <w:left w:val="none" w:sz="0" w:space="0" w:color="auto"/>
                <w:bottom w:val="none" w:sz="0" w:space="0" w:color="auto"/>
                <w:right w:val="none" w:sz="0" w:space="0" w:color="auto"/>
              </w:divBdr>
              <w:divsChild>
                <w:div w:id="1139109934">
                  <w:marLeft w:val="0"/>
                  <w:marRight w:val="0"/>
                  <w:marTop w:val="0"/>
                  <w:marBottom w:val="0"/>
                  <w:divBdr>
                    <w:top w:val="none" w:sz="0" w:space="0" w:color="auto"/>
                    <w:left w:val="none" w:sz="0" w:space="0" w:color="auto"/>
                    <w:bottom w:val="none" w:sz="0" w:space="0" w:color="auto"/>
                    <w:right w:val="none" w:sz="0" w:space="0" w:color="auto"/>
                  </w:divBdr>
                  <w:divsChild>
                    <w:div w:id="209724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783010">
      <w:bodyDiv w:val="1"/>
      <w:marLeft w:val="0"/>
      <w:marRight w:val="0"/>
      <w:marTop w:val="0"/>
      <w:marBottom w:val="0"/>
      <w:divBdr>
        <w:top w:val="none" w:sz="0" w:space="0" w:color="auto"/>
        <w:left w:val="none" w:sz="0" w:space="0" w:color="auto"/>
        <w:bottom w:val="none" w:sz="0" w:space="0" w:color="auto"/>
        <w:right w:val="none" w:sz="0" w:space="0" w:color="auto"/>
      </w:divBdr>
      <w:divsChild>
        <w:div w:id="754976295">
          <w:marLeft w:val="0"/>
          <w:marRight w:val="0"/>
          <w:marTop w:val="0"/>
          <w:marBottom w:val="0"/>
          <w:divBdr>
            <w:top w:val="none" w:sz="0" w:space="0" w:color="auto"/>
            <w:left w:val="none" w:sz="0" w:space="0" w:color="auto"/>
            <w:bottom w:val="none" w:sz="0" w:space="0" w:color="auto"/>
            <w:right w:val="none" w:sz="0" w:space="0" w:color="auto"/>
          </w:divBdr>
          <w:divsChild>
            <w:div w:id="1913616720">
              <w:marLeft w:val="0"/>
              <w:marRight w:val="0"/>
              <w:marTop w:val="0"/>
              <w:marBottom w:val="0"/>
              <w:divBdr>
                <w:top w:val="none" w:sz="0" w:space="0" w:color="auto"/>
                <w:left w:val="none" w:sz="0" w:space="0" w:color="auto"/>
                <w:bottom w:val="none" w:sz="0" w:space="0" w:color="auto"/>
                <w:right w:val="none" w:sz="0" w:space="0" w:color="auto"/>
              </w:divBdr>
              <w:divsChild>
                <w:div w:id="126156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629480">
      <w:bodyDiv w:val="1"/>
      <w:marLeft w:val="0"/>
      <w:marRight w:val="0"/>
      <w:marTop w:val="0"/>
      <w:marBottom w:val="0"/>
      <w:divBdr>
        <w:top w:val="none" w:sz="0" w:space="0" w:color="auto"/>
        <w:left w:val="none" w:sz="0" w:space="0" w:color="auto"/>
        <w:bottom w:val="none" w:sz="0" w:space="0" w:color="auto"/>
        <w:right w:val="none" w:sz="0" w:space="0" w:color="auto"/>
      </w:divBdr>
      <w:divsChild>
        <w:div w:id="260182858">
          <w:marLeft w:val="0"/>
          <w:marRight w:val="0"/>
          <w:marTop w:val="0"/>
          <w:marBottom w:val="0"/>
          <w:divBdr>
            <w:top w:val="none" w:sz="0" w:space="0" w:color="auto"/>
            <w:left w:val="none" w:sz="0" w:space="0" w:color="auto"/>
            <w:bottom w:val="none" w:sz="0" w:space="0" w:color="auto"/>
            <w:right w:val="none" w:sz="0" w:space="0" w:color="auto"/>
          </w:divBdr>
          <w:divsChild>
            <w:div w:id="64885802">
              <w:marLeft w:val="0"/>
              <w:marRight w:val="0"/>
              <w:marTop w:val="0"/>
              <w:marBottom w:val="0"/>
              <w:divBdr>
                <w:top w:val="none" w:sz="0" w:space="0" w:color="auto"/>
                <w:left w:val="none" w:sz="0" w:space="0" w:color="auto"/>
                <w:bottom w:val="none" w:sz="0" w:space="0" w:color="auto"/>
                <w:right w:val="none" w:sz="0" w:space="0" w:color="auto"/>
              </w:divBdr>
              <w:divsChild>
                <w:div w:id="89227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04900">
      <w:bodyDiv w:val="1"/>
      <w:marLeft w:val="0"/>
      <w:marRight w:val="0"/>
      <w:marTop w:val="0"/>
      <w:marBottom w:val="0"/>
      <w:divBdr>
        <w:top w:val="none" w:sz="0" w:space="0" w:color="auto"/>
        <w:left w:val="none" w:sz="0" w:space="0" w:color="auto"/>
        <w:bottom w:val="none" w:sz="0" w:space="0" w:color="auto"/>
        <w:right w:val="none" w:sz="0" w:space="0" w:color="auto"/>
      </w:divBdr>
      <w:divsChild>
        <w:div w:id="1761564795">
          <w:marLeft w:val="0"/>
          <w:marRight w:val="0"/>
          <w:marTop w:val="0"/>
          <w:marBottom w:val="0"/>
          <w:divBdr>
            <w:top w:val="none" w:sz="0" w:space="0" w:color="auto"/>
            <w:left w:val="none" w:sz="0" w:space="0" w:color="auto"/>
            <w:bottom w:val="none" w:sz="0" w:space="0" w:color="auto"/>
            <w:right w:val="none" w:sz="0" w:space="0" w:color="auto"/>
          </w:divBdr>
          <w:divsChild>
            <w:div w:id="1398624278">
              <w:marLeft w:val="0"/>
              <w:marRight w:val="0"/>
              <w:marTop w:val="0"/>
              <w:marBottom w:val="0"/>
              <w:divBdr>
                <w:top w:val="none" w:sz="0" w:space="0" w:color="auto"/>
                <w:left w:val="none" w:sz="0" w:space="0" w:color="auto"/>
                <w:bottom w:val="none" w:sz="0" w:space="0" w:color="auto"/>
                <w:right w:val="none" w:sz="0" w:space="0" w:color="auto"/>
              </w:divBdr>
              <w:divsChild>
                <w:div w:id="415131468">
                  <w:marLeft w:val="0"/>
                  <w:marRight w:val="0"/>
                  <w:marTop w:val="0"/>
                  <w:marBottom w:val="0"/>
                  <w:divBdr>
                    <w:top w:val="none" w:sz="0" w:space="0" w:color="auto"/>
                    <w:left w:val="none" w:sz="0" w:space="0" w:color="auto"/>
                    <w:bottom w:val="none" w:sz="0" w:space="0" w:color="auto"/>
                    <w:right w:val="none" w:sz="0" w:space="0" w:color="auto"/>
                  </w:divBdr>
                </w:div>
                <w:div w:id="6272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792487">
      <w:bodyDiv w:val="1"/>
      <w:marLeft w:val="0"/>
      <w:marRight w:val="0"/>
      <w:marTop w:val="0"/>
      <w:marBottom w:val="0"/>
      <w:divBdr>
        <w:top w:val="none" w:sz="0" w:space="0" w:color="auto"/>
        <w:left w:val="none" w:sz="0" w:space="0" w:color="auto"/>
        <w:bottom w:val="none" w:sz="0" w:space="0" w:color="auto"/>
        <w:right w:val="none" w:sz="0" w:space="0" w:color="auto"/>
      </w:divBdr>
    </w:div>
    <w:div w:id="421336190">
      <w:bodyDiv w:val="1"/>
      <w:marLeft w:val="0"/>
      <w:marRight w:val="0"/>
      <w:marTop w:val="0"/>
      <w:marBottom w:val="0"/>
      <w:divBdr>
        <w:top w:val="none" w:sz="0" w:space="0" w:color="auto"/>
        <w:left w:val="none" w:sz="0" w:space="0" w:color="auto"/>
        <w:bottom w:val="none" w:sz="0" w:space="0" w:color="auto"/>
        <w:right w:val="none" w:sz="0" w:space="0" w:color="auto"/>
      </w:divBdr>
      <w:divsChild>
        <w:div w:id="239826980">
          <w:marLeft w:val="0"/>
          <w:marRight w:val="0"/>
          <w:marTop w:val="0"/>
          <w:marBottom w:val="0"/>
          <w:divBdr>
            <w:top w:val="none" w:sz="0" w:space="0" w:color="auto"/>
            <w:left w:val="none" w:sz="0" w:space="0" w:color="auto"/>
            <w:bottom w:val="none" w:sz="0" w:space="0" w:color="auto"/>
            <w:right w:val="none" w:sz="0" w:space="0" w:color="auto"/>
          </w:divBdr>
          <w:divsChild>
            <w:div w:id="944465530">
              <w:marLeft w:val="0"/>
              <w:marRight w:val="0"/>
              <w:marTop w:val="0"/>
              <w:marBottom w:val="0"/>
              <w:divBdr>
                <w:top w:val="none" w:sz="0" w:space="0" w:color="auto"/>
                <w:left w:val="none" w:sz="0" w:space="0" w:color="auto"/>
                <w:bottom w:val="none" w:sz="0" w:space="0" w:color="auto"/>
                <w:right w:val="none" w:sz="0" w:space="0" w:color="auto"/>
              </w:divBdr>
              <w:divsChild>
                <w:div w:id="1446851232">
                  <w:marLeft w:val="0"/>
                  <w:marRight w:val="0"/>
                  <w:marTop w:val="0"/>
                  <w:marBottom w:val="0"/>
                  <w:divBdr>
                    <w:top w:val="none" w:sz="0" w:space="0" w:color="auto"/>
                    <w:left w:val="none" w:sz="0" w:space="0" w:color="auto"/>
                    <w:bottom w:val="none" w:sz="0" w:space="0" w:color="auto"/>
                    <w:right w:val="none" w:sz="0" w:space="0" w:color="auto"/>
                  </w:divBdr>
                  <w:divsChild>
                    <w:div w:id="27938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198051">
      <w:bodyDiv w:val="1"/>
      <w:marLeft w:val="0"/>
      <w:marRight w:val="0"/>
      <w:marTop w:val="0"/>
      <w:marBottom w:val="0"/>
      <w:divBdr>
        <w:top w:val="none" w:sz="0" w:space="0" w:color="auto"/>
        <w:left w:val="none" w:sz="0" w:space="0" w:color="auto"/>
        <w:bottom w:val="none" w:sz="0" w:space="0" w:color="auto"/>
        <w:right w:val="none" w:sz="0" w:space="0" w:color="auto"/>
      </w:divBdr>
      <w:divsChild>
        <w:div w:id="919798418">
          <w:marLeft w:val="0"/>
          <w:marRight w:val="0"/>
          <w:marTop w:val="0"/>
          <w:marBottom w:val="0"/>
          <w:divBdr>
            <w:top w:val="none" w:sz="0" w:space="0" w:color="auto"/>
            <w:left w:val="none" w:sz="0" w:space="0" w:color="auto"/>
            <w:bottom w:val="none" w:sz="0" w:space="0" w:color="auto"/>
            <w:right w:val="none" w:sz="0" w:space="0" w:color="auto"/>
          </w:divBdr>
          <w:divsChild>
            <w:div w:id="150871480">
              <w:marLeft w:val="0"/>
              <w:marRight w:val="0"/>
              <w:marTop w:val="0"/>
              <w:marBottom w:val="0"/>
              <w:divBdr>
                <w:top w:val="none" w:sz="0" w:space="0" w:color="auto"/>
                <w:left w:val="none" w:sz="0" w:space="0" w:color="auto"/>
                <w:bottom w:val="none" w:sz="0" w:space="0" w:color="auto"/>
                <w:right w:val="none" w:sz="0" w:space="0" w:color="auto"/>
              </w:divBdr>
              <w:divsChild>
                <w:div w:id="12159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34334">
      <w:bodyDiv w:val="1"/>
      <w:marLeft w:val="0"/>
      <w:marRight w:val="0"/>
      <w:marTop w:val="0"/>
      <w:marBottom w:val="0"/>
      <w:divBdr>
        <w:top w:val="none" w:sz="0" w:space="0" w:color="auto"/>
        <w:left w:val="none" w:sz="0" w:space="0" w:color="auto"/>
        <w:bottom w:val="none" w:sz="0" w:space="0" w:color="auto"/>
        <w:right w:val="none" w:sz="0" w:space="0" w:color="auto"/>
      </w:divBdr>
      <w:divsChild>
        <w:div w:id="2141611703">
          <w:marLeft w:val="0"/>
          <w:marRight w:val="0"/>
          <w:marTop w:val="0"/>
          <w:marBottom w:val="0"/>
          <w:divBdr>
            <w:top w:val="none" w:sz="0" w:space="0" w:color="auto"/>
            <w:left w:val="none" w:sz="0" w:space="0" w:color="auto"/>
            <w:bottom w:val="none" w:sz="0" w:space="0" w:color="auto"/>
            <w:right w:val="none" w:sz="0" w:space="0" w:color="auto"/>
          </w:divBdr>
          <w:divsChild>
            <w:div w:id="1549338538">
              <w:marLeft w:val="0"/>
              <w:marRight w:val="0"/>
              <w:marTop w:val="0"/>
              <w:marBottom w:val="0"/>
              <w:divBdr>
                <w:top w:val="none" w:sz="0" w:space="0" w:color="auto"/>
                <w:left w:val="none" w:sz="0" w:space="0" w:color="auto"/>
                <w:bottom w:val="none" w:sz="0" w:space="0" w:color="auto"/>
                <w:right w:val="none" w:sz="0" w:space="0" w:color="auto"/>
              </w:divBdr>
              <w:divsChild>
                <w:div w:id="779760192">
                  <w:marLeft w:val="0"/>
                  <w:marRight w:val="0"/>
                  <w:marTop w:val="0"/>
                  <w:marBottom w:val="0"/>
                  <w:divBdr>
                    <w:top w:val="none" w:sz="0" w:space="0" w:color="auto"/>
                    <w:left w:val="none" w:sz="0" w:space="0" w:color="auto"/>
                    <w:bottom w:val="none" w:sz="0" w:space="0" w:color="auto"/>
                    <w:right w:val="none" w:sz="0" w:space="0" w:color="auto"/>
                  </w:divBdr>
                </w:div>
                <w:div w:id="154116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050686">
      <w:bodyDiv w:val="1"/>
      <w:marLeft w:val="0"/>
      <w:marRight w:val="0"/>
      <w:marTop w:val="0"/>
      <w:marBottom w:val="0"/>
      <w:divBdr>
        <w:top w:val="none" w:sz="0" w:space="0" w:color="auto"/>
        <w:left w:val="none" w:sz="0" w:space="0" w:color="auto"/>
        <w:bottom w:val="none" w:sz="0" w:space="0" w:color="auto"/>
        <w:right w:val="none" w:sz="0" w:space="0" w:color="auto"/>
      </w:divBdr>
      <w:divsChild>
        <w:div w:id="764495681">
          <w:marLeft w:val="0"/>
          <w:marRight w:val="0"/>
          <w:marTop w:val="0"/>
          <w:marBottom w:val="0"/>
          <w:divBdr>
            <w:top w:val="none" w:sz="0" w:space="0" w:color="auto"/>
            <w:left w:val="none" w:sz="0" w:space="0" w:color="auto"/>
            <w:bottom w:val="none" w:sz="0" w:space="0" w:color="auto"/>
            <w:right w:val="none" w:sz="0" w:space="0" w:color="auto"/>
          </w:divBdr>
          <w:divsChild>
            <w:div w:id="339239901">
              <w:marLeft w:val="0"/>
              <w:marRight w:val="0"/>
              <w:marTop w:val="0"/>
              <w:marBottom w:val="0"/>
              <w:divBdr>
                <w:top w:val="none" w:sz="0" w:space="0" w:color="auto"/>
                <w:left w:val="none" w:sz="0" w:space="0" w:color="auto"/>
                <w:bottom w:val="none" w:sz="0" w:space="0" w:color="auto"/>
                <w:right w:val="none" w:sz="0" w:space="0" w:color="auto"/>
              </w:divBdr>
              <w:divsChild>
                <w:div w:id="406389917">
                  <w:marLeft w:val="0"/>
                  <w:marRight w:val="0"/>
                  <w:marTop w:val="0"/>
                  <w:marBottom w:val="0"/>
                  <w:divBdr>
                    <w:top w:val="none" w:sz="0" w:space="0" w:color="auto"/>
                    <w:left w:val="none" w:sz="0" w:space="0" w:color="auto"/>
                    <w:bottom w:val="none" w:sz="0" w:space="0" w:color="auto"/>
                    <w:right w:val="none" w:sz="0" w:space="0" w:color="auto"/>
                  </w:divBdr>
                  <w:divsChild>
                    <w:div w:id="207277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015720">
      <w:bodyDiv w:val="1"/>
      <w:marLeft w:val="0"/>
      <w:marRight w:val="0"/>
      <w:marTop w:val="0"/>
      <w:marBottom w:val="0"/>
      <w:divBdr>
        <w:top w:val="none" w:sz="0" w:space="0" w:color="auto"/>
        <w:left w:val="none" w:sz="0" w:space="0" w:color="auto"/>
        <w:bottom w:val="none" w:sz="0" w:space="0" w:color="auto"/>
        <w:right w:val="none" w:sz="0" w:space="0" w:color="auto"/>
      </w:divBdr>
      <w:divsChild>
        <w:div w:id="1092506644">
          <w:marLeft w:val="0"/>
          <w:marRight w:val="0"/>
          <w:marTop w:val="0"/>
          <w:marBottom w:val="0"/>
          <w:divBdr>
            <w:top w:val="none" w:sz="0" w:space="0" w:color="auto"/>
            <w:left w:val="none" w:sz="0" w:space="0" w:color="auto"/>
            <w:bottom w:val="none" w:sz="0" w:space="0" w:color="auto"/>
            <w:right w:val="none" w:sz="0" w:space="0" w:color="auto"/>
          </w:divBdr>
          <w:divsChild>
            <w:div w:id="64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84925">
      <w:bodyDiv w:val="1"/>
      <w:marLeft w:val="0"/>
      <w:marRight w:val="0"/>
      <w:marTop w:val="0"/>
      <w:marBottom w:val="0"/>
      <w:divBdr>
        <w:top w:val="none" w:sz="0" w:space="0" w:color="auto"/>
        <w:left w:val="none" w:sz="0" w:space="0" w:color="auto"/>
        <w:bottom w:val="none" w:sz="0" w:space="0" w:color="auto"/>
        <w:right w:val="none" w:sz="0" w:space="0" w:color="auto"/>
      </w:divBdr>
      <w:divsChild>
        <w:div w:id="347410340">
          <w:marLeft w:val="0"/>
          <w:marRight w:val="0"/>
          <w:marTop w:val="0"/>
          <w:marBottom w:val="0"/>
          <w:divBdr>
            <w:top w:val="none" w:sz="0" w:space="0" w:color="auto"/>
            <w:left w:val="none" w:sz="0" w:space="0" w:color="auto"/>
            <w:bottom w:val="none" w:sz="0" w:space="0" w:color="auto"/>
            <w:right w:val="none" w:sz="0" w:space="0" w:color="auto"/>
          </w:divBdr>
          <w:divsChild>
            <w:div w:id="1563172593">
              <w:marLeft w:val="0"/>
              <w:marRight w:val="0"/>
              <w:marTop w:val="0"/>
              <w:marBottom w:val="0"/>
              <w:divBdr>
                <w:top w:val="none" w:sz="0" w:space="0" w:color="auto"/>
                <w:left w:val="none" w:sz="0" w:space="0" w:color="auto"/>
                <w:bottom w:val="none" w:sz="0" w:space="0" w:color="auto"/>
                <w:right w:val="none" w:sz="0" w:space="0" w:color="auto"/>
              </w:divBdr>
              <w:divsChild>
                <w:div w:id="92244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912458">
      <w:bodyDiv w:val="1"/>
      <w:marLeft w:val="0"/>
      <w:marRight w:val="0"/>
      <w:marTop w:val="0"/>
      <w:marBottom w:val="0"/>
      <w:divBdr>
        <w:top w:val="none" w:sz="0" w:space="0" w:color="auto"/>
        <w:left w:val="none" w:sz="0" w:space="0" w:color="auto"/>
        <w:bottom w:val="none" w:sz="0" w:space="0" w:color="auto"/>
        <w:right w:val="none" w:sz="0" w:space="0" w:color="auto"/>
      </w:divBdr>
      <w:divsChild>
        <w:div w:id="1449810063">
          <w:marLeft w:val="0"/>
          <w:marRight w:val="0"/>
          <w:marTop w:val="0"/>
          <w:marBottom w:val="0"/>
          <w:divBdr>
            <w:top w:val="none" w:sz="0" w:space="0" w:color="auto"/>
            <w:left w:val="none" w:sz="0" w:space="0" w:color="auto"/>
            <w:bottom w:val="none" w:sz="0" w:space="0" w:color="auto"/>
            <w:right w:val="none" w:sz="0" w:space="0" w:color="auto"/>
          </w:divBdr>
          <w:divsChild>
            <w:div w:id="352465829">
              <w:marLeft w:val="0"/>
              <w:marRight w:val="0"/>
              <w:marTop w:val="0"/>
              <w:marBottom w:val="0"/>
              <w:divBdr>
                <w:top w:val="none" w:sz="0" w:space="0" w:color="auto"/>
                <w:left w:val="none" w:sz="0" w:space="0" w:color="auto"/>
                <w:bottom w:val="none" w:sz="0" w:space="0" w:color="auto"/>
                <w:right w:val="none" w:sz="0" w:space="0" w:color="auto"/>
              </w:divBdr>
              <w:divsChild>
                <w:div w:id="1904411358">
                  <w:marLeft w:val="0"/>
                  <w:marRight w:val="0"/>
                  <w:marTop w:val="0"/>
                  <w:marBottom w:val="0"/>
                  <w:divBdr>
                    <w:top w:val="none" w:sz="0" w:space="0" w:color="auto"/>
                    <w:left w:val="none" w:sz="0" w:space="0" w:color="auto"/>
                    <w:bottom w:val="none" w:sz="0" w:space="0" w:color="auto"/>
                    <w:right w:val="none" w:sz="0" w:space="0" w:color="auto"/>
                  </w:divBdr>
                  <w:divsChild>
                    <w:div w:id="187138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562115">
      <w:bodyDiv w:val="1"/>
      <w:marLeft w:val="0"/>
      <w:marRight w:val="0"/>
      <w:marTop w:val="0"/>
      <w:marBottom w:val="0"/>
      <w:divBdr>
        <w:top w:val="none" w:sz="0" w:space="0" w:color="auto"/>
        <w:left w:val="none" w:sz="0" w:space="0" w:color="auto"/>
        <w:bottom w:val="none" w:sz="0" w:space="0" w:color="auto"/>
        <w:right w:val="none" w:sz="0" w:space="0" w:color="auto"/>
      </w:divBdr>
      <w:divsChild>
        <w:div w:id="1668512157">
          <w:marLeft w:val="0"/>
          <w:marRight w:val="0"/>
          <w:marTop w:val="0"/>
          <w:marBottom w:val="0"/>
          <w:divBdr>
            <w:top w:val="none" w:sz="0" w:space="0" w:color="auto"/>
            <w:left w:val="none" w:sz="0" w:space="0" w:color="auto"/>
            <w:bottom w:val="none" w:sz="0" w:space="0" w:color="auto"/>
            <w:right w:val="none" w:sz="0" w:space="0" w:color="auto"/>
          </w:divBdr>
          <w:divsChild>
            <w:div w:id="1040007432">
              <w:marLeft w:val="0"/>
              <w:marRight w:val="0"/>
              <w:marTop w:val="0"/>
              <w:marBottom w:val="0"/>
              <w:divBdr>
                <w:top w:val="none" w:sz="0" w:space="0" w:color="auto"/>
                <w:left w:val="none" w:sz="0" w:space="0" w:color="auto"/>
                <w:bottom w:val="none" w:sz="0" w:space="0" w:color="auto"/>
                <w:right w:val="none" w:sz="0" w:space="0" w:color="auto"/>
              </w:divBdr>
              <w:divsChild>
                <w:div w:id="151527097">
                  <w:marLeft w:val="0"/>
                  <w:marRight w:val="0"/>
                  <w:marTop w:val="0"/>
                  <w:marBottom w:val="0"/>
                  <w:divBdr>
                    <w:top w:val="none" w:sz="0" w:space="0" w:color="auto"/>
                    <w:left w:val="none" w:sz="0" w:space="0" w:color="auto"/>
                    <w:bottom w:val="none" w:sz="0" w:space="0" w:color="auto"/>
                    <w:right w:val="none" w:sz="0" w:space="0" w:color="auto"/>
                  </w:divBdr>
                  <w:divsChild>
                    <w:div w:id="116589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338300">
      <w:bodyDiv w:val="1"/>
      <w:marLeft w:val="0"/>
      <w:marRight w:val="0"/>
      <w:marTop w:val="0"/>
      <w:marBottom w:val="0"/>
      <w:divBdr>
        <w:top w:val="none" w:sz="0" w:space="0" w:color="auto"/>
        <w:left w:val="none" w:sz="0" w:space="0" w:color="auto"/>
        <w:bottom w:val="none" w:sz="0" w:space="0" w:color="auto"/>
        <w:right w:val="none" w:sz="0" w:space="0" w:color="auto"/>
      </w:divBdr>
      <w:divsChild>
        <w:div w:id="1216427826">
          <w:marLeft w:val="0"/>
          <w:marRight w:val="0"/>
          <w:marTop w:val="0"/>
          <w:marBottom w:val="0"/>
          <w:divBdr>
            <w:top w:val="none" w:sz="0" w:space="0" w:color="auto"/>
            <w:left w:val="none" w:sz="0" w:space="0" w:color="auto"/>
            <w:bottom w:val="none" w:sz="0" w:space="0" w:color="auto"/>
            <w:right w:val="none" w:sz="0" w:space="0" w:color="auto"/>
          </w:divBdr>
          <w:divsChild>
            <w:div w:id="431363879">
              <w:marLeft w:val="0"/>
              <w:marRight w:val="0"/>
              <w:marTop w:val="0"/>
              <w:marBottom w:val="0"/>
              <w:divBdr>
                <w:top w:val="none" w:sz="0" w:space="0" w:color="auto"/>
                <w:left w:val="none" w:sz="0" w:space="0" w:color="auto"/>
                <w:bottom w:val="none" w:sz="0" w:space="0" w:color="auto"/>
                <w:right w:val="none" w:sz="0" w:space="0" w:color="auto"/>
              </w:divBdr>
              <w:divsChild>
                <w:div w:id="118551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267666">
      <w:bodyDiv w:val="1"/>
      <w:marLeft w:val="0"/>
      <w:marRight w:val="0"/>
      <w:marTop w:val="0"/>
      <w:marBottom w:val="0"/>
      <w:divBdr>
        <w:top w:val="none" w:sz="0" w:space="0" w:color="auto"/>
        <w:left w:val="none" w:sz="0" w:space="0" w:color="auto"/>
        <w:bottom w:val="none" w:sz="0" w:space="0" w:color="auto"/>
        <w:right w:val="none" w:sz="0" w:space="0" w:color="auto"/>
      </w:divBdr>
      <w:divsChild>
        <w:div w:id="32847710">
          <w:marLeft w:val="0"/>
          <w:marRight w:val="0"/>
          <w:marTop w:val="0"/>
          <w:marBottom w:val="0"/>
          <w:divBdr>
            <w:top w:val="none" w:sz="0" w:space="0" w:color="auto"/>
            <w:left w:val="none" w:sz="0" w:space="0" w:color="auto"/>
            <w:bottom w:val="none" w:sz="0" w:space="0" w:color="auto"/>
            <w:right w:val="none" w:sz="0" w:space="0" w:color="auto"/>
          </w:divBdr>
          <w:divsChild>
            <w:div w:id="1889951213">
              <w:marLeft w:val="0"/>
              <w:marRight w:val="0"/>
              <w:marTop w:val="0"/>
              <w:marBottom w:val="0"/>
              <w:divBdr>
                <w:top w:val="none" w:sz="0" w:space="0" w:color="auto"/>
                <w:left w:val="none" w:sz="0" w:space="0" w:color="auto"/>
                <w:bottom w:val="none" w:sz="0" w:space="0" w:color="auto"/>
                <w:right w:val="none" w:sz="0" w:space="0" w:color="auto"/>
              </w:divBdr>
              <w:divsChild>
                <w:div w:id="167202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306098">
      <w:bodyDiv w:val="1"/>
      <w:marLeft w:val="0"/>
      <w:marRight w:val="0"/>
      <w:marTop w:val="0"/>
      <w:marBottom w:val="0"/>
      <w:divBdr>
        <w:top w:val="none" w:sz="0" w:space="0" w:color="auto"/>
        <w:left w:val="none" w:sz="0" w:space="0" w:color="auto"/>
        <w:bottom w:val="none" w:sz="0" w:space="0" w:color="auto"/>
        <w:right w:val="none" w:sz="0" w:space="0" w:color="auto"/>
      </w:divBdr>
      <w:divsChild>
        <w:div w:id="914513557">
          <w:marLeft w:val="0"/>
          <w:marRight w:val="0"/>
          <w:marTop w:val="0"/>
          <w:marBottom w:val="0"/>
          <w:divBdr>
            <w:top w:val="none" w:sz="0" w:space="0" w:color="auto"/>
            <w:left w:val="none" w:sz="0" w:space="0" w:color="auto"/>
            <w:bottom w:val="none" w:sz="0" w:space="0" w:color="auto"/>
            <w:right w:val="none" w:sz="0" w:space="0" w:color="auto"/>
          </w:divBdr>
          <w:divsChild>
            <w:div w:id="1377388444">
              <w:marLeft w:val="0"/>
              <w:marRight w:val="0"/>
              <w:marTop w:val="0"/>
              <w:marBottom w:val="0"/>
              <w:divBdr>
                <w:top w:val="none" w:sz="0" w:space="0" w:color="auto"/>
                <w:left w:val="none" w:sz="0" w:space="0" w:color="auto"/>
                <w:bottom w:val="none" w:sz="0" w:space="0" w:color="auto"/>
                <w:right w:val="none" w:sz="0" w:space="0" w:color="auto"/>
              </w:divBdr>
              <w:divsChild>
                <w:div w:id="143362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590703">
      <w:bodyDiv w:val="1"/>
      <w:marLeft w:val="0"/>
      <w:marRight w:val="0"/>
      <w:marTop w:val="0"/>
      <w:marBottom w:val="0"/>
      <w:divBdr>
        <w:top w:val="none" w:sz="0" w:space="0" w:color="auto"/>
        <w:left w:val="none" w:sz="0" w:space="0" w:color="auto"/>
        <w:bottom w:val="none" w:sz="0" w:space="0" w:color="auto"/>
        <w:right w:val="none" w:sz="0" w:space="0" w:color="auto"/>
      </w:divBdr>
    </w:div>
    <w:div w:id="485558282">
      <w:bodyDiv w:val="1"/>
      <w:marLeft w:val="0"/>
      <w:marRight w:val="0"/>
      <w:marTop w:val="0"/>
      <w:marBottom w:val="0"/>
      <w:divBdr>
        <w:top w:val="none" w:sz="0" w:space="0" w:color="auto"/>
        <w:left w:val="none" w:sz="0" w:space="0" w:color="auto"/>
        <w:bottom w:val="none" w:sz="0" w:space="0" w:color="auto"/>
        <w:right w:val="none" w:sz="0" w:space="0" w:color="auto"/>
      </w:divBdr>
      <w:divsChild>
        <w:div w:id="1139955011">
          <w:marLeft w:val="0"/>
          <w:marRight w:val="0"/>
          <w:marTop w:val="0"/>
          <w:marBottom w:val="0"/>
          <w:divBdr>
            <w:top w:val="none" w:sz="0" w:space="0" w:color="auto"/>
            <w:left w:val="none" w:sz="0" w:space="0" w:color="auto"/>
            <w:bottom w:val="none" w:sz="0" w:space="0" w:color="auto"/>
            <w:right w:val="none" w:sz="0" w:space="0" w:color="auto"/>
          </w:divBdr>
          <w:divsChild>
            <w:div w:id="2084138434">
              <w:marLeft w:val="0"/>
              <w:marRight w:val="0"/>
              <w:marTop w:val="0"/>
              <w:marBottom w:val="0"/>
              <w:divBdr>
                <w:top w:val="none" w:sz="0" w:space="0" w:color="auto"/>
                <w:left w:val="none" w:sz="0" w:space="0" w:color="auto"/>
                <w:bottom w:val="none" w:sz="0" w:space="0" w:color="auto"/>
                <w:right w:val="none" w:sz="0" w:space="0" w:color="auto"/>
              </w:divBdr>
              <w:divsChild>
                <w:div w:id="96605966">
                  <w:marLeft w:val="0"/>
                  <w:marRight w:val="0"/>
                  <w:marTop w:val="0"/>
                  <w:marBottom w:val="0"/>
                  <w:divBdr>
                    <w:top w:val="none" w:sz="0" w:space="0" w:color="auto"/>
                    <w:left w:val="none" w:sz="0" w:space="0" w:color="auto"/>
                    <w:bottom w:val="none" w:sz="0" w:space="0" w:color="auto"/>
                    <w:right w:val="none" w:sz="0" w:space="0" w:color="auto"/>
                  </w:divBdr>
                  <w:divsChild>
                    <w:div w:id="43340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682457">
      <w:bodyDiv w:val="1"/>
      <w:marLeft w:val="0"/>
      <w:marRight w:val="0"/>
      <w:marTop w:val="0"/>
      <w:marBottom w:val="0"/>
      <w:divBdr>
        <w:top w:val="none" w:sz="0" w:space="0" w:color="auto"/>
        <w:left w:val="none" w:sz="0" w:space="0" w:color="auto"/>
        <w:bottom w:val="none" w:sz="0" w:space="0" w:color="auto"/>
        <w:right w:val="none" w:sz="0" w:space="0" w:color="auto"/>
      </w:divBdr>
    </w:div>
    <w:div w:id="499196184">
      <w:bodyDiv w:val="1"/>
      <w:marLeft w:val="0"/>
      <w:marRight w:val="0"/>
      <w:marTop w:val="0"/>
      <w:marBottom w:val="0"/>
      <w:divBdr>
        <w:top w:val="none" w:sz="0" w:space="0" w:color="auto"/>
        <w:left w:val="none" w:sz="0" w:space="0" w:color="auto"/>
        <w:bottom w:val="none" w:sz="0" w:space="0" w:color="auto"/>
        <w:right w:val="none" w:sz="0" w:space="0" w:color="auto"/>
      </w:divBdr>
      <w:divsChild>
        <w:div w:id="619797798">
          <w:marLeft w:val="0"/>
          <w:marRight w:val="0"/>
          <w:marTop w:val="0"/>
          <w:marBottom w:val="0"/>
          <w:divBdr>
            <w:top w:val="none" w:sz="0" w:space="0" w:color="auto"/>
            <w:left w:val="none" w:sz="0" w:space="0" w:color="auto"/>
            <w:bottom w:val="none" w:sz="0" w:space="0" w:color="auto"/>
            <w:right w:val="none" w:sz="0" w:space="0" w:color="auto"/>
          </w:divBdr>
          <w:divsChild>
            <w:div w:id="998310950">
              <w:marLeft w:val="0"/>
              <w:marRight w:val="0"/>
              <w:marTop w:val="0"/>
              <w:marBottom w:val="0"/>
              <w:divBdr>
                <w:top w:val="none" w:sz="0" w:space="0" w:color="auto"/>
                <w:left w:val="none" w:sz="0" w:space="0" w:color="auto"/>
                <w:bottom w:val="none" w:sz="0" w:space="0" w:color="auto"/>
                <w:right w:val="none" w:sz="0" w:space="0" w:color="auto"/>
              </w:divBdr>
              <w:divsChild>
                <w:div w:id="29460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395350">
      <w:bodyDiv w:val="1"/>
      <w:marLeft w:val="0"/>
      <w:marRight w:val="0"/>
      <w:marTop w:val="0"/>
      <w:marBottom w:val="0"/>
      <w:divBdr>
        <w:top w:val="none" w:sz="0" w:space="0" w:color="auto"/>
        <w:left w:val="none" w:sz="0" w:space="0" w:color="auto"/>
        <w:bottom w:val="none" w:sz="0" w:space="0" w:color="auto"/>
        <w:right w:val="none" w:sz="0" w:space="0" w:color="auto"/>
      </w:divBdr>
      <w:divsChild>
        <w:div w:id="158935591">
          <w:marLeft w:val="0"/>
          <w:marRight w:val="0"/>
          <w:marTop w:val="0"/>
          <w:marBottom w:val="0"/>
          <w:divBdr>
            <w:top w:val="none" w:sz="0" w:space="0" w:color="auto"/>
            <w:left w:val="none" w:sz="0" w:space="0" w:color="auto"/>
            <w:bottom w:val="none" w:sz="0" w:space="0" w:color="auto"/>
            <w:right w:val="none" w:sz="0" w:space="0" w:color="auto"/>
          </w:divBdr>
          <w:divsChild>
            <w:div w:id="60242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356971">
      <w:bodyDiv w:val="1"/>
      <w:marLeft w:val="0"/>
      <w:marRight w:val="0"/>
      <w:marTop w:val="0"/>
      <w:marBottom w:val="0"/>
      <w:divBdr>
        <w:top w:val="none" w:sz="0" w:space="0" w:color="auto"/>
        <w:left w:val="none" w:sz="0" w:space="0" w:color="auto"/>
        <w:bottom w:val="none" w:sz="0" w:space="0" w:color="auto"/>
        <w:right w:val="none" w:sz="0" w:space="0" w:color="auto"/>
      </w:divBdr>
      <w:divsChild>
        <w:div w:id="1011645596">
          <w:marLeft w:val="0"/>
          <w:marRight w:val="0"/>
          <w:marTop w:val="0"/>
          <w:marBottom w:val="0"/>
          <w:divBdr>
            <w:top w:val="none" w:sz="0" w:space="0" w:color="auto"/>
            <w:left w:val="none" w:sz="0" w:space="0" w:color="auto"/>
            <w:bottom w:val="none" w:sz="0" w:space="0" w:color="auto"/>
            <w:right w:val="none" w:sz="0" w:space="0" w:color="auto"/>
          </w:divBdr>
          <w:divsChild>
            <w:div w:id="1398746106">
              <w:marLeft w:val="0"/>
              <w:marRight w:val="0"/>
              <w:marTop w:val="0"/>
              <w:marBottom w:val="0"/>
              <w:divBdr>
                <w:top w:val="none" w:sz="0" w:space="0" w:color="auto"/>
                <w:left w:val="none" w:sz="0" w:space="0" w:color="auto"/>
                <w:bottom w:val="none" w:sz="0" w:space="0" w:color="auto"/>
                <w:right w:val="none" w:sz="0" w:space="0" w:color="auto"/>
              </w:divBdr>
              <w:divsChild>
                <w:div w:id="7733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865366">
      <w:bodyDiv w:val="1"/>
      <w:marLeft w:val="0"/>
      <w:marRight w:val="0"/>
      <w:marTop w:val="0"/>
      <w:marBottom w:val="0"/>
      <w:divBdr>
        <w:top w:val="none" w:sz="0" w:space="0" w:color="auto"/>
        <w:left w:val="none" w:sz="0" w:space="0" w:color="auto"/>
        <w:bottom w:val="none" w:sz="0" w:space="0" w:color="auto"/>
        <w:right w:val="none" w:sz="0" w:space="0" w:color="auto"/>
      </w:divBdr>
      <w:divsChild>
        <w:div w:id="499662369">
          <w:marLeft w:val="0"/>
          <w:marRight w:val="0"/>
          <w:marTop w:val="0"/>
          <w:marBottom w:val="0"/>
          <w:divBdr>
            <w:top w:val="none" w:sz="0" w:space="0" w:color="auto"/>
            <w:left w:val="none" w:sz="0" w:space="0" w:color="auto"/>
            <w:bottom w:val="none" w:sz="0" w:space="0" w:color="auto"/>
            <w:right w:val="none" w:sz="0" w:space="0" w:color="auto"/>
          </w:divBdr>
          <w:divsChild>
            <w:div w:id="1003630069">
              <w:marLeft w:val="0"/>
              <w:marRight w:val="0"/>
              <w:marTop w:val="0"/>
              <w:marBottom w:val="0"/>
              <w:divBdr>
                <w:top w:val="none" w:sz="0" w:space="0" w:color="auto"/>
                <w:left w:val="none" w:sz="0" w:space="0" w:color="auto"/>
                <w:bottom w:val="none" w:sz="0" w:space="0" w:color="auto"/>
                <w:right w:val="none" w:sz="0" w:space="0" w:color="auto"/>
              </w:divBdr>
              <w:divsChild>
                <w:div w:id="16594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909991">
      <w:bodyDiv w:val="1"/>
      <w:marLeft w:val="0"/>
      <w:marRight w:val="0"/>
      <w:marTop w:val="0"/>
      <w:marBottom w:val="0"/>
      <w:divBdr>
        <w:top w:val="none" w:sz="0" w:space="0" w:color="auto"/>
        <w:left w:val="none" w:sz="0" w:space="0" w:color="auto"/>
        <w:bottom w:val="none" w:sz="0" w:space="0" w:color="auto"/>
        <w:right w:val="none" w:sz="0" w:space="0" w:color="auto"/>
      </w:divBdr>
      <w:divsChild>
        <w:div w:id="389234766">
          <w:marLeft w:val="0"/>
          <w:marRight w:val="0"/>
          <w:marTop w:val="0"/>
          <w:marBottom w:val="0"/>
          <w:divBdr>
            <w:top w:val="none" w:sz="0" w:space="0" w:color="auto"/>
            <w:left w:val="none" w:sz="0" w:space="0" w:color="auto"/>
            <w:bottom w:val="none" w:sz="0" w:space="0" w:color="auto"/>
            <w:right w:val="none" w:sz="0" w:space="0" w:color="auto"/>
          </w:divBdr>
          <w:divsChild>
            <w:div w:id="537545954">
              <w:marLeft w:val="0"/>
              <w:marRight w:val="0"/>
              <w:marTop w:val="0"/>
              <w:marBottom w:val="0"/>
              <w:divBdr>
                <w:top w:val="none" w:sz="0" w:space="0" w:color="auto"/>
                <w:left w:val="none" w:sz="0" w:space="0" w:color="auto"/>
                <w:bottom w:val="none" w:sz="0" w:space="0" w:color="auto"/>
                <w:right w:val="none" w:sz="0" w:space="0" w:color="auto"/>
              </w:divBdr>
              <w:divsChild>
                <w:div w:id="110272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498942">
      <w:bodyDiv w:val="1"/>
      <w:marLeft w:val="0"/>
      <w:marRight w:val="0"/>
      <w:marTop w:val="0"/>
      <w:marBottom w:val="0"/>
      <w:divBdr>
        <w:top w:val="none" w:sz="0" w:space="0" w:color="auto"/>
        <w:left w:val="none" w:sz="0" w:space="0" w:color="auto"/>
        <w:bottom w:val="none" w:sz="0" w:space="0" w:color="auto"/>
        <w:right w:val="none" w:sz="0" w:space="0" w:color="auto"/>
      </w:divBdr>
      <w:divsChild>
        <w:div w:id="85005594">
          <w:marLeft w:val="0"/>
          <w:marRight w:val="0"/>
          <w:marTop w:val="0"/>
          <w:marBottom w:val="0"/>
          <w:divBdr>
            <w:top w:val="none" w:sz="0" w:space="0" w:color="auto"/>
            <w:left w:val="none" w:sz="0" w:space="0" w:color="auto"/>
            <w:bottom w:val="none" w:sz="0" w:space="0" w:color="auto"/>
            <w:right w:val="none" w:sz="0" w:space="0" w:color="auto"/>
          </w:divBdr>
          <w:divsChild>
            <w:div w:id="1668023310">
              <w:marLeft w:val="0"/>
              <w:marRight w:val="0"/>
              <w:marTop w:val="0"/>
              <w:marBottom w:val="0"/>
              <w:divBdr>
                <w:top w:val="none" w:sz="0" w:space="0" w:color="auto"/>
                <w:left w:val="none" w:sz="0" w:space="0" w:color="auto"/>
                <w:bottom w:val="none" w:sz="0" w:space="0" w:color="auto"/>
                <w:right w:val="none" w:sz="0" w:space="0" w:color="auto"/>
              </w:divBdr>
              <w:divsChild>
                <w:div w:id="902830208">
                  <w:marLeft w:val="0"/>
                  <w:marRight w:val="0"/>
                  <w:marTop w:val="0"/>
                  <w:marBottom w:val="0"/>
                  <w:divBdr>
                    <w:top w:val="none" w:sz="0" w:space="0" w:color="auto"/>
                    <w:left w:val="none" w:sz="0" w:space="0" w:color="auto"/>
                    <w:bottom w:val="none" w:sz="0" w:space="0" w:color="auto"/>
                    <w:right w:val="none" w:sz="0" w:space="0" w:color="auto"/>
                  </w:divBdr>
                  <w:divsChild>
                    <w:div w:id="153689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693314">
      <w:bodyDiv w:val="1"/>
      <w:marLeft w:val="0"/>
      <w:marRight w:val="0"/>
      <w:marTop w:val="0"/>
      <w:marBottom w:val="0"/>
      <w:divBdr>
        <w:top w:val="none" w:sz="0" w:space="0" w:color="auto"/>
        <w:left w:val="none" w:sz="0" w:space="0" w:color="auto"/>
        <w:bottom w:val="none" w:sz="0" w:space="0" w:color="auto"/>
        <w:right w:val="none" w:sz="0" w:space="0" w:color="auto"/>
      </w:divBdr>
      <w:divsChild>
        <w:div w:id="1345283323">
          <w:marLeft w:val="0"/>
          <w:marRight w:val="0"/>
          <w:marTop w:val="0"/>
          <w:marBottom w:val="0"/>
          <w:divBdr>
            <w:top w:val="none" w:sz="0" w:space="0" w:color="auto"/>
            <w:left w:val="none" w:sz="0" w:space="0" w:color="auto"/>
            <w:bottom w:val="none" w:sz="0" w:space="0" w:color="auto"/>
            <w:right w:val="none" w:sz="0" w:space="0" w:color="auto"/>
          </w:divBdr>
          <w:divsChild>
            <w:div w:id="1441605707">
              <w:marLeft w:val="0"/>
              <w:marRight w:val="0"/>
              <w:marTop w:val="0"/>
              <w:marBottom w:val="0"/>
              <w:divBdr>
                <w:top w:val="none" w:sz="0" w:space="0" w:color="auto"/>
                <w:left w:val="none" w:sz="0" w:space="0" w:color="auto"/>
                <w:bottom w:val="none" w:sz="0" w:space="0" w:color="auto"/>
                <w:right w:val="none" w:sz="0" w:space="0" w:color="auto"/>
              </w:divBdr>
              <w:divsChild>
                <w:div w:id="69246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125865">
      <w:bodyDiv w:val="1"/>
      <w:marLeft w:val="0"/>
      <w:marRight w:val="0"/>
      <w:marTop w:val="0"/>
      <w:marBottom w:val="0"/>
      <w:divBdr>
        <w:top w:val="none" w:sz="0" w:space="0" w:color="auto"/>
        <w:left w:val="none" w:sz="0" w:space="0" w:color="auto"/>
        <w:bottom w:val="none" w:sz="0" w:space="0" w:color="auto"/>
        <w:right w:val="none" w:sz="0" w:space="0" w:color="auto"/>
      </w:divBdr>
      <w:divsChild>
        <w:div w:id="93062886">
          <w:marLeft w:val="0"/>
          <w:marRight w:val="0"/>
          <w:marTop w:val="0"/>
          <w:marBottom w:val="0"/>
          <w:divBdr>
            <w:top w:val="none" w:sz="0" w:space="0" w:color="auto"/>
            <w:left w:val="none" w:sz="0" w:space="0" w:color="auto"/>
            <w:bottom w:val="none" w:sz="0" w:space="0" w:color="auto"/>
            <w:right w:val="none" w:sz="0" w:space="0" w:color="auto"/>
          </w:divBdr>
          <w:divsChild>
            <w:div w:id="1853908679">
              <w:marLeft w:val="0"/>
              <w:marRight w:val="0"/>
              <w:marTop w:val="0"/>
              <w:marBottom w:val="0"/>
              <w:divBdr>
                <w:top w:val="none" w:sz="0" w:space="0" w:color="auto"/>
                <w:left w:val="none" w:sz="0" w:space="0" w:color="auto"/>
                <w:bottom w:val="none" w:sz="0" w:space="0" w:color="auto"/>
                <w:right w:val="none" w:sz="0" w:space="0" w:color="auto"/>
              </w:divBdr>
              <w:divsChild>
                <w:div w:id="1170605883">
                  <w:marLeft w:val="0"/>
                  <w:marRight w:val="0"/>
                  <w:marTop w:val="0"/>
                  <w:marBottom w:val="0"/>
                  <w:divBdr>
                    <w:top w:val="none" w:sz="0" w:space="0" w:color="auto"/>
                    <w:left w:val="none" w:sz="0" w:space="0" w:color="auto"/>
                    <w:bottom w:val="none" w:sz="0" w:space="0" w:color="auto"/>
                    <w:right w:val="none" w:sz="0" w:space="0" w:color="auto"/>
                  </w:divBdr>
                  <w:divsChild>
                    <w:div w:id="88213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321456">
      <w:bodyDiv w:val="1"/>
      <w:marLeft w:val="0"/>
      <w:marRight w:val="0"/>
      <w:marTop w:val="0"/>
      <w:marBottom w:val="0"/>
      <w:divBdr>
        <w:top w:val="none" w:sz="0" w:space="0" w:color="auto"/>
        <w:left w:val="none" w:sz="0" w:space="0" w:color="auto"/>
        <w:bottom w:val="none" w:sz="0" w:space="0" w:color="auto"/>
        <w:right w:val="none" w:sz="0" w:space="0" w:color="auto"/>
      </w:divBdr>
      <w:divsChild>
        <w:div w:id="1476988363">
          <w:marLeft w:val="0"/>
          <w:marRight w:val="0"/>
          <w:marTop w:val="0"/>
          <w:marBottom w:val="0"/>
          <w:divBdr>
            <w:top w:val="none" w:sz="0" w:space="0" w:color="auto"/>
            <w:left w:val="none" w:sz="0" w:space="0" w:color="auto"/>
            <w:bottom w:val="none" w:sz="0" w:space="0" w:color="auto"/>
            <w:right w:val="none" w:sz="0" w:space="0" w:color="auto"/>
          </w:divBdr>
          <w:divsChild>
            <w:div w:id="883910699">
              <w:marLeft w:val="0"/>
              <w:marRight w:val="0"/>
              <w:marTop w:val="0"/>
              <w:marBottom w:val="0"/>
              <w:divBdr>
                <w:top w:val="none" w:sz="0" w:space="0" w:color="auto"/>
                <w:left w:val="none" w:sz="0" w:space="0" w:color="auto"/>
                <w:bottom w:val="none" w:sz="0" w:space="0" w:color="auto"/>
                <w:right w:val="none" w:sz="0" w:space="0" w:color="auto"/>
              </w:divBdr>
              <w:divsChild>
                <w:div w:id="134207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514298">
      <w:bodyDiv w:val="1"/>
      <w:marLeft w:val="0"/>
      <w:marRight w:val="0"/>
      <w:marTop w:val="0"/>
      <w:marBottom w:val="0"/>
      <w:divBdr>
        <w:top w:val="none" w:sz="0" w:space="0" w:color="auto"/>
        <w:left w:val="none" w:sz="0" w:space="0" w:color="auto"/>
        <w:bottom w:val="none" w:sz="0" w:space="0" w:color="auto"/>
        <w:right w:val="none" w:sz="0" w:space="0" w:color="auto"/>
      </w:divBdr>
      <w:divsChild>
        <w:div w:id="1499999476">
          <w:marLeft w:val="0"/>
          <w:marRight w:val="0"/>
          <w:marTop w:val="0"/>
          <w:marBottom w:val="0"/>
          <w:divBdr>
            <w:top w:val="none" w:sz="0" w:space="0" w:color="auto"/>
            <w:left w:val="none" w:sz="0" w:space="0" w:color="auto"/>
            <w:bottom w:val="none" w:sz="0" w:space="0" w:color="auto"/>
            <w:right w:val="none" w:sz="0" w:space="0" w:color="auto"/>
          </w:divBdr>
          <w:divsChild>
            <w:div w:id="1171916589">
              <w:marLeft w:val="0"/>
              <w:marRight w:val="0"/>
              <w:marTop w:val="0"/>
              <w:marBottom w:val="0"/>
              <w:divBdr>
                <w:top w:val="none" w:sz="0" w:space="0" w:color="auto"/>
                <w:left w:val="none" w:sz="0" w:space="0" w:color="auto"/>
                <w:bottom w:val="none" w:sz="0" w:space="0" w:color="auto"/>
                <w:right w:val="none" w:sz="0" w:space="0" w:color="auto"/>
              </w:divBdr>
              <w:divsChild>
                <w:div w:id="173389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547407">
      <w:bodyDiv w:val="1"/>
      <w:marLeft w:val="0"/>
      <w:marRight w:val="0"/>
      <w:marTop w:val="0"/>
      <w:marBottom w:val="0"/>
      <w:divBdr>
        <w:top w:val="none" w:sz="0" w:space="0" w:color="auto"/>
        <w:left w:val="none" w:sz="0" w:space="0" w:color="auto"/>
        <w:bottom w:val="none" w:sz="0" w:space="0" w:color="auto"/>
        <w:right w:val="none" w:sz="0" w:space="0" w:color="auto"/>
      </w:divBdr>
      <w:divsChild>
        <w:div w:id="548340307">
          <w:marLeft w:val="0"/>
          <w:marRight w:val="0"/>
          <w:marTop w:val="0"/>
          <w:marBottom w:val="0"/>
          <w:divBdr>
            <w:top w:val="none" w:sz="0" w:space="0" w:color="auto"/>
            <w:left w:val="none" w:sz="0" w:space="0" w:color="auto"/>
            <w:bottom w:val="none" w:sz="0" w:space="0" w:color="auto"/>
            <w:right w:val="none" w:sz="0" w:space="0" w:color="auto"/>
          </w:divBdr>
          <w:divsChild>
            <w:div w:id="1567299440">
              <w:marLeft w:val="0"/>
              <w:marRight w:val="0"/>
              <w:marTop w:val="0"/>
              <w:marBottom w:val="0"/>
              <w:divBdr>
                <w:top w:val="none" w:sz="0" w:space="0" w:color="auto"/>
                <w:left w:val="none" w:sz="0" w:space="0" w:color="auto"/>
                <w:bottom w:val="none" w:sz="0" w:space="0" w:color="auto"/>
                <w:right w:val="none" w:sz="0" w:space="0" w:color="auto"/>
              </w:divBdr>
              <w:divsChild>
                <w:div w:id="50259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7915">
      <w:bodyDiv w:val="1"/>
      <w:marLeft w:val="0"/>
      <w:marRight w:val="0"/>
      <w:marTop w:val="0"/>
      <w:marBottom w:val="0"/>
      <w:divBdr>
        <w:top w:val="none" w:sz="0" w:space="0" w:color="auto"/>
        <w:left w:val="none" w:sz="0" w:space="0" w:color="auto"/>
        <w:bottom w:val="none" w:sz="0" w:space="0" w:color="auto"/>
        <w:right w:val="none" w:sz="0" w:space="0" w:color="auto"/>
      </w:divBdr>
      <w:divsChild>
        <w:div w:id="2074306798">
          <w:marLeft w:val="0"/>
          <w:marRight w:val="0"/>
          <w:marTop w:val="0"/>
          <w:marBottom w:val="0"/>
          <w:divBdr>
            <w:top w:val="none" w:sz="0" w:space="0" w:color="auto"/>
            <w:left w:val="none" w:sz="0" w:space="0" w:color="auto"/>
            <w:bottom w:val="none" w:sz="0" w:space="0" w:color="auto"/>
            <w:right w:val="none" w:sz="0" w:space="0" w:color="auto"/>
          </w:divBdr>
          <w:divsChild>
            <w:div w:id="222763283">
              <w:marLeft w:val="0"/>
              <w:marRight w:val="0"/>
              <w:marTop w:val="0"/>
              <w:marBottom w:val="0"/>
              <w:divBdr>
                <w:top w:val="none" w:sz="0" w:space="0" w:color="auto"/>
                <w:left w:val="none" w:sz="0" w:space="0" w:color="auto"/>
                <w:bottom w:val="none" w:sz="0" w:space="0" w:color="auto"/>
                <w:right w:val="none" w:sz="0" w:space="0" w:color="auto"/>
              </w:divBdr>
              <w:divsChild>
                <w:div w:id="193936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959846">
      <w:bodyDiv w:val="1"/>
      <w:marLeft w:val="0"/>
      <w:marRight w:val="0"/>
      <w:marTop w:val="0"/>
      <w:marBottom w:val="0"/>
      <w:divBdr>
        <w:top w:val="none" w:sz="0" w:space="0" w:color="auto"/>
        <w:left w:val="none" w:sz="0" w:space="0" w:color="auto"/>
        <w:bottom w:val="none" w:sz="0" w:space="0" w:color="auto"/>
        <w:right w:val="none" w:sz="0" w:space="0" w:color="auto"/>
      </w:divBdr>
      <w:divsChild>
        <w:div w:id="1423381449">
          <w:marLeft w:val="0"/>
          <w:marRight w:val="0"/>
          <w:marTop w:val="0"/>
          <w:marBottom w:val="0"/>
          <w:divBdr>
            <w:top w:val="none" w:sz="0" w:space="0" w:color="auto"/>
            <w:left w:val="none" w:sz="0" w:space="0" w:color="auto"/>
            <w:bottom w:val="none" w:sz="0" w:space="0" w:color="auto"/>
            <w:right w:val="none" w:sz="0" w:space="0" w:color="auto"/>
          </w:divBdr>
          <w:divsChild>
            <w:div w:id="2022538468">
              <w:marLeft w:val="0"/>
              <w:marRight w:val="0"/>
              <w:marTop w:val="0"/>
              <w:marBottom w:val="0"/>
              <w:divBdr>
                <w:top w:val="none" w:sz="0" w:space="0" w:color="auto"/>
                <w:left w:val="none" w:sz="0" w:space="0" w:color="auto"/>
                <w:bottom w:val="none" w:sz="0" w:space="0" w:color="auto"/>
                <w:right w:val="none" w:sz="0" w:space="0" w:color="auto"/>
              </w:divBdr>
              <w:divsChild>
                <w:div w:id="111444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247796">
      <w:bodyDiv w:val="1"/>
      <w:marLeft w:val="0"/>
      <w:marRight w:val="0"/>
      <w:marTop w:val="0"/>
      <w:marBottom w:val="0"/>
      <w:divBdr>
        <w:top w:val="none" w:sz="0" w:space="0" w:color="auto"/>
        <w:left w:val="none" w:sz="0" w:space="0" w:color="auto"/>
        <w:bottom w:val="none" w:sz="0" w:space="0" w:color="auto"/>
        <w:right w:val="none" w:sz="0" w:space="0" w:color="auto"/>
      </w:divBdr>
      <w:divsChild>
        <w:div w:id="407658056">
          <w:marLeft w:val="0"/>
          <w:marRight w:val="0"/>
          <w:marTop w:val="0"/>
          <w:marBottom w:val="0"/>
          <w:divBdr>
            <w:top w:val="none" w:sz="0" w:space="0" w:color="auto"/>
            <w:left w:val="none" w:sz="0" w:space="0" w:color="auto"/>
            <w:bottom w:val="none" w:sz="0" w:space="0" w:color="auto"/>
            <w:right w:val="none" w:sz="0" w:space="0" w:color="auto"/>
          </w:divBdr>
          <w:divsChild>
            <w:div w:id="1886748418">
              <w:marLeft w:val="0"/>
              <w:marRight w:val="0"/>
              <w:marTop w:val="0"/>
              <w:marBottom w:val="0"/>
              <w:divBdr>
                <w:top w:val="none" w:sz="0" w:space="0" w:color="auto"/>
                <w:left w:val="none" w:sz="0" w:space="0" w:color="auto"/>
                <w:bottom w:val="none" w:sz="0" w:space="0" w:color="auto"/>
                <w:right w:val="none" w:sz="0" w:space="0" w:color="auto"/>
              </w:divBdr>
              <w:divsChild>
                <w:div w:id="73940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642978">
      <w:bodyDiv w:val="1"/>
      <w:marLeft w:val="0"/>
      <w:marRight w:val="0"/>
      <w:marTop w:val="0"/>
      <w:marBottom w:val="0"/>
      <w:divBdr>
        <w:top w:val="none" w:sz="0" w:space="0" w:color="auto"/>
        <w:left w:val="none" w:sz="0" w:space="0" w:color="auto"/>
        <w:bottom w:val="none" w:sz="0" w:space="0" w:color="auto"/>
        <w:right w:val="none" w:sz="0" w:space="0" w:color="auto"/>
      </w:divBdr>
      <w:divsChild>
        <w:div w:id="1473670126">
          <w:marLeft w:val="0"/>
          <w:marRight w:val="0"/>
          <w:marTop w:val="0"/>
          <w:marBottom w:val="0"/>
          <w:divBdr>
            <w:top w:val="none" w:sz="0" w:space="0" w:color="auto"/>
            <w:left w:val="none" w:sz="0" w:space="0" w:color="auto"/>
            <w:bottom w:val="none" w:sz="0" w:space="0" w:color="auto"/>
            <w:right w:val="none" w:sz="0" w:space="0" w:color="auto"/>
          </w:divBdr>
          <w:divsChild>
            <w:div w:id="1167133319">
              <w:marLeft w:val="0"/>
              <w:marRight w:val="0"/>
              <w:marTop w:val="0"/>
              <w:marBottom w:val="0"/>
              <w:divBdr>
                <w:top w:val="none" w:sz="0" w:space="0" w:color="auto"/>
                <w:left w:val="none" w:sz="0" w:space="0" w:color="auto"/>
                <w:bottom w:val="none" w:sz="0" w:space="0" w:color="auto"/>
                <w:right w:val="none" w:sz="0" w:space="0" w:color="auto"/>
              </w:divBdr>
              <w:divsChild>
                <w:div w:id="444736193">
                  <w:marLeft w:val="0"/>
                  <w:marRight w:val="0"/>
                  <w:marTop w:val="0"/>
                  <w:marBottom w:val="0"/>
                  <w:divBdr>
                    <w:top w:val="none" w:sz="0" w:space="0" w:color="auto"/>
                    <w:left w:val="none" w:sz="0" w:space="0" w:color="auto"/>
                    <w:bottom w:val="none" w:sz="0" w:space="0" w:color="auto"/>
                    <w:right w:val="none" w:sz="0" w:space="0" w:color="auto"/>
                  </w:divBdr>
                  <w:divsChild>
                    <w:div w:id="151422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653481">
      <w:bodyDiv w:val="1"/>
      <w:marLeft w:val="0"/>
      <w:marRight w:val="0"/>
      <w:marTop w:val="0"/>
      <w:marBottom w:val="0"/>
      <w:divBdr>
        <w:top w:val="none" w:sz="0" w:space="0" w:color="auto"/>
        <w:left w:val="none" w:sz="0" w:space="0" w:color="auto"/>
        <w:bottom w:val="none" w:sz="0" w:space="0" w:color="auto"/>
        <w:right w:val="none" w:sz="0" w:space="0" w:color="auto"/>
      </w:divBdr>
      <w:divsChild>
        <w:div w:id="2071995132">
          <w:marLeft w:val="0"/>
          <w:marRight w:val="0"/>
          <w:marTop w:val="0"/>
          <w:marBottom w:val="0"/>
          <w:divBdr>
            <w:top w:val="none" w:sz="0" w:space="0" w:color="auto"/>
            <w:left w:val="none" w:sz="0" w:space="0" w:color="auto"/>
            <w:bottom w:val="none" w:sz="0" w:space="0" w:color="auto"/>
            <w:right w:val="none" w:sz="0" w:space="0" w:color="auto"/>
          </w:divBdr>
          <w:divsChild>
            <w:div w:id="1956130068">
              <w:marLeft w:val="0"/>
              <w:marRight w:val="0"/>
              <w:marTop w:val="0"/>
              <w:marBottom w:val="0"/>
              <w:divBdr>
                <w:top w:val="none" w:sz="0" w:space="0" w:color="auto"/>
                <w:left w:val="none" w:sz="0" w:space="0" w:color="auto"/>
                <w:bottom w:val="none" w:sz="0" w:space="0" w:color="auto"/>
                <w:right w:val="none" w:sz="0" w:space="0" w:color="auto"/>
              </w:divBdr>
              <w:divsChild>
                <w:div w:id="21674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239547">
      <w:bodyDiv w:val="1"/>
      <w:marLeft w:val="0"/>
      <w:marRight w:val="0"/>
      <w:marTop w:val="0"/>
      <w:marBottom w:val="0"/>
      <w:divBdr>
        <w:top w:val="none" w:sz="0" w:space="0" w:color="auto"/>
        <w:left w:val="none" w:sz="0" w:space="0" w:color="auto"/>
        <w:bottom w:val="none" w:sz="0" w:space="0" w:color="auto"/>
        <w:right w:val="none" w:sz="0" w:space="0" w:color="auto"/>
      </w:divBdr>
      <w:divsChild>
        <w:div w:id="733773413">
          <w:marLeft w:val="0"/>
          <w:marRight w:val="0"/>
          <w:marTop w:val="0"/>
          <w:marBottom w:val="0"/>
          <w:divBdr>
            <w:top w:val="none" w:sz="0" w:space="0" w:color="auto"/>
            <w:left w:val="none" w:sz="0" w:space="0" w:color="auto"/>
            <w:bottom w:val="none" w:sz="0" w:space="0" w:color="auto"/>
            <w:right w:val="none" w:sz="0" w:space="0" w:color="auto"/>
          </w:divBdr>
          <w:divsChild>
            <w:div w:id="1587961293">
              <w:marLeft w:val="0"/>
              <w:marRight w:val="0"/>
              <w:marTop w:val="0"/>
              <w:marBottom w:val="0"/>
              <w:divBdr>
                <w:top w:val="none" w:sz="0" w:space="0" w:color="auto"/>
                <w:left w:val="none" w:sz="0" w:space="0" w:color="auto"/>
                <w:bottom w:val="none" w:sz="0" w:space="0" w:color="auto"/>
                <w:right w:val="none" w:sz="0" w:space="0" w:color="auto"/>
              </w:divBdr>
              <w:divsChild>
                <w:div w:id="27244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440619">
      <w:bodyDiv w:val="1"/>
      <w:marLeft w:val="0"/>
      <w:marRight w:val="0"/>
      <w:marTop w:val="0"/>
      <w:marBottom w:val="0"/>
      <w:divBdr>
        <w:top w:val="none" w:sz="0" w:space="0" w:color="auto"/>
        <w:left w:val="none" w:sz="0" w:space="0" w:color="auto"/>
        <w:bottom w:val="none" w:sz="0" w:space="0" w:color="auto"/>
        <w:right w:val="none" w:sz="0" w:space="0" w:color="auto"/>
      </w:divBdr>
      <w:divsChild>
        <w:div w:id="668606751">
          <w:marLeft w:val="0"/>
          <w:marRight w:val="0"/>
          <w:marTop w:val="0"/>
          <w:marBottom w:val="0"/>
          <w:divBdr>
            <w:top w:val="none" w:sz="0" w:space="0" w:color="auto"/>
            <w:left w:val="none" w:sz="0" w:space="0" w:color="auto"/>
            <w:bottom w:val="none" w:sz="0" w:space="0" w:color="auto"/>
            <w:right w:val="none" w:sz="0" w:space="0" w:color="auto"/>
          </w:divBdr>
          <w:divsChild>
            <w:div w:id="588660107">
              <w:marLeft w:val="0"/>
              <w:marRight w:val="0"/>
              <w:marTop w:val="0"/>
              <w:marBottom w:val="0"/>
              <w:divBdr>
                <w:top w:val="none" w:sz="0" w:space="0" w:color="auto"/>
                <w:left w:val="none" w:sz="0" w:space="0" w:color="auto"/>
                <w:bottom w:val="none" w:sz="0" w:space="0" w:color="auto"/>
                <w:right w:val="none" w:sz="0" w:space="0" w:color="auto"/>
              </w:divBdr>
              <w:divsChild>
                <w:div w:id="31727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495131">
      <w:bodyDiv w:val="1"/>
      <w:marLeft w:val="0"/>
      <w:marRight w:val="0"/>
      <w:marTop w:val="0"/>
      <w:marBottom w:val="0"/>
      <w:divBdr>
        <w:top w:val="none" w:sz="0" w:space="0" w:color="auto"/>
        <w:left w:val="none" w:sz="0" w:space="0" w:color="auto"/>
        <w:bottom w:val="none" w:sz="0" w:space="0" w:color="auto"/>
        <w:right w:val="none" w:sz="0" w:space="0" w:color="auto"/>
      </w:divBdr>
      <w:divsChild>
        <w:div w:id="480275588">
          <w:marLeft w:val="0"/>
          <w:marRight w:val="0"/>
          <w:marTop w:val="0"/>
          <w:marBottom w:val="0"/>
          <w:divBdr>
            <w:top w:val="none" w:sz="0" w:space="0" w:color="auto"/>
            <w:left w:val="none" w:sz="0" w:space="0" w:color="auto"/>
            <w:bottom w:val="none" w:sz="0" w:space="0" w:color="auto"/>
            <w:right w:val="none" w:sz="0" w:space="0" w:color="auto"/>
          </w:divBdr>
          <w:divsChild>
            <w:div w:id="177458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653500">
      <w:bodyDiv w:val="1"/>
      <w:marLeft w:val="0"/>
      <w:marRight w:val="0"/>
      <w:marTop w:val="0"/>
      <w:marBottom w:val="0"/>
      <w:divBdr>
        <w:top w:val="none" w:sz="0" w:space="0" w:color="auto"/>
        <w:left w:val="none" w:sz="0" w:space="0" w:color="auto"/>
        <w:bottom w:val="none" w:sz="0" w:space="0" w:color="auto"/>
        <w:right w:val="none" w:sz="0" w:space="0" w:color="auto"/>
      </w:divBdr>
    </w:div>
    <w:div w:id="642201486">
      <w:bodyDiv w:val="1"/>
      <w:marLeft w:val="0"/>
      <w:marRight w:val="0"/>
      <w:marTop w:val="0"/>
      <w:marBottom w:val="0"/>
      <w:divBdr>
        <w:top w:val="none" w:sz="0" w:space="0" w:color="auto"/>
        <w:left w:val="none" w:sz="0" w:space="0" w:color="auto"/>
        <w:bottom w:val="none" w:sz="0" w:space="0" w:color="auto"/>
        <w:right w:val="none" w:sz="0" w:space="0" w:color="auto"/>
      </w:divBdr>
    </w:div>
    <w:div w:id="660501298">
      <w:bodyDiv w:val="1"/>
      <w:marLeft w:val="0"/>
      <w:marRight w:val="0"/>
      <w:marTop w:val="0"/>
      <w:marBottom w:val="0"/>
      <w:divBdr>
        <w:top w:val="none" w:sz="0" w:space="0" w:color="auto"/>
        <w:left w:val="none" w:sz="0" w:space="0" w:color="auto"/>
        <w:bottom w:val="none" w:sz="0" w:space="0" w:color="auto"/>
        <w:right w:val="none" w:sz="0" w:space="0" w:color="auto"/>
      </w:divBdr>
    </w:div>
    <w:div w:id="662508392">
      <w:bodyDiv w:val="1"/>
      <w:marLeft w:val="0"/>
      <w:marRight w:val="0"/>
      <w:marTop w:val="0"/>
      <w:marBottom w:val="0"/>
      <w:divBdr>
        <w:top w:val="none" w:sz="0" w:space="0" w:color="auto"/>
        <w:left w:val="none" w:sz="0" w:space="0" w:color="auto"/>
        <w:bottom w:val="none" w:sz="0" w:space="0" w:color="auto"/>
        <w:right w:val="none" w:sz="0" w:space="0" w:color="auto"/>
      </w:divBdr>
      <w:divsChild>
        <w:div w:id="301161479">
          <w:marLeft w:val="0"/>
          <w:marRight w:val="0"/>
          <w:marTop w:val="0"/>
          <w:marBottom w:val="0"/>
          <w:divBdr>
            <w:top w:val="none" w:sz="0" w:space="0" w:color="auto"/>
            <w:left w:val="none" w:sz="0" w:space="0" w:color="auto"/>
            <w:bottom w:val="none" w:sz="0" w:space="0" w:color="auto"/>
            <w:right w:val="none" w:sz="0" w:space="0" w:color="auto"/>
          </w:divBdr>
          <w:divsChild>
            <w:div w:id="1723864002">
              <w:marLeft w:val="0"/>
              <w:marRight w:val="0"/>
              <w:marTop w:val="0"/>
              <w:marBottom w:val="0"/>
              <w:divBdr>
                <w:top w:val="none" w:sz="0" w:space="0" w:color="auto"/>
                <w:left w:val="none" w:sz="0" w:space="0" w:color="auto"/>
                <w:bottom w:val="none" w:sz="0" w:space="0" w:color="auto"/>
                <w:right w:val="none" w:sz="0" w:space="0" w:color="auto"/>
              </w:divBdr>
              <w:divsChild>
                <w:div w:id="145236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281709">
      <w:bodyDiv w:val="1"/>
      <w:marLeft w:val="0"/>
      <w:marRight w:val="0"/>
      <w:marTop w:val="0"/>
      <w:marBottom w:val="0"/>
      <w:divBdr>
        <w:top w:val="none" w:sz="0" w:space="0" w:color="auto"/>
        <w:left w:val="none" w:sz="0" w:space="0" w:color="auto"/>
        <w:bottom w:val="none" w:sz="0" w:space="0" w:color="auto"/>
        <w:right w:val="none" w:sz="0" w:space="0" w:color="auto"/>
      </w:divBdr>
      <w:divsChild>
        <w:div w:id="1221407668">
          <w:marLeft w:val="0"/>
          <w:marRight w:val="0"/>
          <w:marTop w:val="0"/>
          <w:marBottom w:val="0"/>
          <w:divBdr>
            <w:top w:val="none" w:sz="0" w:space="0" w:color="auto"/>
            <w:left w:val="none" w:sz="0" w:space="0" w:color="auto"/>
            <w:bottom w:val="none" w:sz="0" w:space="0" w:color="auto"/>
            <w:right w:val="none" w:sz="0" w:space="0" w:color="auto"/>
          </w:divBdr>
          <w:divsChild>
            <w:div w:id="1304239782">
              <w:marLeft w:val="0"/>
              <w:marRight w:val="0"/>
              <w:marTop w:val="0"/>
              <w:marBottom w:val="0"/>
              <w:divBdr>
                <w:top w:val="none" w:sz="0" w:space="0" w:color="auto"/>
                <w:left w:val="none" w:sz="0" w:space="0" w:color="auto"/>
                <w:bottom w:val="none" w:sz="0" w:space="0" w:color="auto"/>
                <w:right w:val="none" w:sz="0" w:space="0" w:color="auto"/>
              </w:divBdr>
              <w:divsChild>
                <w:div w:id="88004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798071">
      <w:bodyDiv w:val="1"/>
      <w:marLeft w:val="0"/>
      <w:marRight w:val="0"/>
      <w:marTop w:val="0"/>
      <w:marBottom w:val="0"/>
      <w:divBdr>
        <w:top w:val="none" w:sz="0" w:space="0" w:color="auto"/>
        <w:left w:val="none" w:sz="0" w:space="0" w:color="auto"/>
        <w:bottom w:val="none" w:sz="0" w:space="0" w:color="auto"/>
        <w:right w:val="none" w:sz="0" w:space="0" w:color="auto"/>
      </w:divBdr>
      <w:divsChild>
        <w:div w:id="533621318">
          <w:marLeft w:val="0"/>
          <w:marRight w:val="0"/>
          <w:marTop w:val="0"/>
          <w:marBottom w:val="0"/>
          <w:divBdr>
            <w:top w:val="none" w:sz="0" w:space="0" w:color="auto"/>
            <w:left w:val="none" w:sz="0" w:space="0" w:color="auto"/>
            <w:bottom w:val="none" w:sz="0" w:space="0" w:color="auto"/>
            <w:right w:val="none" w:sz="0" w:space="0" w:color="auto"/>
          </w:divBdr>
          <w:divsChild>
            <w:div w:id="408507358">
              <w:marLeft w:val="0"/>
              <w:marRight w:val="0"/>
              <w:marTop w:val="0"/>
              <w:marBottom w:val="0"/>
              <w:divBdr>
                <w:top w:val="none" w:sz="0" w:space="0" w:color="auto"/>
                <w:left w:val="none" w:sz="0" w:space="0" w:color="auto"/>
                <w:bottom w:val="none" w:sz="0" w:space="0" w:color="auto"/>
                <w:right w:val="none" w:sz="0" w:space="0" w:color="auto"/>
              </w:divBdr>
              <w:divsChild>
                <w:div w:id="1909608014">
                  <w:marLeft w:val="0"/>
                  <w:marRight w:val="0"/>
                  <w:marTop w:val="0"/>
                  <w:marBottom w:val="0"/>
                  <w:divBdr>
                    <w:top w:val="none" w:sz="0" w:space="0" w:color="auto"/>
                    <w:left w:val="none" w:sz="0" w:space="0" w:color="auto"/>
                    <w:bottom w:val="none" w:sz="0" w:space="0" w:color="auto"/>
                    <w:right w:val="none" w:sz="0" w:space="0" w:color="auto"/>
                  </w:divBdr>
                  <w:divsChild>
                    <w:div w:id="111020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774093">
      <w:bodyDiv w:val="1"/>
      <w:marLeft w:val="0"/>
      <w:marRight w:val="0"/>
      <w:marTop w:val="0"/>
      <w:marBottom w:val="0"/>
      <w:divBdr>
        <w:top w:val="none" w:sz="0" w:space="0" w:color="auto"/>
        <w:left w:val="none" w:sz="0" w:space="0" w:color="auto"/>
        <w:bottom w:val="none" w:sz="0" w:space="0" w:color="auto"/>
        <w:right w:val="none" w:sz="0" w:space="0" w:color="auto"/>
      </w:divBdr>
      <w:divsChild>
        <w:div w:id="89738059">
          <w:marLeft w:val="0"/>
          <w:marRight w:val="0"/>
          <w:marTop w:val="0"/>
          <w:marBottom w:val="0"/>
          <w:divBdr>
            <w:top w:val="none" w:sz="0" w:space="0" w:color="auto"/>
            <w:left w:val="none" w:sz="0" w:space="0" w:color="auto"/>
            <w:bottom w:val="none" w:sz="0" w:space="0" w:color="auto"/>
            <w:right w:val="none" w:sz="0" w:space="0" w:color="auto"/>
          </w:divBdr>
          <w:divsChild>
            <w:div w:id="194539438">
              <w:marLeft w:val="0"/>
              <w:marRight w:val="0"/>
              <w:marTop w:val="0"/>
              <w:marBottom w:val="0"/>
              <w:divBdr>
                <w:top w:val="none" w:sz="0" w:space="0" w:color="auto"/>
                <w:left w:val="none" w:sz="0" w:space="0" w:color="auto"/>
                <w:bottom w:val="none" w:sz="0" w:space="0" w:color="auto"/>
                <w:right w:val="none" w:sz="0" w:space="0" w:color="auto"/>
              </w:divBdr>
              <w:divsChild>
                <w:div w:id="136991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312847">
      <w:bodyDiv w:val="1"/>
      <w:marLeft w:val="0"/>
      <w:marRight w:val="0"/>
      <w:marTop w:val="0"/>
      <w:marBottom w:val="0"/>
      <w:divBdr>
        <w:top w:val="none" w:sz="0" w:space="0" w:color="auto"/>
        <w:left w:val="none" w:sz="0" w:space="0" w:color="auto"/>
        <w:bottom w:val="none" w:sz="0" w:space="0" w:color="auto"/>
        <w:right w:val="none" w:sz="0" w:space="0" w:color="auto"/>
      </w:divBdr>
    </w:div>
    <w:div w:id="691613072">
      <w:bodyDiv w:val="1"/>
      <w:marLeft w:val="0"/>
      <w:marRight w:val="0"/>
      <w:marTop w:val="0"/>
      <w:marBottom w:val="0"/>
      <w:divBdr>
        <w:top w:val="none" w:sz="0" w:space="0" w:color="auto"/>
        <w:left w:val="none" w:sz="0" w:space="0" w:color="auto"/>
        <w:bottom w:val="none" w:sz="0" w:space="0" w:color="auto"/>
        <w:right w:val="none" w:sz="0" w:space="0" w:color="auto"/>
      </w:divBdr>
      <w:divsChild>
        <w:div w:id="1155757976">
          <w:marLeft w:val="0"/>
          <w:marRight w:val="0"/>
          <w:marTop w:val="0"/>
          <w:marBottom w:val="0"/>
          <w:divBdr>
            <w:top w:val="none" w:sz="0" w:space="0" w:color="auto"/>
            <w:left w:val="none" w:sz="0" w:space="0" w:color="auto"/>
            <w:bottom w:val="none" w:sz="0" w:space="0" w:color="auto"/>
            <w:right w:val="none" w:sz="0" w:space="0" w:color="auto"/>
          </w:divBdr>
          <w:divsChild>
            <w:div w:id="951936406">
              <w:marLeft w:val="0"/>
              <w:marRight w:val="0"/>
              <w:marTop w:val="0"/>
              <w:marBottom w:val="0"/>
              <w:divBdr>
                <w:top w:val="none" w:sz="0" w:space="0" w:color="auto"/>
                <w:left w:val="none" w:sz="0" w:space="0" w:color="auto"/>
                <w:bottom w:val="none" w:sz="0" w:space="0" w:color="auto"/>
                <w:right w:val="none" w:sz="0" w:space="0" w:color="auto"/>
              </w:divBdr>
              <w:divsChild>
                <w:div w:id="209153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759389">
      <w:bodyDiv w:val="1"/>
      <w:marLeft w:val="0"/>
      <w:marRight w:val="0"/>
      <w:marTop w:val="0"/>
      <w:marBottom w:val="0"/>
      <w:divBdr>
        <w:top w:val="none" w:sz="0" w:space="0" w:color="auto"/>
        <w:left w:val="none" w:sz="0" w:space="0" w:color="auto"/>
        <w:bottom w:val="none" w:sz="0" w:space="0" w:color="auto"/>
        <w:right w:val="none" w:sz="0" w:space="0" w:color="auto"/>
      </w:divBdr>
      <w:divsChild>
        <w:div w:id="1183469988">
          <w:marLeft w:val="0"/>
          <w:marRight w:val="0"/>
          <w:marTop w:val="0"/>
          <w:marBottom w:val="0"/>
          <w:divBdr>
            <w:top w:val="none" w:sz="0" w:space="0" w:color="auto"/>
            <w:left w:val="none" w:sz="0" w:space="0" w:color="auto"/>
            <w:bottom w:val="none" w:sz="0" w:space="0" w:color="auto"/>
            <w:right w:val="none" w:sz="0" w:space="0" w:color="auto"/>
          </w:divBdr>
          <w:divsChild>
            <w:div w:id="1987657697">
              <w:marLeft w:val="0"/>
              <w:marRight w:val="0"/>
              <w:marTop w:val="0"/>
              <w:marBottom w:val="0"/>
              <w:divBdr>
                <w:top w:val="none" w:sz="0" w:space="0" w:color="auto"/>
                <w:left w:val="none" w:sz="0" w:space="0" w:color="auto"/>
                <w:bottom w:val="none" w:sz="0" w:space="0" w:color="auto"/>
                <w:right w:val="none" w:sz="0" w:space="0" w:color="auto"/>
              </w:divBdr>
              <w:divsChild>
                <w:div w:id="161574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003434">
      <w:bodyDiv w:val="1"/>
      <w:marLeft w:val="0"/>
      <w:marRight w:val="0"/>
      <w:marTop w:val="0"/>
      <w:marBottom w:val="0"/>
      <w:divBdr>
        <w:top w:val="none" w:sz="0" w:space="0" w:color="auto"/>
        <w:left w:val="none" w:sz="0" w:space="0" w:color="auto"/>
        <w:bottom w:val="none" w:sz="0" w:space="0" w:color="auto"/>
        <w:right w:val="none" w:sz="0" w:space="0" w:color="auto"/>
      </w:divBdr>
      <w:divsChild>
        <w:div w:id="1046098635">
          <w:marLeft w:val="0"/>
          <w:marRight w:val="0"/>
          <w:marTop w:val="0"/>
          <w:marBottom w:val="0"/>
          <w:divBdr>
            <w:top w:val="none" w:sz="0" w:space="0" w:color="auto"/>
            <w:left w:val="none" w:sz="0" w:space="0" w:color="auto"/>
            <w:bottom w:val="none" w:sz="0" w:space="0" w:color="auto"/>
            <w:right w:val="none" w:sz="0" w:space="0" w:color="auto"/>
          </w:divBdr>
          <w:divsChild>
            <w:div w:id="847017440">
              <w:marLeft w:val="0"/>
              <w:marRight w:val="0"/>
              <w:marTop w:val="0"/>
              <w:marBottom w:val="0"/>
              <w:divBdr>
                <w:top w:val="none" w:sz="0" w:space="0" w:color="auto"/>
                <w:left w:val="none" w:sz="0" w:space="0" w:color="auto"/>
                <w:bottom w:val="none" w:sz="0" w:space="0" w:color="auto"/>
                <w:right w:val="none" w:sz="0" w:space="0" w:color="auto"/>
              </w:divBdr>
              <w:divsChild>
                <w:div w:id="702905771">
                  <w:marLeft w:val="0"/>
                  <w:marRight w:val="0"/>
                  <w:marTop w:val="0"/>
                  <w:marBottom w:val="0"/>
                  <w:divBdr>
                    <w:top w:val="none" w:sz="0" w:space="0" w:color="auto"/>
                    <w:left w:val="none" w:sz="0" w:space="0" w:color="auto"/>
                    <w:bottom w:val="none" w:sz="0" w:space="0" w:color="auto"/>
                    <w:right w:val="none" w:sz="0" w:space="0" w:color="auto"/>
                  </w:divBdr>
                  <w:divsChild>
                    <w:div w:id="154956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386597">
      <w:bodyDiv w:val="1"/>
      <w:marLeft w:val="0"/>
      <w:marRight w:val="0"/>
      <w:marTop w:val="0"/>
      <w:marBottom w:val="0"/>
      <w:divBdr>
        <w:top w:val="none" w:sz="0" w:space="0" w:color="auto"/>
        <w:left w:val="none" w:sz="0" w:space="0" w:color="auto"/>
        <w:bottom w:val="none" w:sz="0" w:space="0" w:color="auto"/>
        <w:right w:val="none" w:sz="0" w:space="0" w:color="auto"/>
      </w:divBdr>
      <w:divsChild>
        <w:div w:id="1937443421">
          <w:marLeft w:val="0"/>
          <w:marRight w:val="0"/>
          <w:marTop w:val="0"/>
          <w:marBottom w:val="0"/>
          <w:divBdr>
            <w:top w:val="none" w:sz="0" w:space="0" w:color="auto"/>
            <w:left w:val="none" w:sz="0" w:space="0" w:color="auto"/>
            <w:bottom w:val="none" w:sz="0" w:space="0" w:color="auto"/>
            <w:right w:val="none" w:sz="0" w:space="0" w:color="auto"/>
          </w:divBdr>
        </w:div>
      </w:divsChild>
    </w:div>
    <w:div w:id="718943869">
      <w:bodyDiv w:val="1"/>
      <w:marLeft w:val="0"/>
      <w:marRight w:val="0"/>
      <w:marTop w:val="0"/>
      <w:marBottom w:val="0"/>
      <w:divBdr>
        <w:top w:val="none" w:sz="0" w:space="0" w:color="auto"/>
        <w:left w:val="none" w:sz="0" w:space="0" w:color="auto"/>
        <w:bottom w:val="none" w:sz="0" w:space="0" w:color="auto"/>
        <w:right w:val="none" w:sz="0" w:space="0" w:color="auto"/>
      </w:divBdr>
      <w:divsChild>
        <w:div w:id="2030134170">
          <w:marLeft w:val="0"/>
          <w:marRight w:val="0"/>
          <w:marTop w:val="0"/>
          <w:marBottom w:val="0"/>
          <w:divBdr>
            <w:top w:val="none" w:sz="0" w:space="0" w:color="auto"/>
            <w:left w:val="none" w:sz="0" w:space="0" w:color="auto"/>
            <w:bottom w:val="none" w:sz="0" w:space="0" w:color="auto"/>
            <w:right w:val="none" w:sz="0" w:space="0" w:color="auto"/>
          </w:divBdr>
          <w:divsChild>
            <w:div w:id="2054037246">
              <w:marLeft w:val="0"/>
              <w:marRight w:val="0"/>
              <w:marTop w:val="0"/>
              <w:marBottom w:val="0"/>
              <w:divBdr>
                <w:top w:val="none" w:sz="0" w:space="0" w:color="auto"/>
                <w:left w:val="none" w:sz="0" w:space="0" w:color="auto"/>
                <w:bottom w:val="none" w:sz="0" w:space="0" w:color="auto"/>
                <w:right w:val="none" w:sz="0" w:space="0" w:color="auto"/>
              </w:divBdr>
              <w:divsChild>
                <w:div w:id="14833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377715">
      <w:bodyDiv w:val="1"/>
      <w:marLeft w:val="0"/>
      <w:marRight w:val="0"/>
      <w:marTop w:val="0"/>
      <w:marBottom w:val="0"/>
      <w:divBdr>
        <w:top w:val="none" w:sz="0" w:space="0" w:color="auto"/>
        <w:left w:val="none" w:sz="0" w:space="0" w:color="auto"/>
        <w:bottom w:val="none" w:sz="0" w:space="0" w:color="auto"/>
        <w:right w:val="none" w:sz="0" w:space="0" w:color="auto"/>
      </w:divBdr>
    </w:div>
    <w:div w:id="730352526">
      <w:bodyDiv w:val="1"/>
      <w:marLeft w:val="0"/>
      <w:marRight w:val="0"/>
      <w:marTop w:val="0"/>
      <w:marBottom w:val="0"/>
      <w:divBdr>
        <w:top w:val="none" w:sz="0" w:space="0" w:color="auto"/>
        <w:left w:val="none" w:sz="0" w:space="0" w:color="auto"/>
        <w:bottom w:val="none" w:sz="0" w:space="0" w:color="auto"/>
        <w:right w:val="none" w:sz="0" w:space="0" w:color="auto"/>
      </w:divBdr>
    </w:div>
    <w:div w:id="732389828">
      <w:bodyDiv w:val="1"/>
      <w:marLeft w:val="0"/>
      <w:marRight w:val="0"/>
      <w:marTop w:val="0"/>
      <w:marBottom w:val="0"/>
      <w:divBdr>
        <w:top w:val="none" w:sz="0" w:space="0" w:color="auto"/>
        <w:left w:val="none" w:sz="0" w:space="0" w:color="auto"/>
        <w:bottom w:val="none" w:sz="0" w:space="0" w:color="auto"/>
        <w:right w:val="none" w:sz="0" w:space="0" w:color="auto"/>
      </w:divBdr>
      <w:divsChild>
        <w:div w:id="1704206890">
          <w:marLeft w:val="0"/>
          <w:marRight w:val="0"/>
          <w:marTop w:val="0"/>
          <w:marBottom w:val="0"/>
          <w:divBdr>
            <w:top w:val="none" w:sz="0" w:space="0" w:color="auto"/>
            <w:left w:val="none" w:sz="0" w:space="0" w:color="auto"/>
            <w:bottom w:val="none" w:sz="0" w:space="0" w:color="auto"/>
            <w:right w:val="none" w:sz="0" w:space="0" w:color="auto"/>
          </w:divBdr>
          <w:divsChild>
            <w:div w:id="413749123">
              <w:marLeft w:val="0"/>
              <w:marRight w:val="0"/>
              <w:marTop w:val="0"/>
              <w:marBottom w:val="0"/>
              <w:divBdr>
                <w:top w:val="none" w:sz="0" w:space="0" w:color="auto"/>
                <w:left w:val="none" w:sz="0" w:space="0" w:color="auto"/>
                <w:bottom w:val="none" w:sz="0" w:space="0" w:color="auto"/>
                <w:right w:val="none" w:sz="0" w:space="0" w:color="auto"/>
              </w:divBdr>
              <w:divsChild>
                <w:div w:id="1307777610">
                  <w:marLeft w:val="0"/>
                  <w:marRight w:val="0"/>
                  <w:marTop w:val="0"/>
                  <w:marBottom w:val="0"/>
                  <w:divBdr>
                    <w:top w:val="none" w:sz="0" w:space="0" w:color="auto"/>
                    <w:left w:val="none" w:sz="0" w:space="0" w:color="auto"/>
                    <w:bottom w:val="none" w:sz="0" w:space="0" w:color="auto"/>
                    <w:right w:val="none" w:sz="0" w:space="0" w:color="auto"/>
                  </w:divBdr>
                  <w:divsChild>
                    <w:div w:id="185526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384563">
      <w:bodyDiv w:val="1"/>
      <w:marLeft w:val="0"/>
      <w:marRight w:val="0"/>
      <w:marTop w:val="0"/>
      <w:marBottom w:val="0"/>
      <w:divBdr>
        <w:top w:val="none" w:sz="0" w:space="0" w:color="auto"/>
        <w:left w:val="none" w:sz="0" w:space="0" w:color="auto"/>
        <w:bottom w:val="none" w:sz="0" w:space="0" w:color="auto"/>
        <w:right w:val="none" w:sz="0" w:space="0" w:color="auto"/>
      </w:divBdr>
    </w:div>
    <w:div w:id="765152316">
      <w:bodyDiv w:val="1"/>
      <w:marLeft w:val="0"/>
      <w:marRight w:val="0"/>
      <w:marTop w:val="0"/>
      <w:marBottom w:val="0"/>
      <w:divBdr>
        <w:top w:val="none" w:sz="0" w:space="0" w:color="auto"/>
        <w:left w:val="none" w:sz="0" w:space="0" w:color="auto"/>
        <w:bottom w:val="none" w:sz="0" w:space="0" w:color="auto"/>
        <w:right w:val="none" w:sz="0" w:space="0" w:color="auto"/>
      </w:divBdr>
    </w:div>
    <w:div w:id="766464638">
      <w:bodyDiv w:val="1"/>
      <w:marLeft w:val="0"/>
      <w:marRight w:val="0"/>
      <w:marTop w:val="0"/>
      <w:marBottom w:val="0"/>
      <w:divBdr>
        <w:top w:val="none" w:sz="0" w:space="0" w:color="auto"/>
        <w:left w:val="none" w:sz="0" w:space="0" w:color="auto"/>
        <w:bottom w:val="none" w:sz="0" w:space="0" w:color="auto"/>
        <w:right w:val="none" w:sz="0" w:space="0" w:color="auto"/>
      </w:divBdr>
      <w:divsChild>
        <w:div w:id="198710978">
          <w:marLeft w:val="0"/>
          <w:marRight w:val="0"/>
          <w:marTop w:val="0"/>
          <w:marBottom w:val="0"/>
          <w:divBdr>
            <w:top w:val="none" w:sz="0" w:space="0" w:color="auto"/>
            <w:left w:val="none" w:sz="0" w:space="0" w:color="auto"/>
            <w:bottom w:val="none" w:sz="0" w:space="0" w:color="auto"/>
            <w:right w:val="none" w:sz="0" w:space="0" w:color="auto"/>
          </w:divBdr>
          <w:divsChild>
            <w:div w:id="1843277587">
              <w:marLeft w:val="0"/>
              <w:marRight w:val="0"/>
              <w:marTop w:val="0"/>
              <w:marBottom w:val="0"/>
              <w:divBdr>
                <w:top w:val="none" w:sz="0" w:space="0" w:color="auto"/>
                <w:left w:val="none" w:sz="0" w:space="0" w:color="auto"/>
                <w:bottom w:val="none" w:sz="0" w:space="0" w:color="auto"/>
                <w:right w:val="none" w:sz="0" w:space="0" w:color="auto"/>
              </w:divBdr>
              <w:divsChild>
                <w:div w:id="47699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821020">
      <w:bodyDiv w:val="1"/>
      <w:marLeft w:val="0"/>
      <w:marRight w:val="0"/>
      <w:marTop w:val="0"/>
      <w:marBottom w:val="0"/>
      <w:divBdr>
        <w:top w:val="none" w:sz="0" w:space="0" w:color="auto"/>
        <w:left w:val="none" w:sz="0" w:space="0" w:color="auto"/>
        <w:bottom w:val="none" w:sz="0" w:space="0" w:color="auto"/>
        <w:right w:val="none" w:sz="0" w:space="0" w:color="auto"/>
      </w:divBdr>
      <w:divsChild>
        <w:div w:id="1900627330">
          <w:marLeft w:val="0"/>
          <w:marRight w:val="0"/>
          <w:marTop w:val="0"/>
          <w:marBottom w:val="0"/>
          <w:divBdr>
            <w:top w:val="none" w:sz="0" w:space="0" w:color="auto"/>
            <w:left w:val="none" w:sz="0" w:space="0" w:color="auto"/>
            <w:bottom w:val="none" w:sz="0" w:space="0" w:color="auto"/>
            <w:right w:val="none" w:sz="0" w:space="0" w:color="auto"/>
          </w:divBdr>
          <w:divsChild>
            <w:div w:id="1870532385">
              <w:marLeft w:val="0"/>
              <w:marRight w:val="0"/>
              <w:marTop w:val="0"/>
              <w:marBottom w:val="0"/>
              <w:divBdr>
                <w:top w:val="none" w:sz="0" w:space="0" w:color="auto"/>
                <w:left w:val="none" w:sz="0" w:space="0" w:color="auto"/>
                <w:bottom w:val="none" w:sz="0" w:space="0" w:color="auto"/>
                <w:right w:val="none" w:sz="0" w:space="0" w:color="auto"/>
              </w:divBdr>
              <w:divsChild>
                <w:div w:id="86987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145324">
      <w:bodyDiv w:val="1"/>
      <w:marLeft w:val="0"/>
      <w:marRight w:val="0"/>
      <w:marTop w:val="0"/>
      <w:marBottom w:val="0"/>
      <w:divBdr>
        <w:top w:val="none" w:sz="0" w:space="0" w:color="auto"/>
        <w:left w:val="none" w:sz="0" w:space="0" w:color="auto"/>
        <w:bottom w:val="none" w:sz="0" w:space="0" w:color="auto"/>
        <w:right w:val="none" w:sz="0" w:space="0" w:color="auto"/>
      </w:divBdr>
    </w:div>
    <w:div w:id="791245923">
      <w:bodyDiv w:val="1"/>
      <w:marLeft w:val="0"/>
      <w:marRight w:val="0"/>
      <w:marTop w:val="0"/>
      <w:marBottom w:val="0"/>
      <w:divBdr>
        <w:top w:val="none" w:sz="0" w:space="0" w:color="auto"/>
        <w:left w:val="none" w:sz="0" w:space="0" w:color="auto"/>
        <w:bottom w:val="none" w:sz="0" w:space="0" w:color="auto"/>
        <w:right w:val="none" w:sz="0" w:space="0" w:color="auto"/>
      </w:divBdr>
    </w:div>
    <w:div w:id="800995503">
      <w:bodyDiv w:val="1"/>
      <w:marLeft w:val="0"/>
      <w:marRight w:val="0"/>
      <w:marTop w:val="0"/>
      <w:marBottom w:val="0"/>
      <w:divBdr>
        <w:top w:val="none" w:sz="0" w:space="0" w:color="auto"/>
        <w:left w:val="none" w:sz="0" w:space="0" w:color="auto"/>
        <w:bottom w:val="none" w:sz="0" w:space="0" w:color="auto"/>
        <w:right w:val="none" w:sz="0" w:space="0" w:color="auto"/>
      </w:divBdr>
      <w:divsChild>
        <w:div w:id="948859233">
          <w:marLeft w:val="0"/>
          <w:marRight w:val="0"/>
          <w:marTop w:val="0"/>
          <w:marBottom w:val="0"/>
          <w:divBdr>
            <w:top w:val="none" w:sz="0" w:space="0" w:color="auto"/>
            <w:left w:val="none" w:sz="0" w:space="0" w:color="auto"/>
            <w:bottom w:val="none" w:sz="0" w:space="0" w:color="auto"/>
            <w:right w:val="none" w:sz="0" w:space="0" w:color="auto"/>
          </w:divBdr>
          <w:divsChild>
            <w:div w:id="782188613">
              <w:marLeft w:val="0"/>
              <w:marRight w:val="0"/>
              <w:marTop w:val="0"/>
              <w:marBottom w:val="0"/>
              <w:divBdr>
                <w:top w:val="none" w:sz="0" w:space="0" w:color="auto"/>
                <w:left w:val="none" w:sz="0" w:space="0" w:color="auto"/>
                <w:bottom w:val="none" w:sz="0" w:space="0" w:color="auto"/>
                <w:right w:val="none" w:sz="0" w:space="0" w:color="auto"/>
              </w:divBdr>
              <w:divsChild>
                <w:div w:id="192899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570791">
      <w:bodyDiv w:val="1"/>
      <w:marLeft w:val="0"/>
      <w:marRight w:val="0"/>
      <w:marTop w:val="0"/>
      <w:marBottom w:val="0"/>
      <w:divBdr>
        <w:top w:val="none" w:sz="0" w:space="0" w:color="auto"/>
        <w:left w:val="none" w:sz="0" w:space="0" w:color="auto"/>
        <w:bottom w:val="none" w:sz="0" w:space="0" w:color="auto"/>
        <w:right w:val="none" w:sz="0" w:space="0" w:color="auto"/>
      </w:divBdr>
      <w:divsChild>
        <w:div w:id="387344596">
          <w:marLeft w:val="0"/>
          <w:marRight w:val="0"/>
          <w:marTop w:val="0"/>
          <w:marBottom w:val="0"/>
          <w:divBdr>
            <w:top w:val="none" w:sz="0" w:space="0" w:color="auto"/>
            <w:left w:val="none" w:sz="0" w:space="0" w:color="auto"/>
            <w:bottom w:val="none" w:sz="0" w:space="0" w:color="auto"/>
            <w:right w:val="none" w:sz="0" w:space="0" w:color="auto"/>
          </w:divBdr>
          <w:divsChild>
            <w:div w:id="1944142096">
              <w:marLeft w:val="0"/>
              <w:marRight w:val="0"/>
              <w:marTop w:val="0"/>
              <w:marBottom w:val="0"/>
              <w:divBdr>
                <w:top w:val="none" w:sz="0" w:space="0" w:color="auto"/>
                <w:left w:val="none" w:sz="0" w:space="0" w:color="auto"/>
                <w:bottom w:val="none" w:sz="0" w:space="0" w:color="auto"/>
                <w:right w:val="none" w:sz="0" w:space="0" w:color="auto"/>
              </w:divBdr>
              <w:divsChild>
                <w:div w:id="540560466">
                  <w:marLeft w:val="0"/>
                  <w:marRight w:val="0"/>
                  <w:marTop w:val="0"/>
                  <w:marBottom w:val="0"/>
                  <w:divBdr>
                    <w:top w:val="none" w:sz="0" w:space="0" w:color="auto"/>
                    <w:left w:val="none" w:sz="0" w:space="0" w:color="auto"/>
                    <w:bottom w:val="none" w:sz="0" w:space="0" w:color="auto"/>
                    <w:right w:val="none" w:sz="0" w:space="0" w:color="auto"/>
                  </w:divBdr>
                  <w:divsChild>
                    <w:div w:id="14491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816775">
      <w:bodyDiv w:val="1"/>
      <w:marLeft w:val="0"/>
      <w:marRight w:val="0"/>
      <w:marTop w:val="0"/>
      <w:marBottom w:val="0"/>
      <w:divBdr>
        <w:top w:val="none" w:sz="0" w:space="0" w:color="auto"/>
        <w:left w:val="none" w:sz="0" w:space="0" w:color="auto"/>
        <w:bottom w:val="none" w:sz="0" w:space="0" w:color="auto"/>
        <w:right w:val="none" w:sz="0" w:space="0" w:color="auto"/>
      </w:divBdr>
      <w:divsChild>
        <w:div w:id="1702854192">
          <w:marLeft w:val="0"/>
          <w:marRight w:val="0"/>
          <w:marTop w:val="0"/>
          <w:marBottom w:val="0"/>
          <w:divBdr>
            <w:top w:val="none" w:sz="0" w:space="0" w:color="auto"/>
            <w:left w:val="none" w:sz="0" w:space="0" w:color="auto"/>
            <w:bottom w:val="none" w:sz="0" w:space="0" w:color="auto"/>
            <w:right w:val="none" w:sz="0" w:space="0" w:color="auto"/>
          </w:divBdr>
          <w:divsChild>
            <w:div w:id="2100371701">
              <w:marLeft w:val="0"/>
              <w:marRight w:val="0"/>
              <w:marTop w:val="0"/>
              <w:marBottom w:val="0"/>
              <w:divBdr>
                <w:top w:val="none" w:sz="0" w:space="0" w:color="auto"/>
                <w:left w:val="none" w:sz="0" w:space="0" w:color="auto"/>
                <w:bottom w:val="none" w:sz="0" w:space="0" w:color="auto"/>
                <w:right w:val="none" w:sz="0" w:space="0" w:color="auto"/>
              </w:divBdr>
              <w:divsChild>
                <w:div w:id="122985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883209">
      <w:bodyDiv w:val="1"/>
      <w:marLeft w:val="0"/>
      <w:marRight w:val="0"/>
      <w:marTop w:val="0"/>
      <w:marBottom w:val="0"/>
      <w:divBdr>
        <w:top w:val="none" w:sz="0" w:space="0" w:color="auto"/>
        <w:left w:val="none" w:sz="0" w:space="0" w:color="auto"/>
        <w:bottom w:val="none" w:sz="0" w:space="0" w:color="auto"/>
        <w:right w:val="none" w:sz="0" w:space="0" w:color="auto"/>
      </w:divBdr>
      <w:divsChild>
        <w:div w:id="1110856301">
          <w:marLeft w:val="0"/>
          <w:marRight w:val="0"/>
          <w:marTop w:val="0"/>
          <w:marBottom w:val="0"/>
          <w:divBdr>
            <w:top w:val="none" w:sz="0" w:space="0" w:color="auto"/>
            <w:left w:val="none" w:sz="0" w:space="0" w:color="auto"/>
            <w:bottom w:val="none" w:sz="0" w:space="0" w:color="auto"/>
            <w:right w:val="none" w:sz="0" w:space="0" w:color="auto"/>
          </w:divBdr>
          <w:divsChild>
            <w:div w:id="265693766">
              <w:marLeft w:val="0"/>
              <w:marRight w:val="0"/>
              <w:marTop w:val="0"/>
              <w:marBottom w:val="0"/>
              <w:divBdr>
                <w:top w:val="none" w:sz="0" w:space="0" w:color="auto"/>
                <w:left w:val="none" w:sz="0" w:space="0" w:color="auto"/>
                <w:bottom w:val="none" w:sz="0" w:space="0" w:color="auto"/>
                <w:right w:val="none" w:sz="0" w:space="0" w:color="auto"/>
              </w:divBdr>
              <w:divsChild>
                <w:div w:id="1015109992">
                  <w:marLeft w:val="0"/>
                  <w:marRight w:val="0"/>
                  <w:marTop w:val="0"/>
                  <w:marBottom w:val="0"/>
                  <w:divBdr>
                    <w:top w:val="none" w:sz="0" w:space="0" w:color="auto"/>
                    <w:left w:val="none" w:sz="0" w:space="0" w:color="auto"/>
                    <w:bottom w:val="none" w:sz="0" w:space="0" w:color="auto"/>
                    <w:right w:val="none" w:sz="0" w:space="0" w:color="auto"/>
                  </w:divBdr>
                  <w:divsChild>
                    <w:div w:id="58217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092538">
      <w:bodyDiv w:val="1"/>
      <w:marLeft w:val="0"/>
      <w:marRight w:val="0"/>
      <w:marTop w:val="0"/>
      <w:marBottom w:val="0"/>
      <w:divBdr>
        <w:top w:val="none" w:sz="0" w:space="0" w:color="auto"/>
        <w:left w:val="none" w:sz="0" w:space="0" w:color="auto"/>
        <w:bottom w:val="none" w:sz="0" w:space="0" w:color="auto"/>
        <w:right w:val="none" w:sz="0" w:space="0" w:color="auto"/>
      </w:divBdr>
      <w:divsChild>
        <w:div w:id="1080326704">
          <w:marLeft w:val="0"/>
          <w:marRight w:val="0"/>
          <w:marTop w:val="0"/>
          <w:marBottom w:val="0"/>
          <w:divBdr>
            <w:top w:val="none" w:sz="0" w:space="0" w:color="auto"/>
            <w:left w:val="none" w:sz="0" w:space="0" w:color="auto"/>
            <w:bottom w:val="none" w:sz="0" w:space="0" w:color="auto"/>
            <w:right w:val="none" w:sz="0" w:space="0" w:color="auto"/>
          </w:divBdr>
          <w:divsChild>
            <w:div w:id="2142379102">
              <w:marLeft w:val="0"/>
              <w:marRight w:val="0"/>
              <w:marTop w:val="0"/>
              <w:marBottom w:val="0"/>
              <w:divBdr>
                <w:top w:val="none" w:sz="0" w:space="0" w:color="auto"/>
                <w:left w:val="none" w:sz="0" w:space="0" w:color="auto"/>
                <w:bottom w:val="none" w:sz="0" w:space="0" w:color="auto"/>
                <w:right w:val="none" w:sz="0" w:space="0" w:color="auto"/>
              </w:divBdr>
              <w:divsChild>
                <w:div w:id="24951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325806">
      <w:bodyDiv w:val="1"/>
      <w:marLeft w:val="0"/>
      <w:marRight w:val="0"/>
      <w:marTop w:val="0"/>
      <w:marBottom w:val="0"/>
      <w:divBdr>
        <w:top w:val="none" w:sz="0" w:space="0" w:color="auto"/>
        <w:left w:val="none" w:sz="0" w:space="0" w:color="auto"/>
        <w:bottom w:val="none" w:sz="0" w:space="0" w:color="auto"/>
        <w:right w:val="none" w:sz="0" w:space="0" w:color="auto"/>
      </w:divBdr>
      <w:divsChild>
        <w:div w:id="1922519634">
          <w:marLeft w:val="0"/>
          <w:marRight w:val="0"/>
          <w:marTop w:val="0"/>
          <w:marBottom w:val="0"/>
          <w:divBdr>
            <w:top w:val="none" w:sz="0" w:space="0" w:color="auto"/>
            <w:left w:val="none" w:sz="0" w:space="0" w:color="auto"/>
            <w:bottom w:val="none" w:sz="0" w:space="0" w:color="auto"/>
            <w:right w:val="none" w:sz="0" w:space="0" w:color="auto"/>
          </w:divBdr>
          <w:divsChild>
            <w:div w:id="2009675359">
              <w:marLeft w:val="0"/>
              <w:marRight w:val="0"/>
              <w:marTop w:val="0"/>
              <w:marBottom w:val="0"/>
              <w:divBdr>
                <w:top w:val="none" w:sz="0" w:space="0" w:color="auto"/>
                <w:left w:val="none" w:sz="0" w:space="0" w:color="auto"/>
                <w:bottom w:val="none" w:sz="0" w:space="0" w:color="auto"/>
                <w:right w:val="none" w:sz="0" w:space="0" w:color="auto"/>
              </w:divBdr>
              <w:divsChild>
                <w:div w:id="136690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813016">
      <w:bodyDiv w:val="1"/>
      <w:marLeft w:val="0"/>
      <w:marRight w:val="0"/>
      <w:marTop w:val="0"/>
      <w:marBottom w:val="0"/>
      <w:divBdr>
        <w:top w:val="none" w:sz="0" w:space="0" w:color="auto"/>
        <w:left w:val="none" w:sz="0" w:space="0" w:color="auto"/>
        <w:bottom w:val="none" w:sz="0" w:space="0" w:color="auto"/>
        <w:right w:val="none" w:sz="0" w:space="0" w:color="auto"/>
      </w:divBdr>
      <w:divsChild>
        <w:div w:id="1660765750">
          <w:marLeft w:val="0"/>
          <w:marRight w:val="0"/>
          <w:marTop w:val="0"/>
          <w:marBottom w:val="0"/>
          <w:divBdr>
            <w:top w:val="none" w:sz="0" w:space="0" w:color="auto"/>
            <w:left w:val="none" w:sz="0" w:space="0" w:color="auto"/>
            <w:bottom w:val="none" w:sz="0" w:space="0" w:color="auto"/>
            <w:right w:val="none" w:sz="0" w:space="0" w:color="auto"/>
          </w:divBdr>
          <w:divsChild>
            <w:div w:id="447429592">
              <w:marLeft w:val="0"/>
              <w:marRight w:val="0"/>
              <w:marTop w:val="0"/>
              <w:marBottom w:val="0"/>
              <w:divBdr>
                <w:top w:val="none" w:sz="0" w:space="0" w:color="auto"/>
                <w:left w:val="none" w:sz="0" w:space="0" w:color="auto"/>
                <w:bottom w:val="none" w:sz="0" w:space="0" w:color="auto"/>
                <w:right w:val="none" w:sz="0" w:space="0" w:color="auto"/>
              </w:divBdr>
              <w:divsChild>
                <w:div w:id="1969581521">
                  <w:marLeft w:val="0"/>
                  <w:marRight w:val="0"/>
                  <w:marTop w:val="0"/>
                  <w:marBottom w:val="0"/>
                  <w:divBdr>
                    <w:top w:val="none" w:sz="0" w:space="0" w:color="auto"/>
                    <w:left w:val="none" w:sz="0" w:space="0" w:color="auto"/>
                    <w:bottom w:val="none" w:sz="0" w:space="0" w:color="auto"/>
                    <w:right w:val="none" w:sz="0" w:space="0" w:color="auto"/>
                  </w:divBdr>
                  <w:divsChild>
                    <w:div w:id="21191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587878">
      <w:bodyDiv w:val="1"/>
      <w:marLeft w:val="0"/>
      <w:marRight w:val="0"/>
      <w:marTop w:val="0"/>
      <w:marBottom w:val="0"/>
      <w:divBdr>
        <w:top w:val="none" w:sz="0" w:space="0" w:color="auto"/>
        <w:left w:val="none" w:sz="0" w:space="0" w:color="auto"/>
        <w:bottom w:val="none" w:sz="0" w:space="0" w:color="auto"/>
        <w:right w:val="none" w:sz="0" w:space="0" w:color="auto"/>
      </w:divBdr>
      <w:divsChild>
        <w:div w:id="2101871884">
          <w:marLeft w:val="0"/>
          <w:marRight w:val="0"/>
          <w:marTop w:val="0"/>
          <w:marBottom w:val="0"/>
          <w:divBdr>
            <w:top w:val="none" w:sz="0" w:space="0" w:color="auto"/>
            <w:left w:val="none" w:sz="0" w:space="0" w:color="auto"/>
            <w:bottom w:val="none" w:sz="0" w:space="0" w:color="auto"/>
            <w:right w:val="none" w:sz="0" w:space="0" w:color="auto"/>
          </w:divBdr>
          <w:divsChild>
            <w:div w:id="1155610911">
              <w:marLeft w:val="0"/>
              <w:marRight w:val="0"/>
              <w:marTop w:val="0"/>
              <w:marBottom w:val="0"/>
              <w:divBdr>
                <w:top w:val="none" w:sz="0" w:space="0" w:color="auto"/>
                <w:left w:val="none" w:sz="0" w:space="0" w:color="auto"/>
                <w:bottom w:val="none" w:sz="0" w:space="0" w:color="auto"/>
                <w:right w:val="none" w:sz="0" w:space="0" w:color="auto"/>
              </w:divBdr>
              <w:divsChild>
                <w:div w:id="212946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965770">
      <w:bodyDiv w:val="1"/>
      <w:marLeft w:val="0"/>
      <w:marRight w:val="0"/>
      <w:marTop w:val="0"/>
      <w:marBottom w:val="0"/>
      <w:divBdr>
        <w:top w:val="none" w:sz="0" w:space="0" w:color="auto"/>
        <w:left w:val="none" w:sz="0" w:space="0" w:color="auto"/>
        <w:bottom w:val="none" w:sz="0" w:space="0" w:color="auto"/>
        <w:right w:val="none" w:sz="0" w:space="0" w:color="auto"/>
      </w:divBdr>
      <w:divsChild>
        <w:div w:id="2120492079">
          <w:marLeft w:val="0"/>
          <w:marRight w:val="0"/>
          <w:marTop w:val="0"/>
          <w:marBottom w:val="0"/>
          <w:divBdr>
            <w:top w:val="none" w:sz="0" w:space="0" w:color="auto"/>
            <w:left w:val="none" w:sz="0" w:space="0" w:color="auto"/>
            <w:bottom w:val="none" w:sz="0" w:space="0" w:color="auto"/>
            <w:right w:val="none" w:sz="0" w:space="0" w:color="auto"/>
          </w:divBdr>
          <w:divsChild>
            <w:div w:id="2027175927">
              <w:marLeft w:val="0"/>
              <w:marRight w:val="0"/>
              <w:marTop w:val="0"/>
              <w:marBottom w:val="0"/>
              <w:divBdr>
                <w:top w:val="none" w:sz="0" w:space="0" w:color="auto"/>
                <w:left w:val="none" w:sz="0" w:space="0" w:color="auto"/>
                <w:bottom w:val="none" w:sz="0" w:space="0" w:color="auto"/>
                <w:right w:val="none" w:sz="0" w:space="0" w:color="auto"/>
              </w:divBdr>
              <w:divsChild>
                <w:div w:id="59278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787709">
      <w:bodyDiv w:val="1"/>
      <w:marLeft w:val="0"/>
      <w:marRight w:val="0"/>
      <w:marTop w:val="0"/>
      <w:marBottom w:val="0"/>
      <w:divBdr>
        <w:top w:val="none" w:sz="0" w:space="0" w:color="auto"/>
        <w:left w:val="none" w:sz="0" w:space="0" w:color="auto"/>
        <w:bottom w:val="none" w:sz="0" w:space="0" w:color="auto"/>
        <w:right w:val="none" w:sz="0" w:space="0" w:color="auto"/>
      </w:divBdr>
      <w:divsChild>
        <w:div w:id="818889100">
          <w:marLeft w:val="0"/>
          <w:marRight w:val="0"/>
          <w:marTop w:val="0"/>
          <w:marBottom w:val="0"/>
          <w:divBdr>
            <w:top w:val="none" w:sz="0" w:space="0" w:color="auto"/>
            <w:left w:val="none" w:sz="0" w:space="0" w:color="auto"/>
            <w:bottom w:val="none" w:sz="0" w:space="0" w:color="auto"/>
            <w:right w:val="none" w:sz="0" w:space="0" w:color="auto"/>
          </w:divBdr>
          <w:divsChild>
            <w:div w:id="1076323146">
              <w:marLeft w:val="0"/>
              <w:marRight w:val="0"/>
              <w:marTop w:val="0"/>
              <w:marBottom w:val="0"/>
              <w:divBdr>
                <w:top w:val="none" w:sz="0" w:space="0" w:color="auto"/>
                <w:left w:val="none" w:sz="0" w:space="0" w:color="auto"/>
                <w:bottom w:val="none" w:sz="0" w:space="0" w:color="auto"/>
                <w:right w:val="none" w:sz="0" w:space="0" w:color="auto"/>
              </w:divBdr>
              <w:divsChild>
                <w:div w:id="64069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177869">
      <w:bodyDiv w:val="1"/>
      <w:marLeft w:val="0"/>
      <w:marRight w:val="0"/>
      <w:marTop w:val="0"/>
      <w:marBottom w:val="0"/>
      <w:divBdr>
        <w:top w:val="none" w:sz="0" w:space="0" w:color="auto"/>
        <w:left w:val="none" w:sz="0" w:space="0" w:color="auto"/>
        <w:bottom w:val="none" w:sz="0" w:space="0" w:color="auto"/>
        <w:right w:val="none" w:sz="0" w:space="0" w:color="auto"/>
      </w:divBdr>
    </w:div>
    <w:div w:id="886337827">
      <w:bodyDiv w:val="1"/>
      <w:marLeft w:val="0"/>
      <w:marRight w:val="0"/>
      <w:marTop w:val="0"/>
      <w:marBottom w:val="0"/>
      <w:divBdr>
        <w:top w:val="none" w:sz="0" w:space="0" w:color="auto"/>
        <w:left w:val="none" w:sz="0" w:space="0" w:color="auto"/>
        <w:bottom w:val="none" w:sz="0" w:space="0" w:color="auto"/>
        <w:right w:val="none" w:sz="0" w:space="0" w:color="auto"/>
      </w:divBdr>
      <w:divsChild>
        <w:div w:id="502358591">
          <w:marLeft w:val="0"/>
          <w:marRight w:val="0"/>
          <w:marTop w:val="0"/>
          <w:marBottom w:val="0"/>
          <w:divBdr>
            <w:top w:val="none" w:sz="0" w:space="0" w:color="auto"/>
            <w:left w:val="none" w:sz="0" w:space="0" w:color="auto"/>
            <w:bottom w:val="none" w:sz="0" w:space="0" w:color="auto"/>
            <w:right w:val="none" w:sz="0" w:space="0" w:color="auto"/>
          </w:divBdr>
          <w:divsChild>
            <w:div w:id="1830098469">
              <w:marLeft w:val="0"/>
              <w:marRight w:val="0"/>
              <w:marTop w:val="0"/>
              <w:marBottom w:val="0"/>
              <w:divBdr>
                <w:top w:val="none" w:sz="0" w:space="0" w:color="auto"/>
                <w:left w:val="none" w:sz="0" w:space="0" w:color="auto"/>
                <w:bottom w:val="none" w:sz="0" w:space="0" w:color="auto"/>
                <w:right w:val="none" w:sz="0" w:space="0" w:color="auto"/>
              </w:divBdr>
              <w:divsChild>
                <w:div w:id="272640002">
                  <w:marLeft w:val="0"/>
                  <w:marRight w:val="0"/>
                  <w:marTop w:val="0"/>
                  <w:marBottom w:val="0"/>
                  <w:divBdr>
                    <w:top w:val="none" w:sz="0" w:space="0" w:color="auto"/>
                    <w:left w:val="none" w:sz="0" w:space="0" w:color="auto"/>
                    <w:bottom w:val="none" w:sz="0" w:space="0" w:color="auto"/>
                    <w:right w:val="none" w:sz="0" w:space="0" w:color="auto"/>
                  </w:divBdr>
                  <w:divsChild>
                    <w:div w:id="111779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109046">
      <w:bodyDiv w:val="1"/>
      <w:marLeft w:val="0"/>
      <w:marRight w:val="0"/>
      <w:marTop w:val="0"/>
      <w:marBottom w:val="0"/>
      <w:divBdr>
        <w:top w:val="none" w:sz="0" w:space="0" w:color="auto"/>
        <w:left w:val="none" w:sz="0" w:space="0" w:color="auto"/>
        <w:bottom w:val="none" w:sz="0" w:space="0" w:color="auto"/>
        <w:right w:val="none" w:sz="0" w:space="0" w:color="auto"/>
      </w:divBdr>
      <w:divsChild>
        <w:div w:id="183053380">
          <w:marLeft w:val="0"/>
          <w:marRight w:val="0"/>
          <w:marTop w:val="0"/>
          <w:marBottom w:val="0"/>
          <w:divBdr>
            <w:top w:val="none" w:sz="0" w:space="0" w:color="auto"/>
            <w:left w:val="none" w:sz="0" w:space="0" w:color="auto"/>
            <w:bottom w:val="none" w:sz="0" w:space="0" w:color="auto"/>
            <w:right w:val="none" w:sz="0" w:space="0" w:color="auto"/>
          </w:divBdr>
          <w:divsChild>
            <w:div w:id="126681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29151">
      <w:bodyDiv w:val="1"/>
      <w:marLeft w:val="0"/>
      <w:marRight w:val="0"/>
      <w:marTop w:val="0"/>
      <w:marBottom w:val="0"/>
      <w:divBdr>
        <w:top w:val="none" w:sz="0" w:space="0" w:color="auto"/>
        <w:left w:val="none" w:sz="0" w:space="0" w:color="auto"/>
        <w:bottom w:val="none" w:sz="0" w:space="0" w:color="auto"/>
        <w:right w:val="none" w:sz="0" w:space="0" w:color="auto"/>
      </w:divBdr>
      <w:divsChild>
        <w:div w:id="1486165208">
          <w:marLeft w:val="0"/>
          <w:marRight w:val="0"/>
          <w:marTop w:val="0"/>
          <w:marBottom w:val="0"/>
          <w:divBdr>
            <w:top w:val="none" w:sz="0" w:space="0" w:color="auto"/>
            <w:left w:val="none" w:sz="0" w:space="0" w:color="auto"/>
            <w:bottom w:val="none" w:sz="0" w:space="0" w:color="auto"/>
            <w:right w:val="none" w:sz="0" w:space="0" w:color="auto"/>
          </w:divBdr>
          <w:divsChild>
            <w:div w:id="71966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393843">
      <w:bodyDiv w:val="1"/>
      <w:marLeft w:val="0"/>
      <w:marRight w:val="0"/>
      <w:marTop w:val="0"/>
      <w:marBottom w:val="0"/>
      <w:divBdr>
        <w:top w:val="none" w:sz="0" w:space="0" w:color="auto"/>
        <w:left w:val="none" w:sz="0" w:space="0" w:color="auto"/>
        <w:bottom w:val="none" w:sz="0" w:space="0" w:color="auto"/>
        <w:right w:val="none" w:sz="0" w:space="0" w:color="auto"/>
      </w:divBdr>
      <w:divsChild>
        <w:div w:id="153494408">
          <w:marLeft w:val="0"/>
          <w:marRight w:val="0"/>
          <w:marTop w:val="0"/>
          <w:marBottom w:val="0"/>
          <w:divBdr>
            <w:top w:val="none" w:sz="0" w:space="0" w:color="auto"/>
            <w:left w:val="none" w:sz="0" w:space="0" w:color="auto"/>
            <w:bottom w:val="none" w:sz="0" w:space="0" w:color="auto"/>
            <w:right w:val="none" w:sz="0" w:space="0" w:color="auto"/>
          </w:divBdr>
          <w:divsChild>
            <w:div w:id="853687320">
              <w:marLeft w:val="0"/>
              <w:marRight w:val="0"/>
              <w:marTop w:val="0"/>
              <w:marBottom w:val="0"/>
              <w:divBdr>
                <w:top w:val="none" w:sz="0" w:space="0" w:color="auto"/>
                <w:left w:val="none" w:sz="0" w:space="0" w:color="auto"/>
                <w:bottom w:val="none" w:sz="0" w:space="0" w:color="auto"/>
                <w:right w:val="none" w:sz="0" w:space="0" w:color="auto"/>
              </w:divBdr>
              <w:divsChild>
                <w:div w:id="223832136">
                  <w:marLeft w:val="0"/>
                  <w:marRight w:val="0"/>
                  <w:marTop w:val="0"/>
                  <w:marBottom w:val="0"/>
                  <w:divBdr>
                    <w:top w:val="none" w:sz="0" w:space="0" w:color="auto"/>
                    <w:left w:val="none" w:sz="0" w:space="0" w:color="auto"/>
                    <w:bottom w:val="none" w:sz="0" w:space="0" w:color="auto"/>
                    <w:right w:val="none" w:sz="0" w:space="0" w:color="auto"/>
                  </w:divBdr>
                  <w:divsChild>
                    <w:div w:id="173049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782157">
      <w:bodyDiv w:val="1"/>
      <w:marLeft w:val="0"/>
      <w:marRight w:val="0"/>
      <w:marTop w:val="0"/>
      <w:marBottom w:val="0"/>
      <w:divBdr>
        <w:top w:val="none" w:sz="0" w:space="0" w:color="auto"/>
        <w:left w:val="none" w:sz="0" w:space="0" w:color="auto"/>
        <w:bottom w:val="none" w:sz="0" w:space="0" w:color="auto"/>
        <w:right w:val="none" w:sz="0" w:space="0" w:color="auto"/>
      </w:divBdr>
      <w:divsChild>
        <w:div w:id="290550747">
          <w:marLeft w:val="0"/>
          <w:marRight w:val="0"/>
          <w:marTop w:val="0"/>
          <w:marBottom w:val="0"/>
          <w:divBdr>
            <w:top w:val="none" w:sz="0" w:space="0" w:color="auto"/>
            <w:left w:val="none" w:sz="0" w:space="0" w:color="auto"/>
            <w:bottom w:val="none" w:sz="0" w:space="0" w:color="auto"/>
            <w:right w:val="none" w:sz="0" w:space="0" w:color="auto"/>
          </w:divBdr>
          <w:divsChild>
            <w:div w:id="2042047481">
              <w:marLeft w:val="0"/>
              <w:marRight w:val="0"/>
              <w:marTop w:val="0"/>
              <w:marBottom w:val="0"/>
              <w:divBdr>
                <w:top w:val="none" w:sz="0" w:space="0" w:color="auto"/>
                <w:left w:val="none" w:sz="0" w:space="0" w:color="auto"/>
                <w:bottom w:val="none" w:sz="0" w:space="0" w:color="auto"/>
                <w:right w:val="none" w:sz="0" w:space="0" w:color="auto"/>
              </w:divBdr>
              <w:divsChild>
                <w:div w:id="52699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497768">
      <w:bodyDiv w:val="1"/>
      <w:marLeft w:val="0"/>
      <w:marRight w:val="0"/>
      <w:marTop w:val="0"/>
      <w:marBottom w:val="0"/>
      <w:divBdr>
        <w:top w:val="none" w:sz="0" w:space="0" w:color="auto"/>
        <w:left w:val="none" w:sz="0" w:space="0" w:color="auto"/>
        <w:bottom w:val="none" w:sz="0" w:space="0" w:color="auto"/>
        <w:right w:val="none" w:sz="0" w:space="0" w:color="auto"/>
      </w:divBdr>
      <w:divsChild>
        <w:div w:id="481125067">
          <w:marLeft w:val="0"/>
          <w:marRight w:val="0"/>
          <w:marTop w:val="0"/>
          <w:marBottom w:val="0"/>
          <w:divBdr>
            <w:top w:val="none" w:sz="0" w:space="0" w:color="auto"/>
            <w:left w:val="none" w:sz="0" w:space="0" w:color="auto"/>
            <w:bottom w:val="none" w:sz="0" w:space="0" w:color="auto"/>
            <w:right w:val="none" w:sz="0" w:space="0" w:color="auto"/>
          </w:divBdr>
          <w:divsChild>
            <w:div w:id="2031833211">
              <w:marLeft w:val="0"/>
              <w:marRight w:val="0"/>
              <w:marTop w:val="0"/>
              <w:marBottom w:val="0"/>
              <w:divBdr>
                <w:top w:val="none" w:sz="0" w:space="0" w:color="auto"/>
                <w:left w:val="none" w:sz="0" w:space="0" w:color="auto"/>
                <w:bottom w:val="none" w:sz="0" w:space="0" w:color="auto"/>
                <w:right w:val="none" w:sz="0" w:space="0" w:color="auto"/>
              </w:divBdr>
              <w:divsChild>
                <w:div w:id="1045911413">
                  <w:marLeft w:val="0"/>
                  <w:marRight w:val="0"/>
                  <w:marTop w:val="0"/>
                  <w:marBottom w:val="0"/>
                  <w:divBdr>
                    <w:top w:val="none" w:sz="0" w:space="0" w:color="auto"/>
                    <w:left w:val="none" w:sz="0" w:space="0" w:color="auto"/>
                    <w:bottom w:val="none" w:sz="0" w:space="0" w:color="auto"/>
                    <w:right w:val="none" w:sz="0" w:space="0" w:color="auto"/>
                  </w:divBdr>
                </w:div>
                <w:div w:id="131244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13186">
      <w:bodyDiv w:val="1"/>
      <w:marLeft w:val="0"/>
      <w:marRight w:val="0"/>
      <w:marTop w:val="0"/>
      <w:marBottom w:val="0"/>
      <w:divBdr>
        <w:top w:val="none" w:sz="0" w:space="0" w:color="auto"/>
        <w:left w:val="none" w:sz="0" w:space="0" w:color="auto"/>
        <w:bottom w:val="none" w:sz="0" w:space="0" w:color="auto"/>
        <w:right w:val="none" w:sz="0" w:space="0" w:color="auto"/>
      </w:divBdr>
      <w:divsChild>
        <w:div w:id="528104470">
          <w:marLeft w:val="0"/>
          <w:marRight w:val="0"/>
          <w:marTop w:val="0"/>
          <w:marBottom w:val="0"/>
          <w:divBdr>
            <w:top w:val="none" w:sz="0" w:space="0" w:color="auto"/>
            <w:left w:val="none" w:sz="0" w:space="0" w:color="auto"/>
            <w:bottom w:val="none" w:sz="0" w:space="0" w:color="auto"/>
            <w:right w:val="none" w:sz="0" w:space="0" w:color="auto"/>
          </w:divBdr>
          <w:divsChild>
            <w:div w:id="1771585571">
              <w:marLeft w:val="0"/>
              <w:marRight w:val="0"/>
              <w:marTop w:val="0"/>
              <w:marBottom w:val="0"/>
              <w:divBdr>
                <w:top w:val="none" w:sz="0" w:space="0" w:color="auto"/>
                <w:left w:val="none" w:sz="0" w:space="0" w:color="auto"/>
                <w:bottom w:val="none" w:sz="0" w:space="0" w:color="auto"/>
                <w:right w:val="none" w:sz="0" w:space="0" w:color="auto"/>
              </w:divBdr>
              <w:divsChild>
                <w:div w:id="58623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262899">
      <w:bodyDiv w:val="1"/>
      <w:marLeft w:val="0"/>
      <w:marRight w:val="0"/>
      <w:marTop w:val="0"/>
      <w:marBottom w:val="0"/>
      <w:divBdr>
        <w:top w:val="none" w:sz="0" w:space="0" w:color="auto"/>
        <w:left w:val="none" w:sz="0" w:space="0" w:color="auto"/>
        <w:bottom w:val="none" w:sz="0" w:space="0" w:color="auto"/>
        <w:right w:val="none" w:sz="0" w:space="0" w:color="auto"/>
      </w:divBdr>
      <w:divsChild>
        <w:div w:id="2060207334">
          <w:marLeft w:val="0"/>
          <w:marRight w:val="0"/>
          <w:marTop w:val="0"/>
          <w:marBottom w:val="0"/>
          <w:divBdr>
            <w:top w:val="none" w:sz="0" w:space="0" w:color="auto"/>
            <w:left w:val="none" w:sz="0" w:space="0" w:color="auto"/>
            <w:bottom w:val="none" w:sz="0" w:space="0" w:color="auto"/>
            <w:right w:val="none" w:sz="0" w:space="0" w:color="auto"/>
          </w:divBdr>
          <w:divsChild>
            <w:div w:id="1451895027">
              <w:marLeft w:val="0"/>
              <w:marRight w:val="0"/>
              <w:marTop w:val="0"/>
              <w:marBottom w:val="0"/>
              <w:divBdr>
                <w:top w:val="none" w:sz="0" w:space="0" w:color="auto"/>
                <w:left w:val="none" w:sz="0" w:space="0" w:color="auto"/>
                <w:bottom w:val="none" w:sz="0" w:space="0" w:color="auto"/>
                <w:right w:val="none" w:sz="0" w:space="0" w:color="auto"/>
              </w:divBdr>
              <w:divsChild>
                <w:div w:id="201333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833091">
      <w:bodyDiv w:val="1"/>
      <w:marLeft w:val="0"/>
      <w:marRight w:val="0"/>
      <w:marTop w:val="0"/>
      <w:marBottom w:val="0"/>
      <w:divBdr>
        <w:top w:val="none" w:sz="0" w:space="0" w:color="auto"/>
        <w:left w:val="none" w:sz="0" w:space="0" w:color="auto"/>
        <w:bottom w:val="none" w:sz="0" w:space="0" w:color="auto"/>
        <w:right w:val="none" w:sz="0" w:space="0" w:color="auto"/>
      </w:divBdr>
      <w:divsChild>
        <w:div w:id="1567062573">
          <w:marLeft w:val="0"/>
          <w:marRight w:val="0"/>
          <w:marTop w:val="0"/>
          <w:marBottom w:val="0"/>
          <w:divBdr>
            <w:top w:val="none" w:sz="0" w:space="0" w:color="auto"/>
            <w:left w:val="none" w:sz="0" w:space="0" w:color="auto"/>
            <w:bottom w:val="none" w:sz="0" w:space="0" w:color="auto"/>
            <w:right w:val="none" w:sz="0" w:space="0" w:color="auto"/>
          </w:divBdr>
          <w:divsChild>
            <w:div w:id="2122450653">
              <w:marLeft w:val="0"/>
              <w:marRight w:val="0"/>
              <w:marTop w:val="0"/>
              <w:marBottom w:val="0"/>
              <w:divBdr>
                <w:top w:val="none" w:sz="0" w:space="0" w:color="auto"/>
                <w:left w:val="none" w:sz="0" w:space="0" w:color="auto"/>
                <w:bottom w:val="none" w:sz="0" w:space="0" w:color="auto"/>
                <w:right w:val="none" w:sz="0" w:space="0" w:color="auto"/>
              </w:divBdr>
              <w:divsChild>
                <w:div w:id="57482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612619">
      <w:bodyDiv w:val="1"/>
      <w:marLeft w:val="0"/>
      <w:marRight w:val="0"/>
      <w:marTop w:val="0"/>
      <w:marBottom w:val="0"/>
      <w:divBdr>
        <w:top w:val="none" w:sz="0" w:space="0" w:color="auto"/>
        <w:left w:val="none" w:sz="0" w:space="0" w:color="auto"/>
        <w:bottom w:val="none" w:sz="0" w:space="0" w:color="auto"/>
        <w:right w:val="none" w:sz="0" w:space="0" w:color="auto"/>
      </w:divBdr>
      <w:divsChild>
        <w:div w:id="117720961">
          <w:marLeft w:val="0"/>
          <w:marRight w:val="0"/>
          <w:marTop w:val="0"/>
          <w:marBottom w:val="0"/>
          <w:divBdr>
            <w:top w:val="none" w:sz="0" w:space="0" w:color="auto"/>
            <w:left w:val="none" w:sz="0" w:space="0" w:color="auto"/>
            <w:bottom w:val="none" w:sz="0" w:space="0" w:color="auto"/>
            <w:right w:val="none" w:sz="0" w:space="0" w:color="auto"/>
          </w:divBdr>
          <w:divsChild>
            <w:div w:id="36734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4774">
      <w:bodyDiv w:val="1"/>
      <w:marLeft w:val="0"/>
      <w:marRight w:val="0"/>
      <w:marTop w:val="0"/>
      <w:marBottom w:val="0"/>
      <w:divBdr>
        <w:top w:val="none" w:sz="0" w:space="0" w:color="auto"/>
        <w:left w:val="none" w:sz="0" w:space="0" w:color="auto"/>
        <w:bottom w:val="none" w:sz="0" w:space="0" w:color="auto"/>
        <w:right w:val="none" w:sz="0" w:space="0" w:color="auto"/>
      </w:divBdr>
      <w:divsChild>
        <w:div w:id="1769616626">
          <w:marLeft w:val="0"/>
          <w:marRight w:val="0"/>
          <w:marTop w:val="0"/>
          <w:marBottom w:val="0"/>
          <w:divBdr>
            <w:top w:val="none" w:sz="0" w:space="0" w:color="auto"/>
            <w:left w:val="none" w:sz="0" w:space="0" w:color="auto"/>
            <w:bottom w:val="none" w:sz="0" w:space="0" w:color="auto"/>
            <w:right w:val="none" w:sz="0" w:space="0" w:color="auto"/>
          </w:divBdr>
          <w:divsChild>
            <w:div w:id="241910291">
              <w:marLeft w:val="0"/>
              <w:marRight w:val="0"/>
              <w:marTop w:val="0"/>
              <w:marBottom w:val="0"/>
              <w:divBdr>
                <w:top w:val="none" w:sz="0" w:space="0" w:color="auto"/>
                <w:left w:val="none" w:sz="0" w:space="0" w:color="auto"/>
                <w:bottom w:val="none" w:sz="0" w:space="0" w:color="auto"/>
                <w:right w:val="none" w:sz="0" w:space="0" w:color="auto"/>
              </w:divBdr>
              <w:divsChild>
                <w:div w:id="36969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121489">
      <w:bodyDiv w:val="1"/>
      <w:marLeft w:val="0"/>
      <w:marRight w:val="0"/>
      <w:marTop w:val="0"/>
      <w:marBottom w:val="0"/>
      <w:divBdr>
        <w:top w:val="none" w:sz="0" w:space="0" w:color="auto"/>
        <w:left w:val="none" w:sz="0" w:space="0" w:color="auto"/>
        <w:bottom w:val="none" w:sz="0" w:space="0" w:color="auto"/>
        <w:right w:val="none" w:sz="0" w:space="0" w:color="auto"/>
      </w:divBdr>
      <w:divsChild>
        <w:div w:id="121045734">
          <w:marLeft w:val="0"/>
          <w:marRight w:val="0"/>
          <w:marTop w:val="0"/>
          <w:marBottom w:val="0"/>
          <w:divBdr>
            <w:top w:val="none" w:sz="0" w:space="0" w:color="auto"/>
            <w:left w:val="none" w:sz="0" w:space="0" w:color="auto"/>
            <w:bottom w:val="none" w:sz="0" w:space="0" w:color="auto"/>
            <w:right w:val="none" w:sz="0" w:space="0" w:color="auto"/>
          </w:divBdr>
          <w:divsChild>
            <w:div w:id="286545963">
              <w:marLeft w:val="0"/>
              <w:marRight w:val="0"/>
              <w:marTop w:val="0"/>
              <w:marBottom w:val="0"/>
              <w:divBdr>
                <w:top w:val="none" w:sz="0" w:space="0" w:color="auto"/>
                <w:left w:val="none" w:sz="0" w:space="0" w:color="auto"/>
                <w:bottom w:val="none" w:sz="0" w:space="0" w:color="auto"/>
                <w:right w:val="none" w:sz="0" w:space="0" w:color="auto"/>
              </w:divBdr>
              <w:divsChild>
                <w:div w:id="168447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165318">
      <w:bodyDiv w:val="1"/>
      <w:marLeft w:val="0"/>
      <w:marRight w:val="0"/>
      <w:marTop w:val="0"/>
      <w:marBottom w:val="0"/>
      <w:divBdr>
        <w:top w:val="none" w:sz="0" w:space="0" w:color="auto"/>
        <w:left w:val="none" w:sz="0" w:space="0" w:color="auto"/>
        <w:bottom w:val="none" w:sz="0" w:space="0" w:color="auto"/>
        <w:right w:val="none" w:sz="0" w:space="0" w:color="auto"/>
      </w:divBdr>
      <w:divsChild>
        <w:div w:id="875895668">
          <w:marLeft w:val="0"/>
          <w:marRight w:val="0"/>
          <w:marTop w:val="0"/>
          <w:marBottom w:val="0"/>
          <w:divBdr>
            <w:top w:val="none" w:sz="0" w:space="0" w:color="auto"/>
            <w:left w:val="none" w:sz="0" w:space="0" w:color="auto"/>
            <w:bottom w:val="none" w:sz="0" w:space="0" w:color="auto"/>
            <w:right w:val="none" w:sz="0" w:space="0" w:color="auto"/>
          </w:divBdr>
          <w:divsChild>
            <w:div w:id="1415856611">
              <w:marLeft w:val="0"/>
              <w:marRight w:val="0"/>
              <w:marTop w:val="0"/>
              <w:marBottom w:val="0"/>
              <w:divBdr>
                <w:top w:val="none" w:sz="0" w:space="0" w:color="auto"/>
                <w:left w:val="none" w:sz="0" w:space="0" w:color="auto"/>
                <w:bottom w:val="none" w:sz="0" w:space="0" w:color="auto"/>
                <w:right w:val="none" w:sz="0" w:space="0" w:color="auto"/>
              </w:divBdr>
              <w:divsChild>
                <w:div w:id="107408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481601">
      <w:bodyDiv w:val="1"/>
      <w:marLeft w:val="0"/>
      <w:marRight w:val="0"/>
      <w:marTop w:val="0"/>
      <w:marBottom w:val="0"/>
      <w:divBdr>
        <w:top w:val="none" w:sz="0" w:space="0" w:color="auto"/>
        <w:left w:val="none" w:sz="0" w:space="0" w:color="auto"/>
        <w:bottom w:val="none" w:sz="0" w:space="0" w:color="auto"/>
        <w:right w:val="none" w:sz="0" w:space="0" w:color="auto"/>
      </w:divBdr>
      <w:divsChild>
        <w:div w:id="1106384675">
          <w:marLeft w:val="0"/>
          <w:marRight w:val="0"/>
          <w:marTop w:val="0"/>
          <w:marBottom w:val="0"/>
          <w:divBdr>
            <w:top w:val="none" w:sz="0" w:space="0" w:color="auto"/>
            <w:left w:val="none" w:sz="0" w:space="0" w:color="auto"/>
            <w:bottom w:val="none" w:sz="0" w:space="0" w:color="auto"/>
            <w:right w:val="none" w:sz="0" w:space="0" w:color="auto"/>
          </w:divBdr>
          <w:divsChild>
            <w:div w:id="980424834">
              <w:marLeft w:val="0"/>
              <w:marRight w:val="0"/>
              <w:marTop w:val="0"/>
              <w:marBottom w:val="0"/>
              <w:divBdr>
                <w:top w:val="none" w:sz="0" w:space="0" w:color="auto"/>
                <w:left w:val="none" w:sz="0" w:space="0" w:color="auto"/>
                <w:bottom w:val="none" w:sz="0" w:space="0" w:color="auto"/>
                <w:right w:val="none" w:sz="0" w:space="0" w:color="auto"/>
              </w:divBdr>
              <w:divsChild>
                <w:div w:id="1970672576">
                  <w:marLeft w:val="0"/>
                  <w:marRight w:val="0"/>
                  <w:marTop w:val="0"/>
                  <w:marBottom w:val="0"/>
                  <w:divBdr>
                    <w:top w:val="none" w:sz="0" w:space="0" w:color="auto"/>
                    <w:left w:val="none" w:sz="0" w:space="0" w:color="auto"/>
                    <w:bottom w:val="none" w:sz="0" w:space="0" w:color="auto"/>
                    <w:right w:val="none" w:sz="0" w:space="0" w:color="auto"/>
                  </w:divBdr>
                  <w:divsChild>
                    <w:div w:id="152570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6323">
      <w:bodyDiv w:val="1"/>
      <w:marLeft w:val="0"/>
      <w:marRight w:val="0"/>
      <w:marTop w:val="0"/>
      <w:marBottom w:val="0"/>
      <w:divBdr>
        <w:top w:val="none" w:sz="0" w:space="0" w:color="auto"/>
        <w:left w:val="none" w:sz="0" w:space="0" w:color="auto"/>
        <w:bottom w:val="none" w:sz="0" w:space="0" w:color="auto"/>
        <w:right w:val="none" w:sz="0" w:space="0" w:color="auto"/>
      </w:divBdr>
      <w:divsChild>
        <w:div w:id="158415">
          <w:marLeft w:val="0"/>
          <w:marRight w:val="0"/>
          <w:marTop w:val="0"/>
          <w:marBottom w:val="0"/>
          <w:divBdr>
            <w:top w:val="none" w:sz="0" w:space="0" w:color="auto"/>
            <w:left w:val="none" w:sz="0" w:space="0" w:color="auto"/>
            <w:bottom w:val="none" w:sz="0" w:space="0" w:color="auto"/>
            <w:right w:val="none" w:sz="0" w:space="0" w:color="auto"/>
          </w:divBdr>
          <w:divsChild>
            <w:div w:id="261190387">
              <w:marLeft w:val="0"/>
              <w:marRight w:val="0"/>
              <w:marTop w:val="0"/>
              <w:marBottom w:val="0"/>
              <w:divBdr>
                <w:top w:val="none" w:sz="0" w:space="0" w:color="auto"/>
                <w:left w:val="none" w:sz="0" w:space="0" w:color="auto"/>
                <w:bottom w:val="none" w:sz="0" w:space="0" w:color="auto"/>
                <w:right w:val="none" w:sz="0" w:space="0" w:color="auto"/>
              </w:divBdr>
              <w:divsChild>
                <w:div w:id="61348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035657">
      <w:bodyDiv w:val="1"/>
      <w:marLeft w:val="0"/>
      <w:marRight w:val="0"/>
      <w:marTop w:val="0"/>
      <w:marBottom w:val="0"/>
      <w:divBdr>
        <w:top w:val="none" w:sz="0" w:space="0" w:color="auto"/>
        <w:left w:val="none" w:sz="0" w:space="0" w:color="auto"/>
        <w:bottom w:val="none" w:sz="0" w:space="0" w:color="auto"/>
        <w:right w:val="none" w:sz="0" w:space="0" w:color="auto"/>
      </w:divBdr>
      <w:divsChild>
        <w:div w:id="2042508066">
          <w:marLeft w:val="0"/>
          <w:marRight w:val="0"/>
          <w:marTop w:val="0"/>
          <w:marBottom w:val="0"/>
          <w:divBdr>
            <w:top w:val="none" w:sz="0" w:space="0" w:color="auto"/>
            <w:left w:val="none" w:sz="0" w:space="0" w:color="auto"/>
            <w:bottom w:val="none" w:sz="0" w:space="0" w:color="auto"/>
            <w:right w:val="none" w:sz="0" w:space="0" w:color="auto"/>
          </w:divBdr>
          <w:divsChild>
            <w:div w:id="1991206485">
              <w:marLeft w:val="0"/>
              <w:marRight w:val="0"/>
              <w:marTop w:val="0"/>
              <w:marBottom w:val="0"/>
              <w:divBdr>
                <w:top w:val="none" w:sz="0" w:space="0" w:color="auto"/>
                <w:left w:val="none" w:sz="0" w:space="0" w:color="auto"/>
                <w:bottom w:val="none" w:sz="0" w:space="0" w:color="auto"/>
                <w:right w:val="none" w:sz="0" w:space="0" w:color="auto"/>
              </w:divBdr>
              <w:divsChild>
                <w:div w:id="202906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075305">
      <w:bodyDiv w:val="1"/>
      <w:marLeft w:val="0"/>
      <w:marRight w:val="0"/>
      <w:marTop w:val="0"/>
      <w:marBottom w:val="0"/>
      <w:divBdr>
        <w:top w:val="none" w:sz="0" w:space="0" w:color="auto"/>
        <w:left w:val="none" w:sz="0" w:space="0" w:color="auto"/>
        <w:bottom w:val="none" w:sz="0" w:space="0" w:color="auto"/>
        <w:right w:val="none" w:sz="0" w:space="0" w:color="auto"/>
      </w:divBdr>
      <w:divsChild>
        <w:div w:id="531653620">
          <w:marLeft w:val="0"/>
          <w:marRight w:val="0"/>
          <w:marTop w:val="0"/>
          <w:marBottom w:val="0"/>
          <w:divBdr>
            <w:top w:val="none" w:sz="0" w:space="0" w:color="auto"/>
            <w:left w:val="none" w:sz="0" w:space="0" w:color="auto"/>
            <w:bottom w:val="none" w:sz="0" w:space="0" w:color="auto"/>
            <w:right w:val="none" w:sz="0" w:space="0" w:color="auto"/>
          </w:divBdr>
          <w:divsChild>
            <w:div w:id="1968124222">
              <w:marLeft w:val="0"/>
              <w:marRight w:val="0"/>
              <w:marTop w:val="0"/>
              <w:marBottom w:val="0"/>
              <w:divBdr>
                <w:top w:val="none" w:sz="0" w:space="0" w:color="auto"/>
                <w:left w:val="none" w:sz="0" w:space="0" w:color="auto"/>
                <w:bottom w:val="none" w:sz="0" w:space="0" w:color="auto"/>
                <w:right w:val="none" w:sz="0" w:space="0" w:color="auto"/>
              </w:divBdr>
              <w:divsChild>
                <w:div w:id="67812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089406">
      <w:bodyDiv w:val="1"/>
      <w:marLeft w:val="0"/>
      <w:marRight w:val="0"/>
      <w:marTop w:val="0"/>
      <w:marBottom w:val="0"/>
      <w:divBdr>
        <w:top w:val="none" w:sz="0" w:space="0" w:color="auto"/>
        <w:left w:val="none" w:sz="0" w:space="0" w:color="auto"/>
        <w:bottom w:val="none" w:sz="0" w:space="0" w:color="auto"/>
        <w:right w:val="none" w:sz="0" w:space="0" w:color="auto"/>
      </w:divBdr>
      <w:divsChild>
        <w:div w:id="2041665217">
          <w:marLeft w:val="0"/>
          <w:marRight w:val="0"/>
          <w:marTop w:val="0"/>
          <w:marBottom w:val="0"/>
          <w:divBdr>
            <w:top w:val="none" w:sz="0" w:space="0" w:color="auto"/>
            <w:left w:val="none" w:sz="0" w:space="0" w:color="auto"/>
            <w:bottom w:val="none" w:sz="0" w:space="0" w:color="auto"/>
            <w:right w:val="none" w:sz="0" w:space="0" w:color="auto"/>
          </w:divBdr>
          <w:divsChild>
            <w:div w:id="1766803978">
              <w:marLeft w:val="0"/>
              <w:marRight w:val="0"/>
              <w:marTop w:val="0"/>
              <w:marBottom w:val="0"/>
              <w:divBdr>
                <w:top w:val="none" w:sz="0" w:space="0" w:color="auto"/>
                <w:left w:val="none" w:sz="0" w:space="0" w:color="auto"/>
                <w:bottom w:val="none" w:sz="0" w:space="0" w:color="auto"/>
                <w:right w:val="none" w:sz="0" w:space="0" w:color="auto"/>
              </w:divBdr>
              <w:divsChild>
                <w:div w:id="93482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955676">
      <w:bodyDiv w:val="1"/>
      <w:marLeft w:val="0"/>
      <w:marRight w:val="0"/>
      <w:marTop w:val="0"/>
      <w:marBottom w:val="0"/>
      <w:divBdr>
        <w:top w:val="none" w:sz="0" w:space="0" w:color="auto"/>
        <w:left w:val="none" w:sz="0" w:space="0" w:color="auto"/>
        <w:bottom w:val="none" w:sz="0" w:space="0" w:color="auto"/>
        <w:right w:val="none" w:sz="0" w:space="0" w:color="auto"/>
      </w:divBdr>
      <w:divsChild>
        <w:div w:id="1583568013">
          <w:marLeft w:val="0"/>
          <w:marRight w:val="0"/>
          <w:marTop w:val="0"/>
          <w:marBottom w:val="0"/>
          <w:divBdr>
            <w:top w:val="none" w:sz="0" w:space="0" w:color="auto"/>
            <w:left w:val="none" w:sz="0" w:space="0" w:color="auto"/>
            <w:bottom w:val="none" w:sz="0" w:space="0" w:color="auto"/>
            <w:right w:val="none" w:sz="0" w:space="0" w:color="auto"/>
          </w:divBdr>
          <w:divsChild>
            <w:div w:id="1352992404">
              <w:marLeft w:val="0"/>
              <w:marRight w:val="0"/>
              <w:marTop w:val="0"/>
              <w:marBottom w:val="0"/>
              <w:divBdr>
                <w:top w:val="none" w:sz="0" w:space="0" w:color="auto"/>
                <w:left w:val="none" w:sz="0" w:space="0" w:color="auto"/>
                <w:bottom w:val="none" w:sz="0" w:space="0" w:color="auto"/>
                <w:right w:val="none" w:sz="0" w:space="0" w:color="auto"/>
              </w:divBdr>
              <w:divsChild>
                <w:div w:id="141369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353901">
      <w:bodyDiv w:val="1"/>
      <w:marLeft w:val="0"/>
      <w:marRight w:val="0"/>
      <w:marTop w:val="0"/>
      <w:marBottom w:val="0"/>
      <w:divBdr>
        <w:top w:val="none" w:sz="0" w:space="0" w:color="auto"/>
        <w:left w:val="none" w:sz="0" w:space="0" w:color="auto"/>
        <w:bottom w:val="none" w:sz="0" w:space="0" w:color="auto"/>
        <w:right w:val="none" w:sz="0" w:space="0" w:color="auto"/>
      </w:divBdr>
      <w:divsChild>
        <w:div w:id="2093816799">
          <w:marLeft w:val="0"/>
          <w:marRight w:val="0"/>
          <w:marTop w:val="0"/>
          <w:marBottom w:val="0"/>
          <w:divBdr>
            <w:top w:val="none" w:sz="0" w:space="0" w:color="auto"/>
            <w:left w:val="none" w:sz="0" w:space="0" w:color="auto"/>
            <w:bottom w:val="none" w:sz="0" w:space="0" w:color="auto"/>
            <w:right w:val="none" w:sz="0" w:space="0" w:color="auto"/>
          </w:divBdr>
          <w:divsChild>
            <w:div w:id="167649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167743">
      <w:bodyDiv w:val="1"/>
      <w:marLeft w:val="0"/>
      <w:marRight w:val="0"/>
      <w:marTop w:val="0"/>
      <w:marBottom w:val="0"/>
      <w:divBdr>
        <w:top w:val="none" w:sz="0" w:space="0" w:color="auto"/>
        <w:left w:val="none" w:sz="0" w:space="0" w:color="auto"/>
        <w:bottom w:val="none" w:sz="0" w:space="0" w:color="auto"/>
        <w:right w:val="none" w:sz="0" w:space="0" w:color="auto"/>
      </w:divBdr>
      <w:divsChild>
        <w:div w:id="785153571">
          <w:marLeft w:val="0"/>
          <w:marRight w:val="0"/>
          <w:marTop w:val="0"/>
          <w:marBottom w:val="0"/>
          <w:divBdr>
            <w:top w:val="none" w:sz="0" w:space="0" w:color="auto"/>
            <w:left w:val="none" w:sz="0" w:space="0" w:color="auto"/>
            <w:bottom w:val="none" w:sz="0" w:space="0" w:color="auto"/>
            <w:right w:val="none" w:sz="0" w:space="0" w:color="auto"/>
          </w:divBdr>
          <w:divsChild>
            <w:div w:id="174156879">
              <w:marLeft w:val="0"/>
              <w:marRight w:val="0"/>
              <w:marTop w:val="0"/>
              <w:marBottom w:val="0"/>
              <w:divBdr>
                <w:top w:val="none" w:sz="0" w:space="0" w:color="auto"/>
                <w:left w:val="none" w:sz="0" w:space="0" w:color="auto"/>
                <w:bottom w:val="none" w:sz="0" w:space="0" w:color="auto"/>
                <w:right w:val="none" w:sz="0" w:space="0" w:color="auto"/>
              </w:divBdr>
              <w:divsChild>
                <w:div w:id="1422214923">
                  <w:marLeft w:val="0"/>
                  <w:marRight w:val="0"/>
                  <w:marTop w:val="0"/>
                  <w:marBottom w:val="0"/>
                  <w:divBdr>
                    <w:top w:val="none" w:sz="0" w:space="0" w:color="auto"/>
                    <w:left w:val="none" w:sz="0" w:space="0" w:color="auto"/>
                    <w:bottom w:val="none" w:sz="0" w:space="0" w:color="auto"/>
                    <w:right w:val="none" w:sz="0" w:space="0" w:color="auto"/>
                  </w:divBdr>
                  <w:divsChild>
                    <w:div w:id="34965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314185">
      <w:bodyDiv w:val="1"/>
      <w:marLeft w:val="0"/>
      <w:marRight w:val="0"/>
      <w:marTop w:val="0"/>
      <w:marBottom w:val="0"/>
      <w:divBdr>
        <w:top w:val="none" w:sz="0" w:space="0" w:color="auto"/>
        <w:left w:val="none" w:sz="0" w:space="0" w:color="auto"/>
        <w:bottom w:val="none" w:sz="0" w:space="0" w:color="auto"/>
        <w:right w:val="none" w:sz="0" w:space="0" w:color="auto"/>
      </w:divBdr>
      <w:divsChild>
        <w:div w:id="1019310349">
          <w:marLeft w:val="0"/>
          <w:marRight w:val="0"/>
          <w:marTop w:val="0"/>
          <w:marBottom w:val="0"/>
          <w:divBdr>
            <w:top w:val="none" w:sz="0" w:space="0" w:color="auto"/>
            <w:left w:val="none" w:sz="0" w:space="0" w:color="auto"/>
            <w:bottom w:val="none" w:sz="0" w:space="0" w:color="auto"/>
            <w:right w:val="none" w:sz="0" w:space="0" w:color="auto"/>
          </w:divBdr>
          <w:divsChild>
            <w:div w:id="1017392803">
              <w:marLeft w:val="0"/>
              <w:marRight w:val="0"/>
              <w:marTop w:val="0"/>
              <w:marBottom w:val="0"/>
              <w:divBdr>
                <w:top w:val="none" w:sz="0" w:space="0" w:color="auto"/>
                <w:left w:val="none" w:sz="0" w:space="0" w:color="auto"/>
                <w:bottom w:val="none" w:sz="0" w:space="0" w:color="auto"/>
                <w:right w:val="none" w:sz="0" w:space="0" w:color="auto"/>
              </w:divBdr>
              <w:divsChild>
                <w:div w:id="133360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888929">
      <w:bodyDiv w:val="1"/>
      <w:marLeft w:val="0"/>
      <w:marRight w:val="0"/>
      <w:marTop w:val="0"/>
      <w:marBottom w:val="0"/>
      <w:divBdr>
        <w:top w:val="none" w:sz="0" w:space="0" w:color="auto"/>
        <w:left w:val="none" w:sz="0" w:space="0" w:color="auto"/>
        <w:bottom w:val="none" w:sz="0" w:space="0" w:color="auto"/>
        <w:right w:val="none" w:sz="0" w:space="0" w:color="auto"/>
      </w:divBdr>
      <w:divsChild>
        <w:div w:id="296374756">
          <w:marLeft w:val="0"/>
          <w:marRight w:val="0"/>
          <w:marTop w:val="0"/>
          <w:marBottom w:val="0"/>
          <w:divBdr>
            <w:top w:val="none" w:sz="0" w:space="0" w:color="auto"/>
            <w:left w:val="none" w:sz="0" w:space="0" w:color="auto"/>
            <w:bottom w:val="none" w:sz="0" w:space="0" w:color="auto"/>
            <w:right w:val="none" w:sz="0" w:space="0" w:color="auto"/>
          </w:divBdr>
          <w:divsChild>
            <w:div w:id="1918131644">
              <w:marLeft w:val="0"/>
              <w:marRight w:val="0"/>
              <w:marTop w:val="0"/>
              <w:marBottom w:val="0"/>
              <w:divBdr>
                <w:top w:val="none" w:sz="0" w:space="0" w:color="auto"/>
                <w:left w:val="none" w:sz="0" w:space="0" w:color="auto"/>
                <w:bottom w:val="none" w:sz="0" w:space="0" w:color="auto"/>
                <w:right w:val="none" w:sz="0" w:space="0" w:color="auto"/>
              </w:divBdr>
              <w:divsChild>
                <w:div w:id="139122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064280">
      <w:bodyDiv w:val="1"/>
      <w:marLeft w:val="0"/>
      <w:marRight w:val="0"/>
      <w:marTop w:val="0"/>
      <w:marBottom w:val="0"/>
      <w:divBdr>
        <w:top w:val="none" w:sz="0" w:space="0" w:color="auto"/>
        <w:left w:val="none" w:sz="0" w:space="0" w:color="auto"/>
        <w:bottom w:val="none" w:sz="0" w:space="0" w:color="auto"/>
        <w:right w:val="none" w:sz="0" w:space="0" w:color="auto"/>
      </w:divBdr>
      <w:divsChild>
        <w:div w:id="1518273317">
          <w:marLeft w:val="0"/>
          <w:marRight w:val="0"/>
          <w:marTop w:val="0"/>
          <w:marBottom w:val="0"/>
          <w:divBdr>
            <w:top w:val="none" w:sz="0" w:space="0" w:color="auto"/>
            <w:left w:val="none" w:sz="0" w:space="0" w:color="auto"/>
            <w:bottom w:val="none" w:sz="0" w:space="0" w:color="auto"/>
            <w:right w:val="none" w:sz="0" w:space="0" w:color="auto"/>
          </w:divBdr>
          <w:divsChild>
            <w:div w:id="1655600539">
              <w:marLeft w:val="0"/>
              <w:marRight w:val="0"/>
              <w:marTop w:val="0"/>
              <w:marBottom w:val="0"/>
              <w:divBdr>
                <w:top w:val="none" w:sz="0" w:space="0" w:color="auto"/>
                <w:left w:val="none" w:sz="0" w:space="0" w:color="auto"/>
                <w:bottom w:val="none" w:sz="0" w:space="0" w:color="auto"/>
                <w:right w:val="none" w:sz="0" w:space="0" w:color="auto"/>
              </w:divBdr>
              <w:divsChild>
                <w:div w:id="129186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858328">
      <w:bodyDiv w:val="1"/>
      <w:marLeft w:val="0"/>
      <w:marRight w:val="0"/>
      <w:marTop w:val="0"/>
      <w:marBottom w:val="0"/>
      <w:divBdr>
        <w:top w:val="none" w:sz="0" w:space="0" w:color="auto"/>
        <w:left w:val="none" w:sz="0" w:space="0" w:color="auto"/>
        <w:bottom w:val="none" w:sz="0" w:space="0" w:color="auto"/>
        <w:right w:val="none" w:sz="0" w:space="0" w:color="auto"/>
      </w:divBdr>
    </w:div>
    <w:div w:id="1023091464">
      <w:bodyDiv w:val="1"/>
      <w:marLeft w:val="0"/>
      <w:marRight w:val="0"/>
      <w:marTop w:val="0"/>
      <w:marBottom w:val="0"/>
      <w:divBdr>
        <w:top w:val="none" w:sz="0" w:space="0" w:color="auto"/>
        <w:left w:val="none" w:sz="0" w:space="0" w:color="auto"/>
        <w:bottom w:val="none" w:sz="0" w:space="0" w:color="auto"/>
        <w:right w:val="none" w:sz="0" w:space="0" w:color="auto"/>
      </w:divBdr>
    </w:div>
    <w:div w:id="1030256773">
      <w:bodyDiv w:val="1"/>
      <w:marLeft w:val="0"/>
      <w:marRight w:val="0"/>
      <w:marTop w:val="0"/>
      <w:marBottom w:val="0"/>
      <w:divBdr>
        <w:top w:val="none" w:sz="0" w:space="0" w:color="auto"/>
        <w:left w:val="none" w:sz="0" w:space="0" w:color="auto"/>
        <w:bottom w:val="none" w:sz="0" w:space="0" w:color="auto"/>
        <w:right w:val="none" w:sz="0" w:space="0" w:color="auto"/>
      </w:divBdr>
      <w:divsChild>
        <w:div w:id="416949739">
          <w:marLeft w:val="0"/>
          <w:marRight w:val="0"/>
          <w:marTop w:val="0"/>
          <w:marBottom w:val="0"/>
          <w:divBdr>
            <w:top w:val="none" w:sz="0" w:space="0" w:color="auto"/>
            <w:left w:val="none" w:sz="0" w:space="0" w:color="auto"/>
            <w:bottom w:val="none" w:sz="0" w:space="0" w:color="auto"/>
            <w:right w:val="none" w:sz="0" w:space="0" w:color="auto"/>
          </w:divBdr>
          <w:divsChild>
            <w:div w:id="962463815">
              <w:marLeft w:val="0"/>
              <w:marRight w:val="0"/>
              <w:marTop w:val="0"/>
              <w:marBottom w:val="0"/>
              <w:divBdr>
                <w:top w:val="none" w:sz="0" w:space="0" w:color="auto"/>
                <w:left w:val="none" w:sz="0" w:space="0" w:color="auto"/>
                <w:bottom w:val="none" w:sz="0" w:space="0" w:color="auto"/>
                <w:right w:val="none" w:sz="0" w:space="0" w:color="auto"/>
              </w:divBdr>
              <w:divsChild>
                <w:div w:id="190468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812655">
      <w:bodyDiv w:val="1"/>
      <w:marLeft w:val="0"/>
      <w:marRight w:val="0"/>
      <w:marTop w:val="0"/>
      <w:marBottom w:val="0"/>
      <w:divBdr>
        <w:top w:val="none" w:sz="0" w:space="0" w:color="auto"/>
        <w:left w:val="none" w:sz="0" w:space="0" w:color="auto"/>
        <w:bottom w:val="none" w:sz="0" w:space="0" w:color="auto"/>
        <w:right w:val="none" w:sz="0" w:space="0" w:color="auto"/>
      </w:divBdr>
      <w:divsChild>
        <w:div w:id="1025135710">
          <w:marLeft w:val="0"/>
          <w:marRight w:val="0"/>
          <w:marTop w:val="0"/>
          <w:marBottom w:val="0"/>
          <w:divBdr>
            <w:top w:val="none" w:sz="0" w:space="0" w:color="auto"/>
            <w:left w:val="none" w:sz="0" w:space="0" w:color="auto"/>
            <w:bottom w:val="none" w:sz="0" w:space="0" w:color="auto"/>
            <w:right w:val="none" w:sz="0" w:space="0" w:color="auto"/>
          </w:divBdr>
          <w:divsChild>
            <w:div w:id="1316494743">
              <w:marLeft w:val="0"/>
              <w:marRight w:val="0"/>
              <w:marTop w:val="0"/>
              <w:marBottom w:val="0"/>
              <w:divBdr>
                <w:top w:val="none" w:sz="0" w:space="0" w:color="auto"/>
                <w:left w:val="none" w:sz="0" w:space="0" w:color="auto"/>
                <w:bottom w:val="none" w:sz="0" w:space="0" w:color="auto"/>
                <w:right w:val="none" w:sz="0" w:space="0" w:color="auto"/>
              </w:divBdr>
              <w:divsChild>
                <w:div w:id="91247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201217">
      <w:bodyDiv w:val="1"/>
      <w:marLeft w:val="0"/>
      <w:marRight w:val="0"/>
      <w:marTop w:val="0"/>
      <w:marBottom w:val="0"/>
      <w:divBdr>
        <w:top w:val="none" w:sz="0" w:space="0" w:color="auto"/>
        <w:left w:val="none" w:sz="0" w:space="0" w:color="auto"/>
        <w:bottom w:val="none" w:sz="0" w:space="0" w:color="auto"/>
        <w:right w:val="none" w:sz="0" w:space="0" w:color="auto"/>
      </w:divBdr>
      <w:divsChild>
        <w:div w:id="284389842">
          <w:marLeft w:val="0"/>
          <w:marRight w:val="0"/>
          <w:marTop w:val="0"/>
          <w:marBottom w:val="0"/>
          <w:divBdr>
            <w:top w:val="none" w:sz="0" w:space="0" w:color="auto"/>
            <w:left w:val="none" w:sz="0" w:space="0" w:color="auto"/>
            <w:bottom w:val="none" w:sz="0" w:space="0" w:color="auto"/>
            <w:right w:val="none" w:sz="0" w:space="0" w:color="auto"/>
          </w:divBdr>
          <w:divsChild>
            <w:div w:id="1641113157">
              <w:marLeft w:val="0"/>
              <w:marRight w:val="0"/>
              <w:marTop w:val="0"/>
              <w:marBottom w:val="0"/>
              <w:divBdr>
                <w:top w:val="none" w:sz="0" w:space="0" w:color="auto"/>
                <w:left w:val="none" w:sz="0" w:space="0" w:color="auto"/>
                <w:bottom w:val="none" w:sz="0" w:space="0" w:color="auto"/>
                <w:right w:val="none" w:sz="0" w:space="0" w:color="auto"/>
              </w:divBdr>
              <w:divsChild>
                <w:div w:id="20076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525871">
      <w:bodyDiv w:val="1"/>
      <w:marLeft w:val="0"/>
      <w:marRight w:val="0"/>
      <w:marTop w:val="0"/>
      <w:marBottom w:val="0"/>
      <w:divBdr>
        <w:top w:val="none" w:sz="0" w:space="0" w:color="auto"/>
        <w:left w:val="none" w:sz="0" w:space="0" w:color="auto"/>
        <w:bottom w:val="none" w:sz="0" w:space="0" w:color="auto"/>
        <w:right w:val="none" w:sz="0" w:space="0" w:color="auto"/>
      </w:divBdr>
      <w:divsChild>
        <w:div w:id="1409158366">
          <w:marLeft w:val="0"/>
          <w:marRight w:val="0"/>
          <w:marTop w:val="0"/>
          <w:marBottom w:val="0"/>
          <w:divBdr>
            <w:top w:val="none" w:sz="0" w:space="0" w:color="auto"/>
            <w:left w:val="none" w:sz="0" w:space="0" w:color="auto"/>
            <w:bottom w:val="none" w:sz="0" w:space="0" w:color="auto"/>
            <w:right w:val="none" w:sz="0" w:space="0" w:color="auto"/>
          </w:divBdr>
          <w:divsChild>
            <w:div w:id="571086875">
              <w:marLeft w:val="0"/>
              <w:marRight w:val="0"/>
              <w:marTop w:val="0"/>
              <w:marBottom w:val="0"/>
              <w:divBdr>
                <w:top w:val="none" w:sz="0" w:space="0" w:color="auto"/>
                <w:left w:val="none" w:sz="0" w:space="0" w:color="auto"/>
                <w:bottom w:val="none" w:sz="0" w:space="0" w:color="auto"/>
                <w:right w:val="none" w:sz="0" w:space="0" w:color="auto"/>
              </w:divBdr>
              <w:divsChild>
                <w:div w:id="984626404">
                  <w:marLeft w:val="0"/>
                  <w:marRight w:val="0"/>
                  <w:marTop w:val="0"/>
                  <w:marBottom w:val="0"/>
                  <w:divBdr>
                    <w:top w:val="none" w:sz="0" w:space="0" w:color="auto"/>
                    <w:left w:val="none" w:sz="0" w:space="0" w:color="auto"/>
                    <w:bottom w:val="none" w:sz="0" w:space="0" w:color="auto"/>
                    <w:right w:val="none" w:sz="0" w:space="0" w:color="auto"/>
                  </w:divBdr>
                  <w:divsChild>
                    <w:div w:id="130882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894685">
      <w:bodyDiv w:val="1"/>
      <w:marLeft w:val="0"/>
      <w:marRight w:val="0"/>
      <w:marTop w:val="0"/>
      <w:marBottom w:val="0"/>
      <w:divBdr>
        <w:top w:val="none" w:sz="0" w:space="0" w:color="auto"/>
        <w:left w:val="none" w:sz="0" w:space="0" w:color="auto"/>
        <w:bottom w:val="none" w:sz="0" w:space="0" w:color="auto"/>
        <w:right w:val="none" w:sz="0" w:space="0" w:color="auto"/>
      </w:divBdr>
      <w:divsChild>
        <w:div w:id="2132743545">
          <w:marLeft w:val="0"/>
          <w:marRight w:val="0"/>
          <w:marTop w:val="0"/>
          <w:marBottom w:val="0"/>
          <w:divBdr>
            <w:top w:val="none" w:sz="0" w:space="0" w:color="auto"/>
            <w:left w:val="none" w:sz="0" w:space="0" w:color="auto"/>
            <w:bottom w:val="none" w:sz="0" w:space="0" w:color="auto"/>
            <w:right w:val="none" w:sz="0" w:space="0" w:color="auto"/>
          </w:divBdr>
          <w:divsChild>
            <w:div w:id="1925063215">
              <w:marLeft w:val="0"/>
              <w:marRight w:val="0"/>
              <w:marTop w:val="0"/>
              <w:marBottom w:val="0"/>
              <w:divBdr>
                <w:top w:val="none" w:sz="0" w:space="0" w:color="auto"/>
                <w:left w:val="none" w:sz="0" w:space="0" w:color="auto"/>
                <w:bottom w:val="none" w:sz="0" w:space="0" w:color="auto"/>
                <w:right w:val="none" w:sz="0" w:space="0" w:color="auto"/>
              </w:divBdr>
              <w:divsChild>
                <w:div w:id="143728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354258">
      <w:bodyDiv w:val="1"/>
      <w:marLeft w:val="0"/>
      <w:marRight w:val="0"/>
      <w:marTop w:val="0"/>
      <w:marBottom w:val="0"/>
      <w:divBdr>
        <w:top w:val="none" w:sz="0" w:space="0" w:color="auto"/>
        <w:left w:val="none" w:sz="0" w:space="0" w:color="auto"/>
        <w:bottom w:val="none" w:sz="0" w:space="0" w:color="auto"/>
        <w:right w:val="none" w:sz="0" w:space="0" w:color="auto"/>
      </w:divBdr>
      <w:divsChild>
        <w:div w:id="1750880787">
          <w:marLeft w:val="0"/>
          <w:marRight w:val="0"/>
          <w:marTop w:val="0"/>
          <w:marBottom w:val="0"/>
          <w:divBdr>
            <w:top w:val="none" w:sz="0" w:space="0" w:color="auto"/>
            <w:left w:val="none" w:sz="0" w:space="0" w:color="auto"/>
            <w:bottom w:val="none" w:sz="0" w:space="0" w:color="auto"/>
            <w:right w:val="none" w:sz="0" w:space="0" w:color="auto"/>
          </w:divBdr>
          <w:divsChild>
            <w:div w:id="985820594">
              <w:marLeft w:val="0"/>
              <w:marRight w:val="0"/>
              <w:marTop w:val="0"/>
              <w:marBottom w:val="0"/>
              <w:divBdr>
                <w:top w:val="none" w:sz="0" w:space="0" w:color="auto"/>
                <w:left w:val="none" w:sz="0" w:space="0" w:color="auto"/>
                <w:bottom w:val="none" w:sz="0" w:space="0" w:color="auto"/>
                <w:right w:val="none" w:sz="0" w:space="0" w:color="auto"/>
              </w:divBdr>
              <w:divsChild>
                <w:div w:id="14526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474727">
      <w:bodyDiv w:val="1"/>
      <w:marLeft w:val="0"/>
      <w:marRight w:val="0"/>
      <w:marTop w:val="0"/>
      <w:marBottom w:val="0"/>
      <w:divBdr>
        <w:top w:val="none" w:sz="0" w:space="0" w:color="auto"/>
        <w:left w:val="none" w:sz="0" w:space="0" w:color="auto"/>
        <w:bottom w:val="none" w:sz="0" w:space="0" w:color="auto"/>
        <w:right w:val="none" w:sz="0" w:space="0" w:color="auto"/>
      </w:divBdr>
      <w:divsChild>
        <w:div w:id="1007748481">
          <w:marLeft w:val="0"/>
          <w:marRight w:val="0"/>
          <w:marTop w:val="0"/>
          <w:marBottom w:val="0"/>
          <w:divBdr>
            <w:top w:val="none" w:sz="0" w:space="0" w:color="auto"/>
            <w:left w:val="none" w:sz="0" w:space="0" w:color="auto"/>
            <w:bottom w:val="none" w:sz="0" w:space="0" w:color="auto"/>
            <w:right w:val="none" w:sz="0" w:space="0" w:color="auto"/>
          </w:divBdr>
          <w:divsChild>
            <w:div w:id="1006056923">
              <w:marLeft w:val="0"/>
              <w:marRight w:val="0"/>
              <w:marTop w:val="0"/>
              <w:marBottom w:val="0"/>
              <w:divBdr>
                <w:top w:val="none" w:sz="0" w:space="0" w:color="auto"/>
                <w:left w:val="none" w:sz="0" w:space="0" w:color="auto"/>
                <w:bottom w:val="none" w:sz="0" w:space="0" w:color="auto"/>
                <w:right w:val="none" w:sz="0" w:space="0" w:color="auto"/>
              </w:divBdr>
              <w:divsChild>
                <w:div w:id="1556970503">
                  <w:marLeft w:val="0"/>
                  <w:marRight w:val="0"/>
                  <w:marTop w:val="0"/>
                  <w:marBottom w:val="0"/>
                  <w:divBdr>
                    <w:top w:val="none" w:sz="0" w:space="0" w:color="auto"/>
                    <w:left w:val="none" w:sz="0" w:space="0" w:color="auto"/>
                    <w:bottom w:val="none" w:sz="0" w:space="0" w:color="auto"/>
                    <w:right w:val="none" w:sz="0" w:space="0" w:color="auto"/>
                  </w:divBdr>
                  <w:divsChild>
                    <w:div w:id="29225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589210">
      <w:bodyDiv w:val="1"/>
      <w:marLeft w:val="0"/>
      <w:marRight w:val="0"/>
      <w:marTop w:val="0"/>
      <w:marBottom w:val="0"/>
      <w:divBdr>
        <w:top w:val="none" w:sz="0" w:space="0" w:color="auto"/>
        <w:left w:val="none" w:sz="0" w:space="0" w:color="auto"/>
        <w:bottom w:val="none" w:sz="0" w:space="0" w:color="auto"/>
        <w:right w:val="none" w:sz="0" w:space="0" w:color="auto"/>
      </w:divBdr>
      <w:divsChild>
        <w:div w:id="1846507830">
          <w:marLeft w:val="0"/>
          <w:marRight w:val="0"/>
          <w:marTop w:val="0"/>
          <w:marBottom w:val="0"/>
          <w:divBdr>
            <w:top w:val="none" w:sz="0" w:space="0" w:color="auto"/>
            <w:left w:val="none" w:sz="0" w:space="0" w:color="auto"/>
            <w:bottom w:val="none" w:sz="0" w:space="0" w:color="auto"/>
            <w:right w:val="none" w:sz="0" w:space="0" w:color="auto"/>
          </w:divBdr>
          <w:divsChild>
            <w:div w:id="938411662">
              <w:marLeft w:val="0"/>
              <w:marRight w:val="0"/>
              <w:marTop w:val="0"/>
              <w:marBottom w:val="0"/>
              <w:divBdr>
                <w:top w:val="none" w:sz="0" w:space="0" w:color="auto"/>
                <w:left w:val="none" w:sz="0" w:space="0" w:color="auto"/>
                <w:bottom w:val="none" w:sz="0" w:space="0" w:color="auto"/>
                <w:right w:val="none" w:sz="0" w:space="0" w:color="auto"/>
              </w:divBdr>
              <w:divsChild>
                <w:div w:id="181259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745617">
      <w:bodyDiv w:val="1"/>
      <w:marLeft w:val="0"/>
      <w:marRight w:val="0"/>
      <w:marTop w:val="0"/>
      <w:marBottom w:val="0"/>
      <w:divBdr>
        <w:top w:val="none" w:sz="0" w:space="0" w:color="auto"/>
        <w:left w:val="none" w:sz="0" w:space="0" w:color="auto"/>
        <w:bottom w:val="none" w:sz="0" w:space="0" w:color="auto"/>
        <w:right w:val="none" w:sz="0" w:space="0" w:color="auto"/>
      </w:divBdr>
      <w:divsChild>
        <w:div w:id="1933082548">
          <w:marLeft w:val="0"/>
          <w:marRight w:val="0"/>
          <w:marTop w:val="0"/>
          <w:marBottom w:val="0"/>
          <w:divBdr>
            <w:top w:val="none" w:sz="0" w:space="0" w:color="auto"/>
            <w:left w:val="none" w:sz="0" w:space="0" w:color="auto"/>
            <w:bottom w:val="none" w:sz="0" w:space="0" w:color="auto"/>
            <w:right w:val="none" w:sz="0" w:space="0" w:color="auto"/>
          </w:divBdr>
          <w:divsChild>
            <w:div w:id="229776075">
              <w:marLeft w:val="0"/>
              <w:marRight w:val="0"/>
              <w:marTop w:val="0"/>
              <w:marBottom w:val="0"/>
              <w:divBdr>
                <w:top w:val="none" w:sz="0" w:space="0" w:color="auto"/>
                <w:left w:val="none" w:sz="0" w:space="0" w:color="auto"/>
                <w:bottom w:val="none" w:sz="0" w:space="0" w:color="auto"/>
                <w:right w:val="none" w:sz="0" w:space="0" w:color="auto"/>
              </w:divBdr>
              <w:divsChild>
                <w:div w:id="1166358419">
                  <w:marLeft w:val="0"/>
                  <w:marRight w:val="0"/>
                  <w:marTop w:val="0"/>
                  <w:marBottom w:val="0"/>
                  <w:divBdr>
                    <w:top w:val="none" w:sz="0" w:space="0" w:color="auto"/>
                    <w:left w:val="none" w:sz="0" w:space="0" w:color="auto"/>
                    <w:bottom w:val="none" w:sz="0" w:space="0" w:color="auto"/>
                    <w:right w:val="none" w:sz="0" w:space="0" w:color="auto"/>
                  </w:divBdr>
                  <w:divsChild>
                    <w:div w:id="52929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156104">
      <w:bodyDiv w:val="1"/>
      <w:marLeft w:val="0"/>
      <w:marRight w:val="0"/>
      <w:marTop w:val="0"/>
      <w:marBottom w:val="0"/>
      <w:divBdr>
        <w:top w:val="none" w:sz="0" w:space="0" w:color="auto"/>
        <w:left w:val="none" w:sz="0" w:space="0" w:color="auto"/>
        <w:bottom w:val="none" w:sz="0" w:space="0" w:color="auto"/>
        <w:right w:val="none" w:sz="0" w:space="0" w:color="auto"/>
      </w:divBdr>
      <w:divsChild>
        <w:div w:id="118189717">
          <w:marLeft w:val="0"/>
          <w:marRight w:val="0"/>
          <w:marTop w:val="0"/>
          <w:marBottom w:val="0"/>
          <w:divBdr>
            <w:top w:val="none" w:sz="0" w:space="0" w:color="auto"/>
            <w:left w:val="none" w:sz="0" w:space="0" w:color="auto"/>
            <w:bottom w:val="none" w:sz="0" w:space="0" w:color="auto"/>
            <w:right w:val="none" w:sz="0" w:space="0" w:color="auto"/>
          </w:divBdr>
          <w:divsChild>
            <w:div w:id="1205868139">
              <w:marLeft w:val="0"/>
              <w:marRight w:val="0"/>
              <w:marTop w:val="0"/>
              <w:marBottom w:val="0"/>
              <w:divBdr>
                <w:top w:val="none" w:sz="0" w:space="0" w:color="auto"/>
                <w:left w:val="none" w:sz="0" w:space="0" w:color="auto"/>
                <w:bottom w:val="none" w:sz="0" w:space="0" w:color="auto"/>
                <w:right w:val="none" w:sz="0" w:space="0" w:color="auto"/>
              </w:divBdr>
              <w:divsChild>
                <w:div w:id="1047148783">
                  <w:marLeft w:val="0"/>
                  <w:marRight w:val="0"/>
                  <w:marTop w:val="0"/>
                  <w:marBottom w:val="0"/>
                  <w:divBdr>
                    <w:top w:val="none" w:sz="0" w:space="0" w:color="auto"/>
                    <w:left w:val="none" w:sz="0" w:space="0" w:color="auto"/>
                    <w:bottom w:val="none" w:sz="0" w:space="0" w:color="auto"/>
                    <w:right w:val="none" w:sz="0" w:space="0" w:color="auto"/>
                  </w:divBdr>
                  <w:divsChild>
                    <w:div w:id="610087958">
                      <w:marLeft w:val="0"/>
                      <w:marRight w:val="0"/>
                      <w:marTop w:val="0"/>
                      <w:marBottom w:val="0"/>
                      <w:divBdr>
                        <w:top w:val="none" w:sz="0" w:space="0" w:color="auto"/>
                        <w:left w:val="none" w:sz="0" w:space="0" w:color="auto"/>
                        <w:bottom w:val="none" w:sz="0" w:space="0" w:color="auto"/>
                        <w:right w:val="none" w:sz="0" w:space="0" w:color="auto"/>
                      </w:divBdr>
                      <w:divsChild>
                        <w:div w:id="1731995568">
                          <w:marLeft w:val="0"/>
                          <w:marRight w:val="0"/>
                          <w:marTop w:val="0"/>
                          <w:marBottom w:val="0"/>
                          <w:divBdr>
                            <w:top w:val="none" w:sz="0" w:space="0" w:color="auto"/>
                            <w:left w:val="none" w:sz="0" w:space="0" w:color="auto"/>
                            <w:bottom w:val="none" w:sz="0" w:space="0" w:color="auto"/>
                            <w:right w:val="none" w:sz="0" w:space="0" w:color="auto"/>
                          </w:divBdr>
                          <w:divsChild>
                            <w:div w:id="59912408">
                              <w:marLeft w:val="0"/>
                              <w:marRight w:val="0"/>
                              <w:marTop w:val="0"/>
                              <w:marBottom w:val="0"/>
                              <w:divBdr>
                                <w:top w:val="none" w:sz="0" w:space="0" w:color="auto"/>
                                <w:left w:val="none" w:sz="0" w:space="0" w:color="auto"/>
                                <w:bottom w:val="none" w:sz="0" w:space="0" w:color="auto"/>
                                <w:right w:val="none" w:sz="0" w:space="0" w:color="auto"/>
                              </w:divBdr>
                              <w:divsChild>
                                <w:div w:id="173886479">
                                  <w:marLeft w:val="0"/>
                                  <w:marRight w:val="0"/>
                                  <w:marTop w:val="0"/>
                                  <w:marBottom w:val="0"/>
                                  <w:divBdr>
                                    <w:top w:val="none" w:sz="0" w:space="0" w:color="auto"/>
                                    <w:left w:val="none" w:sz="0" w:space="0" w:color="auto"/>
                                    <w:bottom w:val="none" w:sz="0" w:space="0" w:color="auto"/>
                                    <w:right w:val="none" w:sz="0" w:space="0" w:color="auto"/>
                                  </w:divBdr>
                                  <w:divsChild>
                                    <w:div w:id="353458316">
                                      <w:marLeft w:val="0"/>
                                      <w:marRight w:val="0"/>
                                      <w:marTop w:val="0"/>
                                      <w:marBottom w:val="0"/>
                                      <w:divBdr>
                                        <w:top w:val="none" w:sz="0" w:space="0" w:color="auto"/>
                                        <w:left w:val="none" w:sz="0" w:space="0" w:color="auto"/>
                                        <w:bottom w:val="none" w:sz="0" w:space="0" w:color="auto"/>
                                        <w:right w:val="none" w:sz="0" w:space="0" w:color="auto"/>
                                      </w:divBdr>
                                      <w:divsChild>
                                        <w:div w:id="1088580890">
                                          <w:marLeft w:val="0"/>
                                          <w:marRight w:val="0"/>
                                          <w:marTop w:val="0"/>
                                          <w:marBottom w:val="0"/>
                                          <w:divBdr>
                                            <w:top w:val="none" w:sz="0" w:space="0" w:color="auto"/>
                                            <w:left w:val="none" w:sz="0" w:space="0" w:color="auto"/>
                                            <w:bottom w:val="none" w:sz="0" w:space="0" w:color="auto"/>
                                            <w:right w:val="none" w:sz="0" w:space="0" w:color="auto"/>
                                          </w:divBdr>
                                          <w:divsChild>
                                            <w:div w:id="458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681078">
                                  <w:marLeft w:val="0"/>
                                  <w:marRight w:val="0"/>
                                  <w:marTop w:val="0"/>
                                  <w:marBottom w:val="0"/>
                                  <w:divBdr>
                                    <w:top w:val="none" w:sz="0" w:space="0" w:color="auto"/>
                                    <w:left w:val="none" w:sz="0" w:space="0" w:color="auto"/>
                                    <w:bottom w:val="none" w:sz="0" w:space="0" w:color="auto"/>
                                    <w:right w:val="none" w:sz="0" w:space="0" w:color="auto"/>
                                  </w:divBdr>
                                  <w:divsChild>
                                    <w:div w:id="252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157817">
          <w:marLeft w:val="0"/>
          <w:marRight w:val="0"/>
          <w:marTop w:val="0"/>
          <w:marBottom w:val="0"/>
          <w:divBdr>
            <w:top w:val="none" w:sz="0" w:space="0" w:color="auto"/>
            <w:left w:val="none" w:sz="0" w:space="0" w:color="auto"/>
            <w:bottom w:val="none" w:sz="0" w:space="0" w:color="auto"/>
            <w:right w:val="none" w:sz="0" w:space="0" w:color="auto"/>
          </w:divBdr>
          <w:divsChild>
            <w:div w:id="1848403788">
              <w:marLeft w:val="0"/>
              <w:marRight w:val="0"/>
              <w:marTop w:val="0"/>
              <w:marBottom w:val="0"/>
              <w:divBdr>
                <w:top w:val="none" w:sz="0" w:space="0" w:color="auto"/>
                <w:left w:val="none" w:sz="0" w:space="0" w:color="auto"/>
                <w:bottom w:val="none" w:sz="0" w:space="0" w:color="auto"/>
                <w:right w:val="none" w:sz="0" w:space="0" w:color="auto"/>
              </w:divBdr>
              <w:divsChild>
                <w:div w:id="1224634275">
                  <w:marLeft w:val="0"/>
                  <w:marRight w:val="0"/>
                  <w:marTop w:val="0"/>
                  <w:marBottom w:val="0"/>
                  <w:divBdr>
                    <w:top w:val="none" w:sz="0" w:space="0" w:color="auto"/>
                    <w:left w:val="none" w:sz="0" w:space="0" w:color="auto"/>
                    <w:bottom w:val="none" w:sz="0" w:space="0" w:color="auto"/>
                    <w:right w:val="none" w:sz="0" w:space="0" w:color="auto"/>
                  </w:divBdr>
                  <w:divsChild>
                    <w:div w:id="2038701533">
                      <w:marLeft w:val="0"/>
                      <w:marRight w:val="0"/>
                      <w:marTop w:val="0"/>
                      <w:marBottom w:val="0"/>
                      <w:divBdr>
                        <w:top w:val="none" w:sz="0" w:space="0" w:color="auto"/>
                        <w:left w:val="none" w:sz="0" w:space="0" w:color="auto"/>
                        <w:bottom w:val="none" w:sz="0" w:space="0" w:color="auto"/>
                        <w:right w:val="none" w:sz="0" w:space="0" w:color="auto"/>
                      </w:divBdr>
                      <w:divsChild>
                        <w:div w:id="1562711541">
                          <w:marLeft w:val="0"/>
                          <w:marRight w:val="0"/>
                          <w:marTop w:val="0"/>
                          <w:marBottom w:val="0"/>
                          <w:divBdr>
                            <w:top w:val="none" w:sz="0" w:space="0" w:color="auto"/>
                            <w:left w:val="none" w:sz="0" w:space="0" w:color="auto"/>
                            <w:bottom w:val="none" w:sz="0" w:space="0" w:color="auto"/>
                            <w:right w:val="none" w:sz="0" w:space="0" w:color="auto"/>
                          </w:divBdr>
                          <w:divsChild>
                            <w:div w:id="802498622">
                              <w:marLeft w:val="0"/>
                              <w:marRight w:val="0"/>
                              <w:marTop w:val="0"/>
                              <w:marBottom w:val="0"/>
                              <w:divBdr>
                                <w:top w:val="none" w:sz="0" w:space="0" w:color="auto"/>
                                <w:left w:val="none" w:sz="0" w:space="0" w:color="auto"/>
                                <w:bottom w:val="none" w:sz="0" w:space="0" w:color="auto"/>
                                <w:right w:val="none" w:sz="0" w:space="0" w:color="auto"/>
                              </w:divBdr>
                              <w:divsChild>
                                <w:div w:id="1399131438">
                                  <w:marLeft w:val="0"/>
                                  <w:marRight w:val="0"/>
                                  <w:marTop w:val="0"/>
                                  <w:marBottom w:val="0"/>
                                  <w:divBdr>
                                    <w:top w:val="none" w:sz="0" w:space="0" w:color="auto"/>
                                    <w:left w:val="none" w:sz="0" w:space="0" w:color="auto"/>
                                    <w:bottom w:val="none" w:sz="0" w:space="0" w:color="auto"/>
                                    <w:right w:val="none" w:sz="0" w:space="0" w:color="auto"/>
                                  </w:divBdr>
                                  <w:divsChild>
                                    <w:div w:id="1845897438">
                                      <w:marLeft w:val="0"/>
                                      <w:marRight w:val="0"/>
                                      <w:marTop w:val="0"/>
                                      <w:marBottom w:val="0"/>
                                      <w:divBdr>
                                        <w:top w:val="none" w:sz="0" w:space="0" w:color="auto"/>
                                        <w:left w:val="none" w:sz="0" w:space="0" w:color="auto"/>
                                        <w:bottom w:val="none" w:sz="0" w:space="0" w:color="auto"/>
                                        <w:right w:val="none" w:sz="0" w:space="0" w:color="auto"/>
                                      </w:divBdr>
                                      <w:divsChild>
                                        <w:div w:id="1351494532">
                                          <w:marLeft w:val="0"/>
                                          <w:marRight w:val="0"/>
                                          <w:marTop w:val="0"/>
                                          <w:marBottom w:val="0"/>
                                          <w:divBdr>
                                            <w:top w:val="none" w:sz="0" w:space="0" w:color="auto"/>
                                            <w:left w:val="none" w:sz="0" w:space="0" w:color="auto"/>
                                            <w:bottom w:val="none" w:sz="0" w:space="0" w:color="auto"/>
                                            <w:right w:val="none" w:sz="0" w:space="0" w:color="auto"/>
                                          </w:divBdr>
                                          <w:divsChild>
                                            <w:div w:id="494225382">
                                              <w:marLeft w:val="0"/>
                                              <w:marRight w:val="0"/>
                                              <w:marTop w:val="0"/>
                                              <w:marBottom w:val="0"/>
                                              <w:divBdr>
                                                <w:top w:val="none" w:sz="0" w:space="0" w:color="auto"/>
                                                <w:left w:val="none" w:sz="0" w:space="0" w:color="auto"/>
                                                <w:bottom w:val="none" w:sz="0" w:space="0" w:color="auto"/>
                                                <w:right w:val="none" w:sz="0" w:space="0" w:color="auto"/>
                                              </w:divBdr>
                                              <w:divsChild>
                                                <w:div w:id="162210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8720511">
      <w:bodyDiv w:val="1"/>
      <w:marLeft w:val="0"/>
      <w:marRight w:val="0"/>
      <w:marTop w:val="0"/>
      <w:marBottom w:val="0"/>
      <w:divBdr>
        <w:top w:val="none" w:sz="0" w:space="0" w:color="auto"/>
        <w:left w:val="none" w:sz="0" w:space="0" w:color="auto"/>
        <w:bottom w:val="none" w:sz="0" w:space="0" w:color="auto"/>
        <w:right w:val="none" w:sz="0" w:space="0" w:color="auto"/>
      </w:divBdr>
      <w:divsChild>
        <w:div w:id="1725592716">
          <w:marLeft w:val="0"/>
          <w:marRight w:val="0"/>
          <w:marTop w:val="0"/>
          <w:marBottom w:val="0"/>
          <w:divBdr>
            <w:top w:val="none" w:sz="0" w:space="0" w:color="auto"/>
            <w:left w:val="none" w:sz="0" w:space="0" w:color="auto"/>
            <w:bottom w:val="none" w:sz="0" w:space="0" w:color="auto"/>
            <w:right w:val="none" w:sz="0" w:space="0" w:color="auto"/>
          </w:divBdr>
          <w:divsChild>
            <w:div w:id="187696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87337">
      <w:bodyDiv w:val="1"/>
      <w:marLeft w:val="0"/>
      <w:marRight w:val="0"/>
      <w:marTop w:val="0"/>
      <w:marBottom w:val="0"/>
      <w:divBdr>
        <w:top w:val="none" w:sz="0" w:space="0" w:color="auto"/>
        <w:left w:val="none" w:sz="0" w:space="0" w:color="auto"/>
        <w:bottom w:val="none" w:sz="0" w:space="0" w:color="auto"/>
        <w:right w:val="none" w:sz="0" w:space="0" w:color="auto"/>
      </w:divBdr>
      <w:divsChild>
        <w:div w:id="735474694">
          <w:marLeft w:val="0"/>
          <w:marRight w:val="0"/>
          <w:marTop w:val="0"/>
          <w:marBottom w:val="0"/>
          <w:divBdr>
            <w:top w:val="none" w:sz="0" w:space="0" w:color="auto"/>
            <w:left w:val="none" w:sz="0" w:space="0" w:color="auto"/>
            <w:bottom w:val="none" w:sz="0" w:space="0" w:color="auto"/>
            <w:right w:val="none" w:sz="0" w:space="0" w:color="auto"/>
          </w:divBdr>
          <w:divsChild>
            <w:div w:id="590821661">
              <w:marLeft w:val="0"/>
              <w:marRight w:val="0"/>
              <w:marTop w:val="0"/>
              <w:marBottom w:val="0"/>
              <w:divBdr>
                <w:top w:val="none" w:sz="0" w:space="0" w:color="auto"/>
                <w:left w:val="none" w:sz="0" w:space="0" w:color="auto"/>
                <w:bottom w:val="none" w:sz="0" w:space="0" w:color="auto"/>
                <w:right w:val="none" w:sz="0" w:space="0" w:color="auto"/>
              </w:divBdr>
              <w:divsChild>
                <w:div w:id="2139182957">
                  <w:marLeft w:val="0"/>
                  <w:marRight w:val="0"/>
                  <w:marTop w:val="0"/>
                  <w:marBottom w:val="0"/>
                  <w:divBdr>
                    <w:top w:val="none" w:sz="0" w:space="0" w:color="auto"/>
                    <w:left w:val="none" w:sz="0" w:space="0" w:color="auto"/>
                    <w:bottom w:val="none" w:sz="0" w:space="0" w:color="auto"/>
                    <w:right w:val="none" w:sz="0" w:space="0" w:color="auto"/>
                  </w:divBdr>
                  <w:divsChild>
                    <w:div w:id="85931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739736">
      <w:bodyDiv w:val="1"/>
      <w:marLeft w:val="0"/>
      <w:marRight w:val="0"/>
      <w:marTop w:val="0"/>
      <w:marBottom w:val="0"/>
      <w:divBdr>
        <w:top w:val="none" w:sz="0" w:space="0" w:color="auto"/>
        <w:left w:val="none" w:sz="0" w:space="0" w:color="auto"/>
        <w:bottom w:val="none" w:sz="0" w:space="0" w:color="auto"/>
        <w:right w:val="none" w:sz="0" w:space="0" w:color="auto"/>
      </w:divBdr>
      <w:divsChild>
        <w:div w:id="177044450">
          <w:marLeft w:val="0"/>
          <w:marRight w:val="0"/>
          <w:marTop w:val="0"/>
          <w:marBottom w:val="0"/>
          <w:divBdr>
            <w:top w:val="none" w:sz="0" w:space="0" w:color="auto"/>
            <w:left w:val="none" w:sz="0" w:space="0" w:color="auto"/>
            <w:bottom w:val="none" w:sz="0" w:space="0" w:color="auto"/>
            <w:right w:val="none" w:sz="0" w:space="0" w:color="auto"/>
          </w:divBdr>
          <w:divsChild>
            <w:div w:id="50351880">
              <w:marLeft w:val="0"/>
              <w:marRight w:val="0"/>
              <w:marTop w:val="0"/>
              <w:marBottom w:val="0"/>
              <w:divBdr>
                <w:top w:val="none" w:sz="0" w:space="0" w:color="auto"/>
                <w:left w:val="none" w:sz="0" w:space="0" w:color="auto"/>
                <w:bottom w:val="none" w:sz="0" w:space="0" w:color="auto"/>
                <w:right w:val="none" w:sz="0" w:space="0" w:color="auto"/>
              </w:divBdr>
              <w:divsChild>
                <w:div w:id="25121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813156">
      <w:bodyDiv w:val="1"/>
      <w:marLeft w:val="0"/>
      <w:marRight w:val="0"/>
      <w:marTop w:val="0"/>
      <w:marBottom w:val="0"/>
      <w:divBdr>
        <w:top w:val="none" w:sz="0" w:space="0" w:color="auto"/>
        <w:left w:val="none" w:sz="0" w:space="0" w:color="auto"/>
        <w:bottom w:val="none" w:sz="0" w:space="0" w:color="auto"/>
        <w:right w:val="none" w:sz="0" w:space="0" w:color="auto"/>
      </w:divBdr>
    </w:div>
    <w:div w:id="1126238835">
      <w:bodyDiv w:val="1"/>
      <w:marLeft w:val="0"/>
      <w:marRight w:val="0"/>
      <w:marTop w:val="0"/>
      <w:marBottom w:val="0"/>
      <w:divBdr>
        <w:top w:val="none" w:sz="0" w:space="0" w:color="auto"/>
        <w:left w:val="none" w:sz="0" w:space="0" w:color="auto"/>
        <w:bottom w:val="none" w:sz="0" w:space="0" w:color="auto"/>
        <w:right w:val="none" w:sz="0" w:space="0" w:color="auto"/>
      </w:divBdr>
      <w:divsChild>
        <w:div w:id="1445728659">
          <w:marLeft w:val="0"/>
          <w:marRight w:val="0"/>
          <w:marTop w:val="0"/>
          <w:marBottom w:val="0"/>
          <w:divBdr>
            <w:top w:val="none" w:sz="0" w:space="0" w:color="auto"/>
            <w:left w:val="none" w:sz="0" w:space="0" w:color="auto"/>
            <w:bottom w:val="none" w:sz="0" w:space="0" w:color="auto"/>
            <w:right w:val="none" w:sz="0" w:space="0" w:color="auto"/>
          </w:divBdr>
          <w:divsChild>
            <w:div w:id="355422015">
              <w:marLeft w:val="0"/>
              <w:marRight w:val="0"/>
              <w:marTop w:val="0"/>
              <w:marBottom w:val="0"/>
              <w:divBdr>
                <w:top w:val="none" w:sz="0" w:space="0" w:color="auto"/>
                <w:left w:val="none" w:sz="0" w:space="0" w:color="auto"/>
                <w:bottom w:val="none" w:sz="0" w:space="0" w:color="auto"/>
                <w:right w:val="none" w:sz="0" w:space="0" w:color="auto"/>
              </w:divBdr>
              <w:divsChild>
                <w:div w:id="45706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813693">
      <w:bodyDiv w:val="1"/>
      <w:marLeft w:val="0"/>
      <w:marRight w:val="0"/>
      <w:marTop w:val="0"/>
      <w:marBottom w:val="0"/>
      <w:divBdr>
        <w:top w:val="none" w:sz="0" w:space="0" w:color="auto"/>
        <w:left w:val="none" w:sz="0" w:space="0" w:color="auto"/>
        <w:bottom w:val="none" w:sz="0" w:space="0" w:color="auto"/>
        <w:right w:val="none" w:sz="0" w:space="0" w:color="auto"/>
      </w:divBdr>
    </w:div>
    <w:div w:id="1131173745">
      <w:bodyDiv w:val="1"/>
      <w:marLeft w:val="0"/>
      <w:marRight w:val="0"/>
      <w:marTop w:val="0"/>
      <w:marBottom w:val="0"/>
      <w:divBdr>
        <w:top w:val="none" w:sz="0" w:space="0" w:color="auto"/>
        <w:left w:val="none" w:sz="0" w:space="0" w:color="auto"/>
        <w:bottom w:val="none" w:sz="0" w:space="0" w:color="auto"/>
        <w:right w:val="none" w:sz="0" w:space="0" w:color="auto"/>
      </w:divBdr>
      <w:divsChild>
        <w:div w:id="1640920794">
          <w:marLeft w:val="0"/>
          <w:marRight w:val="0"/>
          <w:marTop w:val="0"/>
          <w:marBottom w:val="0"/>
          <w:divBdr>
            <w:top w:val="none" w:sz="0" w:space="0" w:color="auto"/>
            <w:left w:val="none" w:sz="0" w:space="0" w:color="auto"/>
            <w:bottom w:val="none" w:sz="0" w:space="0" w:color="auto"/>
            <w:right w:val="none" w:sz="0" w:space="0" w:color="auto"/>
          </w:divBdr>
          <w:divsChild>
            <w:div w:id="1796556551">
              <w:marLeft w:val="0"/>
              <w:marRight w:val="0"/>
              <w:marTop w:val="0"/>
              <w:marBottom w:val="0"/>
              <w:divBdr>
                <w:top w:val="none" w:sz="0" w:space="0" w:color="auto"/>
                <w:left w:val="none" w:sz="0" w:space="0" w:color="auto"/>
                <w:bottom w:val="none" w:sz="0" w:space="0" w:color="auto"/>
                <w:right w:val="none" w:sz="0" w:space="0" w:color="auto"/>
              </w:divBdr>
              <w:divsChild>
                <w:div w:id="1766262350">
                  <w:marLeft w:val="0"/>
                  <w:marRight w:val="0"/>
                  <w:marTop w:val="0"/>
                  <w:marBottom w:val="0"/>
                  <w:divBdr>
                    <w:top w:val="none" w:sz="0" w:space="0" w:color="auto"/>
                    <w:left w:val="none" w:sz="0" w:space="0" w:color="auto"/>
                    <w:bottom w:val="none" w:sz="0" w:space="0" w:color="auto"/>
                    <w:right w:val="none" w:sz="0" w:space="0" w:color="auto"/>
                  </w:divBdr>
                  <w:divsChild>
                    <w:div w:id="158355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736865">
      <w:bodyDiv w:val="1"/>
      <w:marLeft w:val="0"/>
      <w:marRight w:val="0"/>
      <w:marTop w:val="0"/>
      <w:marBottom w:val="0"/>
      <w:divBdr>
        <w:top w:val="none" w:sz="0" w:space="0" w:color="auto"/>
        <w:left w:val="none" w:sz="0" w:space="0" w:color="auto"/>
        <w:bottom w:val="none" w:sz="0" w:space="0" w:color="auto"/>
        <w:right w:val="none" w:sz="0" w:space="0" w:color="auto"/>
      </w:divBdr>
      <w:divsChild>
        <w:div w:id="959652454">
          <w:marLeft w:val="0"/>
          <w:marRight w:val="0"/>
          <w:marTop w:val="0"/>
          <w:marBottom w:val="0"/>
          <w:divBdr>
            <w:top w:val="none" w:sz="0" w:space="0" w:color="auto"/>
            <w:left w:val="none" w:sz="0" w:space="0" w:color="auto"/>
            <w:bottom w:val="none" w:sz="0" w:space="0" w:color="auto"/>
            <w:right w:val="none" w:sz="0" w:space="0" w:color="auto"/>
          </w:divBdr>
          <w:divsChild>
            <w:div w:id="2063169002">
              <w:marLeft w:val="0"/>
              <w:marRight w:val="0"/>
              <w:marTop w:val="0"/>
              <w:marBottom w:val="0"/>
              <w:divBdr>
                <w:top w:val="none" w:sz="0" w:space="0" w:color="auto"/>
                <w:left w:val="none" w:sz="0" w:space="0" w:color="auto"/>
                <w:bottom w:val="none" w:sz="0" w:space="0" w:color="auto"/>
                <w:right w:val="none" w:sz="0" w:space="0" w:color="auto"/>
              </w:divBdr>
              <w:divsChild>
                <w:div w:id="122876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994897">
      <w:bodyDiv w:val="1"/>
      <w:marLeft w:val="0"/>
      <w:marRight w:val="0"/>
      <w:marTop w:val="0"/>
      <w:marBottom w:val="0"/>
      <w:divBdr>
        <w:top w:val="none" w:sz="0" w:space="0" w:color="auto"/>
        <w:left w:val="none" w:sz="0" w:space="0" w:color="auto"/>
        <w:bottom w:val="none" w:sz="0" w:space="0" w:color="auto"/>
        <w:right w:val="none" w:sz="0" w:space="0" w:color="auto"/>
      </w:divBdr>
    </w:div>
    <w:div w:id="1159804386">
      <w:bodyDiv w:val="1"/>
      <w:marLeft w:val="0"/>
      <w:marRight w:val="0"/>
      <w:marTop w:val="0"/>
      <w:marBottom w:val="0"/>
      <w:divBdr>
        <w:top w:val="none" w:sz="0" w:space="0" w:color="auto"/>
        <w:left w:val="none" w:sz="0" w:space="0" w:color="auto"/>
        <w:bottom w:val="none" w:sz="0" w:space="0" w:color="auto"/>
        <w:right w:val="none" w:sz="0" w:space="0" w:color="auto"/>
      </w:divBdr>
      <w:divsChild>
        <w:div w:id="256250790">
          <w:marLeft w:val="0"/>
          <w:marRight w:val="0"/>
          <w:marTop w:val="0"/>
          <w:marBottom w:val="0"/>
          <w:divBdr>
            <w:top w:val="none" w:sz="0" w:space="0" w:color="auto"/>
            <w:left w:val="none" w:sz="0" w:space="0" w:color="auto"/>
            <w:bottom w:val="none" w:sz="0" w:space="0" w:color="auto"/>
            <w:right w:val="none" w:sz="0" w:space="0" w:color="auto"/>
          </w:divBdr>
          <w:divsChild>
            <w:div w:id="1524323311">
              <w:marLeft w:val="0"/>
              <w:marRight w:val="0"/>
              <w:marTop w:val="0"/>
              <w:marBottom w:val="0"/>
              <w:divBdr>
                <w:top w:val="none" w:sz="0" w:space="0" w:color="auto"/>
                <w:left w:val="none" w:sz="0" w:space="0" w:color="auto"/>
                <w:bottom w:val="none" w:sz="0" w:space="0" w:color="auto"/>
                <w:right w:val="none" w:sz="0" w:space="0" w:color="auto"/>
              </w:divBdr>
              <w:divsChild>
                <w:div w:id="1243680391">
                  <w:marLeft w:val="0"/>
                  <w:marRight w:val="0"/>
                  <w:marTop w:val="0"/>
                  <w:marBottom w:val="0"/>
                  <w:divBdr>
                    <w:top w:val="none" w:sz="0" w:space="0" w:color="auto"/>
                    <w:left w:val="none" w:sz="0" w:space="0" w:color="auto"/>
                    <w:bottom w:val="none" w:sz="0" w:space="0" w:color="auto"/>
                    <w:right w:val="none" w:sz="0" w:space="0" w:color="auto"/>
                  </w:divBdr>
                  <w:divsChild>
                    <w:div w:id="3045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901964">
      <w:bodyDiv w:val="1"/>
      <w:marLeft w:val="0"/>
      <w:marRight w:val="0"/>
      <w:marTop w:val="0"/>
      <w:marBottom w:val="0"/>
      <w:divBdr>
        <w:top w:val="none" w:sz="0" w:space="0" w:color="auto"/>
        <w:left w:val="none" w:sz="0" w:space="0" w:color="auto"/>
        <w:bottom w:val="none" w:sz="0" w:space="0" w:color="auto"/>
        <w:right w:val="none" w:sz="0" w:space="0" w:color="auto"/>
      </w:divBdr>
      <w:divsChild>
        <w:div w:id="1404796251">
          <w:marLeft w:val="0"/>
          <w:marRight w:val="0"/>
          <w:marTop w:val="0"/>
          <w:marBottom w:val="0"/>
          <w:divBdr>
            <w:top w:val="none" w:sz="0" w:space="0" w:color="auto"/>
            <w:left w:val="none" w:sz="0" w:space="0" w:color="auto"/>
            <w:bottom w:val="none" w:sz="0" w:space="0" w:color="auto"/>
            <w:right w:val="none" w:sz="0" w:space="0" w:color="auto"/>
          </w:divBdr>
          <w:divsChild>
            <w:div w:id="1543395159">
              <w:marLeft w:val="0"/>
              <w:marRight w:val="0"/>
              <w:marTop w:val="0"/>
              <w:marBottom w:val="0"/>
              <w:divBdr>
                <w:top w:val="none" w:sz="0" w:space="0" w:color="auto"/>
                <w:left w:val="none" w:sz="0" w:space="0" w:color="auto"/>
                <w:bottom w:val="none" w:sz="0" w:space="0" w:color="auto"/>
                <w:right w:val="none" w:sz="0" w:space="0" w:color="auto"/>
              </w:divBdr>
              <w:divsChild>
                <w:div w:id="80242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747556">
      <w:bodyDiv w:val="1"/>
      <w:marLeft w:val="0"/>
      <w:marRight w:val="0"/>
      <w:marTop w:val="0"/>
      <w:marBottom w:val="0"/>
      <w:divBdr>
        <w:top w:val="none" w:sz="0" w:space="0" w:color="auto"/>
        <w:left w:val="none" w:sz="0" w:space="0" w:color="auto"/>
        <w:bottom w:val="none" w:sz="0" w:space="0" w:color="auto"/>
        <w:right w:val="none" w:sz="0" w:space="0" w:color="auto"/>
      </w:divBdr>
      <w:divsChild>
        <w:div w:id="2091385928">
          <w:marLeft w:val="0"/>
          <w:marRight w:val="0"/>
          <w:marTop w:val="0"/>
          <w:marBottom w:val="0"/>
          <w:divBdr>
            <w:top w:val="none" w:sz="0" w:space="0" w:color="auto"/>
            <w:left w:val="none" w:sz="0" w:space="0" w:color="auto"/>
            <w:bottom w:val="none" w:sz="0" w:space="0" w:color="auto"/>
            <w:right w:val="none" w:sz="0" w:space="0" w:color="auto"/>
          </w:divBdr>
          <w:divsChild>
            <w:div w:id="395081820">
              <w:marLeft w:val="0"/>
              <w:marRight w:val="0"/>
              <w:marTop w:val="0"/>
              <w:marBottom w:val="0"/>
              <w:divBdr>
                <w:top w:val="none" w:sz="0" w:space="0" w:color="auto"/>
                <w:left w:val="none" w:sz="0" w:space="0" w:color="auto"/>
                <w:bottom w:val="none" w:sz="0" w:space="0" w:color="auto"/>
                <w:right w:val="none" w:sz="0" w:space="0" w:color="auto"/>
              </w:divBdr>
              <w:divsChild>
                <w:div w:id="153571067">
                  <w:marLeft w:val="0"/>
                  <w:marRight w:val="0"/>
                  <w:marTop w:val="0"/>
                  <w:marBottom w:val="0"/>
                  <w:divBdr>
                    <w:top w:val="none" w:sz="0" w:space="0" w:color="auto"/>
                    <w:left w:val="none" w:sz="0" w:space="0" w:color="auto"/>
                    <w:bottom w:val="none" w:sz="0" w:space="0" w:color="auto"/>
                    <w:right w:val="none" w:sz="0" w:space="0" w:color="auto"/>
                  </w:divBdr>
                  <w:divsChild>
                    <w:div w:id="190351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121343">
      <w:bodyDiv w:val="1"/>
      <w:marLeft w:val="0"/>
      <w:marRight w:val="0"/>
      <w:marTop w:val="0"/>
      <w:marBottom w:val="0"/>
      <w:divBdr>
        <w:top w:val="none" w:sz="0" w:space="0" w:color="auto"/>
        <w:left w:val="none" w:sz="0" w:space="0" w:color="auto"/>
        <w:bottom w:val="none" w:sz="0" w:space="0" w:color="auto"/>
        <w:right w:val="none" w:sz="0" w:space="0" w:color="auto"/>
      </w:divBdr>
    </w:div>
    <w:div w:id="1243954696">
      <w:bodyDiv w:val="1"/>
      <w:marLeft w:val="0"/>
      <w:marRight w:val="0"/>
      <w:marTop w:val="0"/>
      <w:marBottom w:val="0"/>
      <w:divBdr>
        <w:top w:val="none" w:sz="0" w:space="0" w:color="auto"/>
        <w:left w:val="none" w:sz="0" w:space="0" w:color="auto"/>
        <w:bottom w:val="none" w:sz="0" w:space="0" w:color="auto"/>
        <w:right w:val="none" w:sz="0" w:space="0" w:color="auto"/>
      </w:divBdr>
      <w:divsChild>
        <w:div w:id="931428312">
          <w:marLeft w:val="0"/>
          <w:marRight w:val="0"/>
          <w:marTop w:val="0"/>
          <w:marBottom w:val="0"/>
          <w:divBdr>
            <w:top w:val="none" w:sz="0" w:space="0" w:color="auto"/>
            <w:left w:val="none" w:sz="0" w:space="0" w:color="auto"/>
            <w:bottom w:val="none" w:sz="0" w:space="0" w:color="auto"/>
            <w:right w:val="none" w:sz="0" w:space="0" w:color="auto"/>
          </w:divBdr>
          <w:divsChild>
            <w:div w:id="686948780">
              <w:marLeft w:val="0"/>
              <w:marRight w:val="0"/>
              <w:marTop w:val="0"/>
              <w:marBottom w:val="0"/>
              <w:divBdr>
                <w:top w:val="none" w:sz="0" w:space="0" w:color="auto"/>
                <w:left w:val="none" w:sz="0" w:space="0" w:color="auto"/>
                <w:bottom w:val="none" w:sz="0" w:space="0" w:color="auto"/>
                <w:right w:val="none" w:sz="0" w:space="0" w:color="auto"/>
              </w:divBdr>
              <w:divsChild>
                <w:div w:id="1266689685">
                  <w:marLeft w:val="0"/>
                  <w:marRight w:val="0"/>
                  <w:marTop w:val="0"/>
                  <w:marBottom w:val="0"/>
                  <w:divBdr>
                    <w:top w:val="none" w:sz="0" w:space="0" w:color="auto"/>
                    <w:left w:val="none" w:sz="0" w:space="0" w:color="auto"/>
                    <w:bottom w:val="none" w:sz="0" w:space="0" w:color="auto"/>
                    <w:right w:val="none" w:sz="0" w:space="0" w:color="auto"/>
                  </w:divBdr>
                  <w:divsChild>
                    <w:div w:id="104217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470693">
      <w:bodyDiv w:val="1"/>
      <w:marLeft w:val="0"/>
      <w:marRight w:val="0"/>
      <w:marTop w:val="0"/>
      <w:marBottom w:val="0"/>
      <w:divBdr>
        <w:top w:val="none" w:sz="0" w:space="0" w:color="auto"/>
        <w:left w:val="none" w:sz="0" w:space="0" w:color="auto"/>
        <w:bottom w:val="none" w:sz="0" w:space="0" w:color="auto"/>
        <w:right w:val="none" w:sz="0" w:space="0" w:color="auto"/>
      </w:divBdr>
      <w:divsChild>
        <w:div w:id="1112356606">
          <w:marLeft w:val="0"/>
          <w:marRight w:val="0"/>
          <w:marTop w:val="0"/>
          <w:marBottom w:val="0"/>
          <w:divBdr>
            <w:top w:val="none" w:sz="0" w:space="0" w:color="auto"/>
            <w:left w:val="none" w:sz="0" w:space="0" w:color="auto"/>
            <w:bottom w:val="none" w:sz="0" w:space="0" w:color="auto"/>
            <w:right w:val="none" w:sz="0" w:space="0" w:color="auto"/>
          </w:divBdr>
          <w:divsChild>
            <w:div w:id="2082480956">
              <w:marLeft w:val="0"/>
              <w:marRight w:val="0"/>
              <w:marTop w:val="0"/>
              <w:marBottom w:val="0"/>
              <w:divBdr>
                <w:top w:val="none" w:sz="0" w:space="0" w:color="auto"/>
                <w:left w:val="none" w:sz="0" w:space="0" w:color="auto"/>
                <w:bottom w:val="none" w:sz="0" w:space="0" w:color="auto"/>
                <w:right w:val="none" w:sz="0" w:space="0" w:color="auto"/>
              </w:divBdr>
              <w:divsChild>
                <w:div w:id="128630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181672">
      <w:bodyDiv w:val="1"/>
      <w:marLeft w:val="0"/>
      <w:marRight w:val="0"/>
      <w:marTop w:val="0"/>
      <w:marBottom w:val="0"/>
      <w:divBdr>
        <w:top w:val="none" w:sz="0" w:space="0" w:color="auto"/>
        <w:left w:val="none" w:sz="0" w:space="0" w:color="auto"/>
        <w:bottom w:val="none" w:sz="0" w:space="0" w:color="auto"/>
        <w:right w:val="none" w:sz="0" w:space="0" w:color="auto"/>
      </w:divBdr>
      <w:divsChild>
        <w:div w:id="1760371439">
          <w:marLeft w:val="0"/>
          <w:marRight w:val="0"/>
          <w:marTop w:val="0"/>
          <w:marBottom w:val="0"/>
          <w:divBdr>
            <w:top w:val="none" w:sz="0" w:space="0" w:color="auto"/>
            <w:left w:val="none" w:sz="0" w:space="0" w:color="auto"/>
            <w:bottom w:val="none" w:sz="0" w:space="0" w:color="auto"/>
            <w:right w:val="none" w:sz="0" w:space="0" w:color="auto"/>
          </w:divBdr>
          <w:divsChild>
            <w:div w:id="172255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66676">
      <w:bodyDiv w:val="1"/>
      <w:marLeft w:val="0"/>
      <w:marRight w:val="0"/>
      <w:marTop w:val="0"/>
      <w:marBottom w:val="0"/>
      <w:divBdr>
        <w:top w:val="none" w:sz="0" w:space="0" w:color="auto"/>
        <w:left w:val="none" w:sz="0" w:space="0" w:color="auto"/>
        <w:bottom w:val="none" w:sz="0" w:space="0" w:color="auto"/>
        <w:right w:val="none" w:sz="0" w:space="0" w:color="auto"/>
      </w:divBdr>
      <w:divsChild>
        <w:div w:id="1526283997">
          <w:marLeft w:val="0"/>
          <w:marRight w:val="0"/>
          <w:marTop w:val="0"/>
          <w:marBottom w:val="0"/>
          <w:divBdr>
            <w:top w:val="none" w:sz="0" w:space="0" w:color="auto"/>
            <w:left w:val="none" w:sz="0" w:space="0" w:color="auto"/>
            <w:bottom w:val="none" w:sz="0" w:space="0" w:color="auto"/>
            <w:right w:val="none" w:sz="0" w:space="0" w:color="auto"/>
          </w:divBdr>
          <w:divsChild>
            <w:div w:id="449981352">
              <w:marLeft w:val="0"/>
              <w:marRight w:val="0"/>
              <w:marTop w:val="0"/>
              <w:marBottom w:val="0"/>
              <w:divBdr>
                <w:top w:val="none" w:sz="0" w:space="0" w:color="auto"/>
                <w:left w:val="none" w:sz="0" w:space="0" w:color="auto"/>
                <w:bottom w:val="none" w:sz="0" w:space="0" w:color="auto"/>
                <w:right w:val="none" w:sz="0" w:space="0" w:color="auto"/>
              </w:divBdr>
              <w:divsChild>
                <w:div w:id="1594977095">
                  <w:marLeft w:val="0"/>
                  <w:marRight w:val="0"/>
                  <w:marTop w:val="0"/>
                  <w:marBottom w:val="0"/>
                  <w:divBdr>
                    <w:top w:val="none" w:sz="0" w:space="0" w:color="auto"/>
                    <w:left w:val="none" w:sz="0" w:space="0" w:color="auto"/>
                    <w:bottom w:val="none" w:sz="0" w:space="0" w:color="auto"/>
                    <w:right w:val="none" w:sz="0" w:space="0" w:color="auto"/>
                  </w:divBdr>
                  <w:divsChild>
                    <w:div w:id="134011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477234">
      <w:bodyDiv w:val="1"/>
      <w:marLeft w:val="0"/>
      <w:marRight w:val="0"/>
      <w:marTop w:val="0"/>
      <w:marBottom w:val="0"/>
      <w:divBdr>
        <w:top w:val="none" w:sz="0" w:space="0" w:color="auto"/>
        <w:left w:val="none" w:sz="0" w:space="0" w:color="auto"/>
        <w:bottom w:val="none" w:sz="0" w:space="0" w:color="auto"/>
        <w:right w:val="none" w:sz="0" w:space="0" w:color="auto"/>
      </w:divBdr>
      <w:divsChild>
        <w:div w:id="2024625480">
          <w:marLeft w:val="0"/>
          <w:marRight w:val="0"/>
          <w:marTop w:val="0"/>
          <w:marBottom w:val="0"/>
          <w:divBdr>
            <w:top w:val="none" w:sz="0" w:space="0" w:color="auto"/>
            <w:left w:val="none" w:sz="0" w:space="0" w:color="auto"/>
            <w:bottom w:val="none" w:sz="0" w:space="0" w:color="auto"/>
            <w:right w:val="none" w:sz="0" w:space="0" w:color="auto"/>
          </w:divBdr>
          <w:divsChild>
            <w:div w:id="1510948294">
              <w:marLeft w:val="0"/>
              <w:marRight w:val="0"/>
              <w:marTop w:val="0"/>
              <w:marBottom w:val="0"/>
              <w:divBdr>
                <w:top w:val="none" w:sz="0" w:space="0" w:color="auto"/>
                <w:left w:val="none" w:sz="0" w:space="0" w:color="auto"/>
                <w:bottom w:val="none" w:sz="0" w:space="0" w:color="auto"/>
                <w:right w:val="none" w:sz="0" w:space="0" w:color="auto"/>
              </w:divBdr>
              <w:divsChild>
                <w:div w:id="192421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279131">
      <w:bodyDiv w:val="1"/>
      <w:marLeft w:val="0"/>
      <w:marRight w:val="0"/>
      <w:marTop w:val="0"/>
      <w:marBottom w:val="0"/>
      <w:divBdr>
        <w:top w:val="none" w:sz="0" w:space="0" w:color="auto"/>
        <w:left w:val="none" w:sz="0" w:space="0" w:color="auto"/>
        <w:bottom w:val="none" w:sz="0" w:space="0" w:color="auto"/>
        <w:right w:val="none" w:sz="0" w:space="0" w:color="auto"/>
      </w:divBdr>
      <w:divsChild>
        <w:div w:id="415978223">
          <w:marLeft w:val="0"/>
          <w:marRight w:val="0"/>
          <w:marTop w:val="0"/>
          <w:marBottom w:val="0"/>
          <w:divBdr>
            <w:top w:val="none" w:sz="0" w:space="0" w:color="auto"/>
            <w:left w:val="none" w:sz="0" w:space="0" w:color="auto"/>
            <w:bottom w:val="none" w:sz="0" w:space="0" w:color="auto"/>
            <w:right w:val="none" w:sz="0" w:space="0" w:color="auto"/>
          </w:divBdr>
          <w:divsChild>
            <w:div w:id="1461266862">
              <w:marLeft w:val="0"/>
              <w:marRight w:val="0"/>
              <w:marTop w:val="0"/>
              <w:marBottom w:val="0"/>
              <w:divBdr>
                <w:top w:val="none" w:sz="0" w:space="0" w:color="auto"/>
                <w:left w:val="none" w:sz="0" w:space="0" w:color="auto"/>
                <w:bottom w:val="none" w:sz="0" w:space="0" w:color="auto"/>
                <w:right w:val="none" w:sz="0" w:space="0" w:color="auto"/>
              </w:divBdr>
              <w:divsChild>
                <w:div w:id="175748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82441">
      <w:bodyDiv w:val="1"/>
      <w:marLeft w:val="0"/>
      <w:marRight w:val="0"/>
      <w:marTop w:val="0"/>
      <w:marBottom w:val="0"/>
      <w:divBdr>
        <w:top w:val="none" w:sz="0" w:space="0" w:color="auto"/>
        <w:left w:val="none" w:sz="0" w:space="0" w:color="auto"/>
        <w:bottom w:val="none" w:sz="0" w:space="0" w:color="auto"/>
        <w:right w:val="none" w:sz="0" w:space="0" w:color="auto"/>
      </w:divBdr>
    </w:div>
    <w:div w:id="1276794086">
      <w:bodyDiv w:val="1"/>
      <w:marLeft w:val="0"/>
      <w:marRight w:val="0"/>
      <w:marTop w:val="0"/>
      <w:marBottom w:val="0"/>
      <w:divBdr>
        <w:top w:val="none" w:sz="0" w:space="0" w:color="auto"/>
        <w:left w:val="none" w:sz="0" w:space="0" w:color="auto"/>
        <w:bottom w:val="none" w:sz="0" w:space="0" w:color="auto"/>
        <w:right w:val="none" w:sz="0" w:space="0" w:color="auto"/>
      </w:divBdr>
      <w:divsChild>
        <w:div w:id="64424459">
          <w:marLeft w:val="0"/>
          <w:marRight w:val="0"/>
          <w:marTop w:val="0"/>
          <w:marBottom w:val="0"/>
          <w:divBdr>
            <w:top w:val="none" w:sz="0" w:space="0" w:color="auto"/>
            <w:left w:val="none" w:sz="0" w:space="0" w:color="auto"/>
            <w:bottom w:val="none" w:sz="0" w:space="0" w:color="auto"/>
            <w:right w:val="none" w:sz="0" w:space="0" w:color="auto"/>
          </w:divBdr>
          <w:divsChild>
            <w:div w:id="141997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8256">
      <w:bodyDiv w:val="1"/>
      <w:marLeft w:val="0"/>
      <w:marRight w:val="0"/>
      <w:marTop w:val="0"/>
      <w:marBottom w:val="0"/>
      <w:divBdr>
        <w:top w:val="none" w:sz="0" w:space="0" w:color="auto"/>
        <w:left w:val="none" w:sz="0" w:space="0" w:color="auto"/>
        <w:bottom w:val="none" w:sz="0" w:space="0" w:color="auto"/>
        <w:right w:val="none" w:sz="0" w:space="0" w:color="auto"/>
      </w:divBdr>
      <w:divsChild>
        <w:div w:id="1570966854">
          <w:marLeft w:val="0"/>
          <w:marRight w:val="0"/>
          <w:marTop w:val="0"/>
          <w:marBottom w:val="0"/>
          <w:divBdr>
            <w:top w:val="none" w:sz="0" w:space="0" w:color="auto"/>
            <w:left w:val="none" w:sz="0" w:space="0" w:color="auto"/>
            <w:bottom w:val="none" w:sz="0" w:space="0" w:color="auto"/>
            <w:right w:val="none" w:sz="0" w:space="0" w:color="auto"/>
          </w:divBdr>
          <w:divsChild>
            <w:div w:id="1593926488">
              <w:marLeft w:val="0"/>
              <w:marRight w:val="0"/>
              <w:marTop w:val="0"/>
              <w:marBottom w:val="0"/>
              <w:divBdr>
                <w:top w:val="none" w:sz="0" w:space="0" w:color="auto"/>
                <w:left w:val="none" w:sz="0" w:space="0" w:color="auto"/>
                <w:bottom w:val="none" w:sz="0" w:space="0" w:color="auto"/>
                <w:right w:val="none" w:sz="0" w:space="0" w:color="auto"/>
              </w:divBdr>
              <w:divsChild>
                <w:div w:id="179675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238323">
      <w:bodyDiv w:val="1"/>
      <w:marLeft w:val="0"/>
      <w:marRight w:val="0"/>
      <w:marTop w:val="0"/>
      <w:marBottom w:val="0"/>
      <w:divBdr>
        <w:top w:val="none" w:sz="0" w:space="0" w:color="auto"/>
        <w:left w:val="none" w:sz="0" w:space="0" w:color="auto"/>
        <w:bottom w:val="none" w:sz="0" w:space="0" w:color="auto"/>
        <w:right w:val="none" w:sz="0" w:space="0" w:color="auto"/>
      </w:divBdr>
      <w:divsChild>
        <w:div w:id="467014839">
          <w:marLeft w:val="0"/>
          <w:marRight w:val="0"/>
          <w:marTop w:val="0"/>
          <w:marBottom w:val="0"/>
          <w:divBdr>
            <w:top w:val="none" w:sz="0" w:space="0" w:color="auto"/>
            <w:left w:val="none" w:sz="0" w:space="0" w:color="auto"/>
            <w:bottom w:val="none" w:sz="0" w:space="0" w:color="auto"/>
            <w:right w:val="none" w:sz="0" w:space="0" w:color="auto"/>
          </w:divBdr>
          <w:divsChild>
            <w:div w:id="1957128977">
              <w:marLeft w:val="0"/>
              <w:marRight w:val="0"/>
              <w:marTop w:val="0"/>
              <w:marBottom w:val="0"/>
              <w:divBdr>
                <w:top w:val="none" w:sz="0" w:space="0" w:color="auto"/>
                <w:left w:val="none" w:sz="0" w:space="0" w:color="auto"/>
                <w:bottom w:val="none" w:sz="0" w:space="0" w:color="auto"/>
                <w:right w:val="none" w:sz="0" w:space="0" w:color="auto"/>
              </w:divBdr>
              <w:divsChild>
                <w:div w:id="84235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485032">
      <w:bodyDiv w:val="1"/>
      <w:marLeft w:val="0"/>
      <w:marRight w:val="0"/>
      <w:marTop w:val="0"/>
      <w:marBottom w:val="0"/>
      <w:divBdr>
        <w:top w:val="none" w:sz="0" w:space="0" w:color="auto"/>
        <w:left w:val="none" w:sz="0" w:space="0" w:color="auto"/>
        <w:bottom w:val="none" w:sz="0" w:space="0" w:color="auto"/>
        <w:right w:val="none" w:sz="0" w:space="0" w:color="auto"/>
      </w:divBdr>
    </w:div>
    <w:div w:id="1298340093">
      <w:bodyDiv w:val="1"/>
      <w:marLeft w:val="0"/>
      <w:marRight w:val="0"/>
      <w:marTop w:val="0"/>
      <w:marBottom w:val="0"/>
      <w:divBdr>
        <w:top w:val="none" w:sz="0" w:space="0" w:color="auto"/>
        <w:left w:val="none" w:sz="0" w:space="0" w:color="auto"/>
        <w:bottom w:val="none" w:sz="0" w:space="0" w:color="auto"/>
        <w:right w:val="none" w:sz="0" w:space="0" w:color="auto"/>
      </w:divBdr>
      <w:divsChild>
        <w:div w:id="1919486201">
          <w:marLeft w:val="0"/>
          <w:marRight w:val="0"/>
          <w:marTop w:val="0"/>
          <w:marBottom w:val="0"/>
          <w:divBdr>
            <w:top w:val="none" w:sz="0" w:space="0" w:color="auto"/>
            <w:left w:val="none" w:sz="0" w:space="0" w:color="auto"/>
            <w:bottom w:val="none" w:sz="0" w:space="0" w:color="auto"/>
            <w:right w:val="none" w:sz="0" w:space="0" w:color="auto"/>
          </w:divBdr>
          <w:divsChild>
            <w:div w:id="1683123257">
              <w:marLeft w:val="0"/>
              <w:marRight w:val="0"/>
              <w:marTop w:val="0"/>
              <w:marBottom w:val="0"/>
              <w:divBdr>
                <w:top w:val="none" w:sz="0" w:space="0" w:color="auto"/>
                <w:left w:val="none" w:sz="0" w:space="0" w:color="auto"/>
                <w:bottom w:val="none" w:sz="0" w:space="0" w:color="auto"/>
                <w:right w:val="none" w:sz="0" w:space="0" w:color="auto"/>
              </w:divBdr>
              <w:divsChild>
                <w:div w:id="936716804">
                  <w:marLeft w:val="0"/>
                  <w:marRight w:val="0"/>
                  <w:marTop w:val="0"/>
                  <w:marBottom w:val="0"/>
                  <w:divBdr>
                    <w:top w:val="none" w:sz="0" w:space="0" w:color="auto"/>
                    <w:left w:val="none" w:sz="0" w:space="0" w:color="auto"/>
                    <w:bottom w:val="none" w:sz="0" w:space="0" w:color="auto"/>
                    <w:right w:val="none" w:sz="0" w:space="0" w:color="auto"/>
                  </w:divBdr>
                  <w:divsChild>
                    <w:div w:id="70498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266404">
      <w:bodyDiv w:val="1"/>
      <w:marLeft w:val="0"/>
      <w:marRight w:val="0"/>
      <w:marTop w:val="0"/>
      <w:marBottom w:val="0"/>
      <w:divBdr>
        <w:top w:val="none" w:sz="0" w:space="0" w:color="auto"/>
        <w:left w:val="none" w:sz="0" w:space="0" w:color="auto"/>
        <w:bottom w:val="none" w:sz="0" w:space="0" w:color="auto"/>
        <w:right w:val="none" w:sz="0" w:space="0" w:color="auto"/>
      </w:divBdr>
      <w:divsChild>
        <w:div w:id="1908151993">
          <w:marLeft w:val="0"/>
          <w:marRight w:val="0"/>
          <w:marTop w:val="0"/>
          <w:marBottom w:val="0"/>
          <w:divBdr>
            <w:top w:val="none" w:sz="0" w:space="0" w:color="auto"/>
            <w:left w:val="none" w:sz="0" w:space="0" w:color="auto"/>
            <w:bottom w:val="none" w:sz="0" w:space="0" w:color="auto"/>
            <w:right w:val="none" w:sz="0" w:space="0" w:color="auto"/>
          </w:divBdr>
        </w:div>
      </w:divsChild>
    </w:div>
    <w:div w:id="1304775888">
      <w:bodyDiv w:val="1"/>
      <w:marLeft w:val="0"/>
      <w:marRight w:val="0"/>
      <w:marTop w:val="0"/>
      <w:marBottom w:val="0"/>
      <w:divBdr>
        <w:top w:val="none" w:sz="0" w:space="0" w:color="auto"/>
        <w:left w:val="none" w:sz="0" w:space="0" w:color="auto"/>
        <w:bottom w:val="none" w:sz="0" w:space="0" w:color="auto"/>
        <w:right w:val="none" w:sz="0" w:space="0" w:color="auto"/>
      </w:divBdr>
      <w:divsChild>
        <w:div w:id="133253858">
          <w:marLeft w:val="0"/>
          <w:marRight w:val="0"/>
          <w:marTop w:val="0"/>
          <w:marBottom w:val="0"/>
          <w:divBdr>
            <w:top w:val="none" w:sz="0" w:space="0" w:color="auto"/>
            <w:left w:val="none" w:sz="0" w:space="0" w:color="auto"/>
            <w:bottom w:val="none" w:sz="0" w:space="0" w:color="auto"/>
            <w:right w:val="none" w:sz="0" w:space="0" w:color="auto"/>
          </w:divBdr>
          <w:divsChild>
            <w:div w:id="1402681198">
              <w:marLeft w:val="0"/>
              <w:marRight w:val="0"/>
              <w:marTop w:val="0"/>
              <w:marBottom w:val="0"/>
              <w:divBdr>
                <w:top w:val="none" w:sz="0" w:space="0" w:color="auto"/>
                <w:left w:val="none" w:sz="0" w:space="0" w:color="auto"/>
                <w:bottom w:val="none" w:sz="0" w:space="0" w:color="auto"/>
                <w:right w:val="none" w:sz="0" w:space="0" w:color="auto"/>
              </w:divBdr>
              <w:divsChild>
                <w:div w:id="214311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740678">
      <w:bodyDiv w:val="1"/>
      <w:marLeft w:val="0"/>
      <w:marRight w:val="0"/>
      <w:marTop w:val="0"/>
      <w:marBottom w:val="0"/>
      <w:divBdr>
        <w:top w:val="none" w:sz="0" w:space="0" w:color="auto"/>
        <w:left w:val="none" w:sz="0" w:space="0" w:color="auto"/>
        <w:bottom w:val="none" w:sz="0" w:space="0" w:color="auto"/>
        <w:right w:val="none" w:sz="0" w:space="0" w:color="auto"/>
      </w:divBdr>
      <w:divsChild>
        <w:div w:id="1575358811">
          <w:marLeft w:val="0"/>
          <w:marRight w:val="0"/>
          <w:marTop w:val="0"/>
          <w:marBottom w:val="0"/>
          <w:divBdr>
            <w:top w:val="none" w:sz="0" w:space="0" w:color="auto"/>
            <w:left w:val="none" w:sz="0" w:space="0" w:color="auto"/>
            <w:bottom w:val="none" w:sz="0" w:space="0" w:color="auto"/>
            <w:right w:val="none" w:sz="0" w:space="0" w:color="auto"/>
          </w:divBdr>
          <w:divsChild>
            <w:div w:id="481510934">
              <w:marLeft w:val="0"/>
              <w:marRight w:val="0"/>
              <w:marTop w:val="0"/>
              <w:marBottom w:val="0"/>
              <w:divBdr>
                <w:top w:val="none" w:sz="0" w:space="0" w:color="auto"/>
                <w:left w:val="none" w:sz="0" w:space="0" w:color="auto"/>
                <w:bottom w:val="none" w:sz="0" w:space="0" w:color="auto"/>
                <w:right w:val="none" w:sz="0" w:space="0" w:color="auto"/>
              </w:divBdr>
              <w:divsChild>
                <w:div w:id="646403342">
                  <w:marLeft w:val="0"/>
                  <w:marRight w:val="0"/>
                  <w:marTop w:val="0"/>
                  <w:marBottom w:val="0"/>
                  <w:divBdr>
                    <w:top w:val="none" w:sz="0" w:space="0" w:color="auto"/>
                    <w:left w:val="none" w:sz="0" w:space="0" w:color="auto"/>
                    <w:bottom w:val="none" w:sz="0" w:space="0" w:color="auto"/>
                    <w:right w:val="none" w:sz="0" w:space="0" w:color="auto"/>
                  </w:divBdr>
                  <w:divsChild>
                    <w:div w:id="1384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129332">
      <w:bodyDiv w:val="1"/>
      <w:marLeft w:val="0"/>
      <w:marRight w:val="0"/>
      <w:marTop w:val="0"/>
      <w:marBottom w:val="0"/>
      <w:divBdr>
        <w:top w:val="none" w:sz="0" w:space="0" w:color="auto"/>
        <w:left w:val="none" w:sz="0" w:space="0" w:color="auto"/>
        <w:bottom w:val="none" w:sz="0" w:space="0" w:color="auto"/>
        <w:right w:val="none" w:sz="0" w:space="0" w:color="auto"/>
      </w:divBdr>
      <w:divsChild>
        <w:div w:id="53940928">
          <w:marLeft w:val="0"/>
          <w:marRight w:val="0"/>
          <w:marTop w:val="0"/>
          <w:marBottom w:val="0"/>
          <w:divBdr>
            <w:top w:val="none" w:sz="0" w:space="0" w:color="auto"/>
            <w:left w:val="none" w:sz="0" w:space="0" w:color="auto"/>
            <w:bottom w:val="none" w:sz="0" w:space="0" w:color="auto"/>
            <w:right w:val="none" w:sz="0" w:space="0" w:color="auto"/>
          </w:divBdr>
          <w:divsChild>
            <w:div w:id="1675841725">
              <w:marLeft w:val="0"/>
              <w:marRight w:val="0"/>
              <w:marTop w:val="0"/>
              <w:marBottom w:val="0"/>
              <w:divBdr>
                <w:top w:val="none" w:sz="0" w:space="0" w:color="auto"/>
                <w:left w:val="none" w:sz="0" w:space="0" w:color="auto"/>
                <w:bottom w:val="none" w:sz="0" w:space="0" w:color="auto"/>
                <w:right w:val="none" w:sz="0" w:space="0" w:color="auto"/>
              </w:divBdr>
              <w:divsChild>
                <w:div w:id="180357950">
                  <w:marLeft w:val="0"/>
                  <w:marRight w:val="0"/>
                  <w:marTop w:val="0"/>
                  <w:marBottom w:val="0"/>
                  <w:divBdr>
                    <w:top w:val="none" w:sz="0" w:space="0" w:color="auto"/>
                    <w:left w:val="none" w:sz="0" w:space="0" w:color="auto"/>
                    <w:bottom w:val="none" w:sz="0" w:space="0" w:color="auto"/>
                    <w:right w:val="none" w:sz="0" w:space="0" w:color="auto"/>
                  </w:divBdr>
                  <w:divsChild>
                    <w:div w:id="41474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512949">
      <w:bodyDiv w:val="1"/>
      <w:marLeft w:val="0"/>
      <w:marRight w:val="0"/>
      <w:marTop w:val="0"/>
      <w:marBottom w:val="0"/>
      <w:divBdr>
        <w:top w:val="none" w:sz="0" w:space="0" w:color="auto"/>
        <w:left w:val="none" w:sz="0" w:space="0" w:color="auto"/>
        <w:bottom w:val="none" w:sz="0" w:space="0" w:color="auto"/>
        <w:right w:val="none" w:sz="0" w:space="0" w:color="auto"/>
      </w:divBdr>
      <w:divsChild>
        <w:div w:id="22286816">
          <w:marLeft w:val="0"/>
          <w:marRight w:val="0"/>
          <w:marTop w:val="0"/>
          <w:marBottom w:val="0"/>
          <w:divBdr>
            <w:top w:val="none" w:sz="0" w:space="0" w:color="auto"/>
            <w:left w:val="none" w:sz="0" w:space="0" w:color="auto"/>
            <w:bottom w:val="none" w:sz="0" w:space="0" w:color="auto"/>
            <w:right w:val="none" w:sz="0" w:space="0" w:color="auto"/>
          </w:divBdr>
          <w:divsChild>
            <w:div w:id="1237663058">
              <w:marLeft w:val="0"/>
              <w:marRight w:val="0"/>
              <w:marTop w:val="0"/>
              <w:marBottom w:val="0"/>
              <w:divBdr>
                <w:top w:val="none" w:sz="0" w:space="0" w:color="auto"/>
                <w:left w:val="none" w:sz="0" w:space="0" w:color="auto"/>
                <w:bottom w:val="none" w:sz="0" w:space="0" w:color="auto"/>
                <w:right w:val="none" w:sz="0" w:space="0" w:color="auto"/>
              </w:divBdr>
              <w:divsChild>
                <w:div w:id="303852080">
                  <w:marLeft w:val="0"/>
                  <w:marRight w:val="0"/>
                  <w:marTop w:val="0"/>
                  <w:marBottom w:val="0"/>
                  <w:divBdr>
                    <w:top w:val="none" w:sz="0" w:space="0" w:color="auto"/>
                    <w:left w:val="none" w:sz="0" w:space="0" w:color="auto"/>
                    <w:bottom w:val="none" w:sz="0" w:space="0" w:color="auto"/>
                    <w:right w:val="none" w:sz="0" w:space="0" w:color="auto"/>
                  </w:divBdr>
                  <w:divsChild>
                    <w:div w:id="51966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248929">
      <w:bodyDiv w:val="1"/>
      <w:marLeft w:val="0"/>
      <w:marRight w:val="0"/>
      <w:marTop w:val="0"/>
      <w:marBottom w:val="0"/>
      <w:divBdr>
        <w:top w:val="none" w:sz="0" w:space="0" w:color="auto"/>
        <w:left w:val="none" w:sz="0" w:space="0" w:color="auto"/>
        <w:bottom w:val="none" w:sz="0" w:space="0" w:color="auto"/>
        <w:right w:val="none" w:sz="0" w:space="0" w:color="auto"/>
      </w:divBdr>
    </w:div>
    <w:div w:id="1343778356">
      <w:bodyDiv w:val="1"/>
      <w:marLeft w:val="0"/>
      <w:marRight w:val="0"/>
      <w:marTop w:val="0"/>
      <w:marBottom w:val="0"/>
      <w:divBdr>
        <w:top w:val="none" w:sz="0" w:space="0" w:color="auto"/>
        <w:left w:val="none" w:sz="0" w:space="0" w:color="auto"/>
        <w:bottom w:val="none" w:sz="0" w:space="0" w:color="auto"/>
        <w:right w:val="none" w:sz="0" w:space="0" w:color="auto"/>
      </w:divBdr>
      <w:divsChild>
        <w:div w:id="1994793361">
          <w:marLeft w:val="0"/>
          <w:marRight w:val="0"/>
          <w:marTop w:val="0"/>
          <w:marBottom w:val="0"/>
          <w:divBdr>
            <w:top w:val="none" w:sz="0" w:space="0" w:color="auto"/>
            <w:left w:val="none" w:sz="0" w:space="0" w:color="auto"/>
            <w:bottom w:val="none" w:sz="0" w:space="0" w:color="auto"/>
            <w:right w:val="none" w:sz="0" w:space="0" w:color="auto"/>
          </w:divBdr>
          <w:divsChild>
            <w:div w:id="40352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87608">
      <w:bodyDiv w:val="1"/>
      <w:marLeft w:val="0"/>
      <w:marRight w:val="0"/>
      <w:marTop w:val="0"/>
      <w:marBottom w:val="0"/>
      <w:divBdr>
        <w:top w:val="none" w:sz="0" w:space="0" w:color="auto"/>
        <w:left w:val="none" w:sz="0" w:space="0" w:color="auto"/>
        <w:bottom w:val="none" w:sz="0" w:space="0" w:color="auto"/>
        <w:right w:val="none" w:sz="0" w:space="0" w:color="auto"/>
      </w:divBdr>
      <w:divsChild>
        <w:div w:id="193156070">
          <w:marLeft w:val="0"/>
          <w:marRight w:val="0"/>
          <w:marTop w:val="0"/>
          <w:marBottom w:val="0"/>
          <w:divBdr>
            <w:top w:val="none" w:sz="0" w:space="0" w:color="auto"/>
            <w:left w:val="none" w:sz="0" w:space="0" w:color="auto"/>
            <w:bottom w:val="none" w:sz="0" w:space="0" w:color="auto"/>
            <w:right w:val="none" w:sz="0" w:space="0" w:color="auto"/>
          </w:divBdr>
          <w:divsChild>
            <w:div w:id="1578057062">
              <w:marLeft w:val="0"/>
              <w:marRight w:val="0"/>
              <w:marTop w:val="0"/>
              <w:marBottom w:val="0"/>
              <w:divBdr>
                <w:top w:val="none" w:sz="0" w:space="0" w:color="auto"/>
                <w:left w:val="none" w:sz="0" w:space="0" w:color="auto"/>
                <w:bottom w:val="none" w:sz="0" w:space="0" w:color="auto"/>
                <w:right w:val="none" w:sz="0" w:space="0" w:color="auto"/>
              </w:divBdr>
              <w:divsChild>
                <w:div w:id="184103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575308">
      <w:bodyDiv w:val="1"/>
      <w:marLeft w:val="0"/>
      <w:marRight w:val="0"/>
      <w:marTop w:val="0"/>
      <w:marBottom w:val="0"/>
      <w:divBdr>
        <w:top w:val="none" w:sz="0" w:space="0" w:color="auto"/>
        <w:left w:val="none" w:sz="0" w:space="0" w:color="auto"/>
        <w:bottom w:val="none" w:sz="0" w:space="0" w:color="auto"/>
        <w:right w:val="none" w:sz="0" w:space="0" w:color="auto"/>
      </w:divBdr>
    </w:div>
    <w:div w:id="1370836350">
      <w:bodyDiv w:val="1"/>
      <w:marLeft w:val="0"/>
      <w:marRight w:val="0"/>
      <w:marTop w:val="0"/>
      <w:marBottom w:val="0"/>
      <w:divBdr>
        <w:top w:val="none" w:sz="0" w:space="0" w:color="auto"/>
        <w:left w:val="none" w:sz="0" w:space="0" w:color="auto"/>
        <w:bottom w:val="none" w:sz="0" w:space="0" w:color="auto"/>
        <w:right w:val="none" w:sz="0" w:space="0" w:color="auto"/>
      </w:divBdr>
      <w:divsChild>
        <w:div w:id="304313601">
          <w:marLeft w:val="0"/>
          <w:marRight w:val="0"/>
          <w:marTop w:val="0"/>
          <w:marBottom w:val="0"/>
          <w:divBdr>
            <w:top w:val="none" w:sz="0" w:space="0" w:color="auto"/>
            <w:left w:val="none" w:sz="0" w:space="0" w:color="auto"/>
            <w:bottom w:val="none" w:sz="0" w:space="0" w:color="auto"/>
            <w:right w:val="none" w:sz="0" w:space="0" w:color="auto"/>
          </w:divBdr>
          <w:divsChild>
            <w:div w:id="155729348">
              <w:marLeft w:val="0"/>
              <w:marRight w:val="0"/>
              <w:marTop w:val="0"/>
              <w:marBottom w:val="0"/>
              <w:divBdr>
                <w:top w:val="none" w:sz="0" w:space="0" w:color="auto"/>
                <w:left w:val="none" w:sz="0" w:space="0" w:color="auto"/>
                <w:bottom w:val="none" w:sz="0" w:space="0" w:color="auto"/>
                <w:right w:val="none" w:sz="0" w:space="0" w:color="auto"/>
              </w:divBdr>
              <w:divsChild>
                <w:div w:id="1046368785">
                  <w:marLeft w:val="0"/>
                  <w:marRight w:val="0"/>
                  <w:marTop w:val="0"/>
                  <w:marBottom w:val="0"/>
                  <w:divBdr>
                    <w:top w:val="none" w:sz="0" w:space="0" w:color="auto"/>
                    <w:left w:val="none" w:sz="0" w:space="0" w:color="auto"/>
                    <w:bottom w:val="none" w:sz="0" w:space="0" w:color="auto"/>
                    <w:right w:val="none" w:sz="0" w:space="0" w:color="auto"/>
                  </w:divBdr>
                  <w:divsChild>
                    <w:div w:id="20449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843296">
      <w:bodyDiv w:val="1"/>
      <w:marLeft w:val="0"/>
      <w:marRight w:val="0"/>
      <w:marTop w:val="0"/>
      <w:marBottom w:val="0"/>
      <w:divBdr>
        <w:top w:val="none" w:sz="0" w:space="0" w:color="auto"/>
        <w:left w:val="none" w:sz="0" w:space="0" w:color="auto"/>
        <w:bottom w:val="none" w:sz="0" w:space="0" w:color="auto"/>
        <w:right w:val="none" w:sz="0" w:space="0" w:color="auto"/>
      </w:divBdr>
      <w:divsChild>
        <w:div w:id="384067109">
          <w:marLeft w:val="0"/>
          <w:marRight w:val="0"/>
          <w:marTop w:val="0"/>
          <w:marBottom w:val="0"/>
          <w:divBdr>
            <w:top w:val="none" w:sz="0" w:space="0" w:color="auto"/>
            <w:left w:val="none" w:sz="0" w:space="0" w:color="auto"/>
            <w:bottom w:val="none" w:sz="0" w:space="0" w:color="auto"/>
            <w:right w:val="none" w:sz="0" w:space="0" w:color="auto"/>
          </w:divBdr>
          <w:divsChild>
            <w:div w:id="204643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4599">
      <w:bodyDiv w:val="1"/>
      <w:marLeft w:val="0"/>
      <w:marRight w:val="0"/>
      <w:marTop w:val="0"/>
      <w:marBottom w:val="0"/>
      <w:divBdr>
        <w:top w:val="none" w:sz="0" w:space="0" w:color="auto"/>
        <w:left w:val="none" w:sz="0" w:space="0" w:color="auto"/>
        <w:bottom w:val="none" w:sz="0" w:space="0" w:color="auto"/>
        <w:right w:val="none" w:sz="0" w:space="0" w:color="auto"/>
      </w:divBdr>
      <w:divsChild>
        <w:div w:id="1855919865">
          <w:marLeft w:val="0"/>
          <w:marRight w:val="0"/>
          <w:marTop w:val="0"/>
          <w:marBottom w:val="0"/>
          <w:divBdr>
            <w:top w:val="none" w:sz="0" w:space="0" w:color="auto"/>
            <w:left w:val="none" w:sz="0" w:space="0" w:color="auto"/>
            <w:bottom w:val="none" w:sz="0" w:space="0" w:color="auto"/>
            <w:right w:val="none" w:sz="0" w:space="0" w:color="auto"/>
          </w:divBdr>
          <w:divsChild>
            <w:div w:id="406541351">
              <w:marLeft w:val="0"/>
              <w:marRight w:val="0"/>
              <w:marTop w:val="0"/>
              <w:marBottom w:val="0"/>
              <w:divBdr>
                <w:top w:val="none" w:sz="0" w:space="0" w:color="auto"/>
                <w:left w:val="none" w:sz="0" w:space="0" w:color="auto"/>
                <w:bottom w:val="none" w:sz="0" w:space="0" w:color="auto"/>
                <w:right w:val="none" w:sz="0" w:space="0" w:color="auto"/>
              </w:divBdr>
              <w:divsChild>
                <w:div w:id="25200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175293">
      <w:bodyDiv w:val="1"/>
      <w:marLeft w:val="0"/>
      <w:marRight w:val="0"/>
      <w:marTop w:val="0"/>
      <w:marBottom w:val="0"/>
      <w:divBdr>
        <w:top w:val="none" w:sz="0" w:space="0" w:color="auto"/>
        <w:left w:val="none" w:sz="0" w:space="0" w:color="auto"/>
        <w:bottom w:val="none" w:sz="0" w:space="0" w:color="auto"/>
        <w:right w:val="none" w:sz="0" w:space="0" w:color="auto"/>
      </w:divBdr>
      <w:divsChild>
        <w:div w:id="637419550">
          <w:marLeft w:val="0"/>
          <w:marRight w:val="0"/>
          <w:marTop w:val="0"/>
          <w:marBottom w:val="0"/>
          <w:divBdr>
            <w:top w:val="none" w:sz="0" w:space="0" w:color="auto"/>
            <w:left w:val="none" w:sz="0" w:space="0" w:color="auto"/>
            <w:bottom w:val="none" w:sz="0" w:space="0" w:color="auto"/>
            <w:right w:val="none" w:sz="0" w:space="0" w:color="auto"/>
          </w:divBdr>
          <w:divsChild>
            <w:div w:id="807625039">
              <w:marLeft w:val="0"/>
              <w:marRight w:val="0"/>
              <w:marTop w:val="0"/>
              <w:marBottom w:val="0"/>
              <w:divBdr>
                <w:top w:val="none" w:sz="0" w:space="0" w:color="auto"/>
                <w:left w:val="none" w:sz="0" w:space="0" w:color="auto"/>
                <w:bottom w:val="none" w:sz="0" w:space="0" w:color="auto"/>
                <w:right w:val="none" w:sz="0" w:space="0" w:color="auto"/>
              </w:divBdr>
              <w:divsChild>
                <w:div w:id="612250419">
                  <w:marLeft w:val="0"/>
                  <w:marRight w:val="0"/>
                  <w:marTop w:val="0"/>
                  <w:marBottom w:val="0"/>
                  <w:divBdr>
                    <w:top w:val="none" w:sz="0" w:space="0" w:color="auto"/>
                    <w:left w:val="none" w:sz="0" w:space="0" w:color="auto"/>
                    <w:bottom w:val="none" w:sz="0" w:space="0" w:color="auto"/>
                    <w:right w:val="none" w:sz="0" w:space="0" w:color="auto"/>
                  </w:divBdr>
                  <w:divsChild>
                    <w:div w:id="3940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955376">
      <w:bodyDiv w:val="1"/>
      <w:marLeft w:val="0"/>
      <w:marRight w:val="0"/>
      <w:marTop w:val="0"/>
      <w:marBottom w:val="0"/>
      <w:divBdr>
        <w:top w:val="none" w:sz="0" w:space="0" w:color="auto"/>
        <w:left w:val="none" w:sz="0" w:space="0" w:color="auto"/>
        <w:bottom w:val="none" w:sz="0" w:space="0" w:color="auto"/>
        <w:right w:val="none" w:sz="0" w:space="0" w:color="auto"/>
      </w:divBdr>
      <w:divsChild>
        <w:div w:id="1034042337">
          <w:marLeft w:val="0"/>
          <w:marRight w:val="0"/>
          <w:marTop w:val="0"/>
          <w:marBottom w:val="0"/>
          <w:divBdr>
            <w:top w:val="none" w:sz="0" w:space="0" w:color="auto"/>
            <w:left w:val="none" w:sz="0" w:space="0" w:color="auto"/>
            <w:bottom w:val="none" w:sz="0" w:space="0" w:color="auto"/>
            <w:right w:val="none" w:sz="0" w:space="0" w:color="auto"/>
          </w:divBdr>
          <w:divsChild>
            <w:div w:id="1372612894">
              <w:marLeft w:val="0"/>
              <w:marRight w:val="0"/>
              <w:marTop w:val="0"/>
              <w:marBottom w:val="0"/>
              <w:divBdr>
                <w:top w:val="none" w:sz="0" w:space="0" w:color="auto"/>
                <w:left w:val="none" w:sz="0" w:space="0" w:color="auto"/>
                <w:bottom w:val="none" w:sz="0" w:space="0" w:color="auto"/>
                <w:right w:val="none" w:sz="0" w:space="0" w:color="auto"/>
              </w:divBdr>
              <w:divsChild>
                <w:div w:id="14819015">
                  <w:marLeft w:val="0"/>
                  <w:marRight w:val="0"/>
                  <w:marTop w:val="0"/>
                  <w:marBottom w:val="0"/>
                  <w:divBdr>
                    <w:top w:val="none" w:sz="0" w:space="0" w:color="auto"/>
                    <w:left w:val="none" w:sz="0" w:space="0" w:color="auto"/>
                    <w:bottom w:val="none" w:sz="0" w:space="0" w:color="auto"/>
                    <w:right w:val="none" w:sz="0" w:space="0" w:color="auto"/>
                  </w:divBdr>
                  <w:divsChild>
                    <w:div w:id="124290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527175">
      <w:bodyDiv w:val="1"/>
      <w:marLeft w:val="0"/>
      <w:marRight w:val="0"/>
      <w:marTop w:val="0"/>
      <w:marBottom w:val="0"/>
      <w:divBdr>
        <w:top w:val="none" w:sz="0" w:space="0" w:color="auto"/>
        <w:left w:val="none" w:sz="0" w:space="0" w:color="auto"/>
        <w:bottom w:val="none" w:sz="0" w:space="0" w:color="auto"/>
        <w:right w:val="none" w:sz="0" w:space="0" w:color="auto"/>
      </w:divBdr>
    </w:div>
    <w:div w:id="1404647585">
      <w:bodyDiv w:val="1"/>
      <w:marLeft w:val="0"/>
      <w:marRight w:val="0"/>
      <w:marTop w:val="0"/>
      <w:marBottom w:val="0"/>
      <w:divBdr>
        <w:top w:val="none" w:sz="0" w:space="0" w:color="auto"/>
        <w:left w:val="none" w:sz="0" w:space="0" w:color="auto"/>
        <w:bottom w:val="none" w:sz="0" w:space="0" w:color="auto"/>
        <w:right w:val="none" w:sz="0" w:space="0" w:color="auto"/>
      </w:divBdr>
      <w:divsChild>
        <w:div w:id="1533574805">
          <w:marLeft w:val="0"/>
          <w:marRight w:val="0"/>
          <w:marTop w:val="0"/>
          <w:marBottom w:val="0"/>
          <w:divBdr>
            <w:top w:val="none" w:sz="0" w:space="0" w:color="auto"/>
            <w:left w:val="none" w:sz="0" w:space="0" w:color="auto"/>
            <w:bottom w:val="none" w:sz="0" w:space="0" w:color="auto"/>
            <w:right w:val="none" w:sz="0" w:space="0" w:color="auto"/>
          </w:divBdr>
          <w:divsChild>
            <w:div w:id="1269046470">
              <w:marLeft w:val="0"/>
              <w:marRight w:val="0"/>
              <w:marTop w:val="0"/>
              <w:marBottom w:val="0"/>
              <w:divBdr>
                <w:top w:val="none" w:sz="0" w:space="0" w:color="auto"/>
                <w:left w:val="none" w:sz="0" w:space="0" w:color="auto"/>
                <w:bottom w:val="none" w:sz="0" w:space="0" w:color="auto"/>
                <w:right w:val="none" w:sz="0" w:space="0" w:color="auto"/>
              </w:divBdr>
              <w:divsChild>
                <w:div w:id="160834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683336">
      <w:bodyDiv w:val="1"/>
      <w:marLeft w:val="0"/>
      <w:marRight w:val="0"/>
      <w:marTop w:val="0"/>
      <w:marBottom w:val="0"/>
      <w:divBdr>
        <w:top w:val="none" w:sz="0" w:space="0" w:color="auto"/>
        <w:left w:val="none" w:sz="0" w:space="0" w:color="auto"/>
        <w:bottom w:val="none" w:sz="0" w:space="0" w:color="auto"/>
        <w:right w:val="none" w:sz="0" w:space="0" w:color="auto"/>
      </w:divBdr>
      <w:divsChild>
        <w:div w:id="389504069">
          <w:marLeft w:val="0"/>
          <w:marRight w:val="0"/>
          <w:marTop w:val="0"/>
          <w:marBottom w:val="0"/>
          <w:divBdr>
            <w:top w:val="none" w:sz="0" w:space="0" w:color="auto"/>
            <w:left w:val="none" w:sz="0" w:space="0" w:color="auto"/>
            <w:bottom w:val="none" w:sz="0" w:space="0" w:color="auto"/>
            <w:right w:val="none" w:sz="0" w:space="0" w:color="auto"/>
          </w:divBdr>
          <w:divsChild>
            <w:div w:id="562452206">
              <w:marLeft w:val="0"/>
              <w:marRight w:val="0"/>
              <w:marTop w:val="0"/>
              <w:marBottom w:val="0"/>
              <w:divBdr>
                <w:top w:val="none" w:sz="0" w:space="0" w:color="auto"/>
                <w:left w:val="none" w:sz="0" w:space="0" w:color="auto"/>
                <w:bottom w:val="none" w:sz="0" w:space="0" w:color="auto"/>
                <w:right w:val="none" w:sz="0" w:space="0" w:color="auto"/>
              </w:divBdr>
              <w:divsChild>
                <w:div w:id="8452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944336">
      <w:bodyDiv w:val="1"/>
      <w:marLeft w:val="0"/>
      <w:marRight w:val="0"/>
      <w:marTop w:val="0"/>
      <w:marBottom w:val="0"/>
      <w:divBdr>
        <w:top w:val="none" w:sz="0" w:space="0" w:color="auto"/>
        <w:left w:val="none" w:sz="0" w:space="0" w:color="auto"/>
        <w:bottom w:val="none" w:sz="0" w:space="0" w:color="auto"/>
        <w:right w:val="none" w:sz="0" w:space="0" w:color="auto"/>
      </w:divBdr>
      <w:divsChild>
        <w:div w:id="993535187">
          <w:marLeft w:val="0"/>
          <w:marRight w:val="0"/>
          <w:marTop w:val="0"/>
          <w:marBottom w:val="0"/>
          <w:divBdr>
            <w:top w:val="none" w:sz="0" w:space="0" w:color="auto"/>
            <w:left w:val="none" w:sz="0" w:space="0" w:color="auto"/>
            <w:bottom w:val="none" w:sz="0" w:space="0" w:color="auto"/>
            <w:right w:val="none" w:sz="0" w:space="0" w:color="auto"/>
          </w:divBdr>
          <w:divsChild>
            <w:div w:id="1774090814">
              <w:marLeft w:val="0"/>
              <w:marRight w:val="0"/>
              <w:marTop w:val="0"/>
              <w:marBottom w:val="0"/>
              <w:divBdr>
                <w:top w:val="none" w:sz="0" w:space="0" w:color="auto"/>
                <w:left w:val="none" w:sz="0" w:space="0" w:color="auto"/>
                <w:bottom w:val="none" w:sz="0" w:space="0" w:color="auto"/>
                <w:right w:val="none" w:sz="0" w:space="0" w:color="auto"/>
              </w:divBdr>
              <w:divsChild>
                <w:div w:id="137206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090968">
      <w:bodyDiv w:val="1"/>
      <w:marLeft w:val="0"/>
      <w:marRight w:val="0"/>
      <w:marTop w:val="0"/>
      <w:marBottom w:val="0"/>
      <w:divBdr>
        <w:top w:val="none" w:sz="0" w:space="0" w:color="auto"/>
        <w:left w:val="none" w:sz="0" w:space="0" w:color="auto"/>
        <w:bottom w:val="none" w:sz="0" w:space="0" w:color="auto"/>
        <w:right w:val="none" w:sz="0" w:space="0" w:color="auto"/>
      </w:divBdr>
      <w:divsChild>
        <w:div w:id="322663424">
          <w:marLeft w:val="0"/>
          <w:marRight w:val="0"/>
          <w:marTop w:val="0"/>
          <w:marBottom w:val="0"/>
          <w:divBdr>
            <w:top w:val="none" w:sz="0" w:space="0" w:color="auto"/>
            <w:left w:val="none" w:sz="0" w:space="0" w:color="auto"/>
            <w:bottom w:val="none" w:sz="0" w:space="0" w:color="auto"/>
            <w:right w:val="none" w:sz="0" w:space="0" w:color="auto"/>
          </w:divBdr>
          <w:divsChild>
            <w:div w:id="1586837628">
              <w:marLeft w:val="0"/>
              <w:marRight w:val="0"/>
              <w:marTop w:val="0"/>
              <w:marBottom w:val="0"/>
              <w:divBdr>
                <w:top w:val="none" w:sz="0" w:space="0" w:color="auto"/>
                <w:left w:val="none" w:sz="0" w:space="0" w:color="auto"/>
                <w:bottom w:val="none" w:sz="0" w:space="0" w:color="auto"/>
                <w:right w:val="none" w:sz="0" w:space="0" w:color="auto"/>
              </w:divBdr>
              <w:divsChild>
                <w:div w:id="99078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023796">
      <w:bodyDiv w:val="1"/>
      <w:marLeft w:val="0"/>
      <w:marRight w:val="0"/>
      <w:marTop w:val="0"/>
      <w:marBottom w:val="0"/>
      <w:divBdr>
        <w:top w:val="none" w:sz="0" w:space="0" w:color="auto"/>
        <w:left w:val="none" w:sz="0" w:space="0" w:color="auto"/>
        <w:bottom w:val="none" w:sz="0" w:space="0" w:color="auto"/>
        <w:right w:val="none" w:sz="0" w:space="0" w:color="auto"/>
      </w:divBdr>
      <w:divsChild>
        <w:div w:id="1036660428">
          <w:marLeft w:val="0"/>
          <w:marRight w:val="0"/>
          <w:marTop w:val="0"/>
          <w:marBottom w:val="0"/>
          <w:divBdr>
            <w:top w:val="none" w:sz="0" w:space="0" w:color="auto"/>
            <w:left w:val="none" w:sz="0" w:space="0" w:color="auto"/>
            <w:bottom w:val="none" w:sz="0" w:space="0" w:color="auto"/>
            <w:right w:val="none" w:sz="0" w:space="0" w:color="auto"/>
          </w:divBdr>
          <w:divsChild>
            <w:div w:id="419721849">
              <w:marLeft w:val="0"/>
              <w:marRight w:val="0"/>
              <w:marTop w:val="0"/>
              <w:marBottom w:val="0"/>
              <w:divBdr>
                <w:top w:val="none" w:sz="0" w:space="0" w:color="auto"/>
                <w:left w:val="none" w:sz="0" w:space="0" w:color="auto"/>
                <w:bottom w:val="none" w:sz="0" w:space="0" w:color="auto"/>
                <w:right w:val="none" w:sz="0" w:space="0" w:color="auto"/>
              </w:divBdr>
              <w:divsChild>
                <w:div w:id="2068793299">
                  <w:marLeft w:val="0"/>
                  <w:marRight w:val="0"/>
                  <w:marTop w:val="0"/>
                  <w:marBottom w:val="0"/>
                  <w:divBdr>
                    <w:top w:val="none" w:sz="0" w:space="0" w:color="auto"/>
                    <w:left w:val="none" w:sz="0" w:space="0" w:color="auto"/>
                    <w:bottom w:val="none" w:sz="0" w:space="0" w:color="auto"/>
                    <w:right w:val="none" w:sz="0" w:space="0" w:color="auto"/>
                  </w:divBdr>
                  <w:divsChild>
                    <w:div w:id="2309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338297">
      <w:bodyDiv w:val="1"/>
      <w:marLeft w:val="0"/>
      <w:marRight w:val="0"/>
      <w:marTop w:val="0"/>
      <w:marBottom w:val="0"/>
      <w:divBdr>
        <w:top w:val="none" w:sz="0" w:space="0" w:color="auto"/>
        <w:left w:val="none" w:sz="0" w:space="0" w:color="auto"/>
        <w:bottom w:val="none" w:sz="0" w:space="0" w:color="auto"/>
        <w:right w:val="none" w:sz="0" w:space="0" w:color="auto"/>
      </w:divBdr>
      <w:divsChild>
        <w:div w:id="522669757">
          <w:marLeft w:val="0"/>
          <w:marRight w:val="0"/>
          <w:marTop w:val="0"/>
          <w:marBottom w:val="0"/>
          <w:divBdr>
            <w:top w:val="none" w:sz="0" w:space="0" w:color="auto"/>
            <w:left w:val="none" w:sz="0" w:space="0" w:color="auto"/>
            <w:bottom w:val="none" w:sz="0" w:space="0" w:color="auto"/>
            <w:right w:val="none" w:sz="0" w:space="0" w:color="auto"/>
          </w:divBdr>
          <w:divsChild>
            <w:div w:id="866865902">
              <w:marLeft w:val="0"/>
              <w:marRight w:val="0"/>
              <w:marTop w:val="0"/>
              <w:marBottom w:val="0"/>
              <w:divBdr>
                <w:top w:val="none" w:sz="0" w:space="0" w:color="auto"/>
                <w:left w:val="none" w:sz="0" w:space="0" w:color="auto"/>
                <w:bottom w:val="none" w:sz="0" w:space="0" w:color="auto"/>
                <w:right w:val="none" w:sz="0" w:space="0" w:color="auto"/>
              </w:divBdr>
              <w:divsChild>
                <w:div w:id="262763646">
                  <w:marLeft w:val="0"/>
                  <w:marRight w:val="0"/>
                  <w:marTop w:val="0"/>
                  <w:marBottom w:val="0"/>
                  <w:divBdr>
                    <w:top w:val="none" w:sz="0" w:space="0" w:color="auto"/>
                    <w:left w:val="none" w:sz="0" w:space="0" w:color="auto"/>
                    <w:bottom w:val="none" w:sz="0" w:space="0" w:color="auto"/>
                    <w:right w:val="none" w:sz="0" w:space="0" w:color="auto"/>
                  </w:divBdr>
                  <w:divsChild>
                    <w:div w:id="120856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633778">
      <w:bodyDiv w:val="1"/>
      <w:marLeft w:val="0"/>
      <w:marRight w:val="0"/>
      <w:marTop w:val="0"/>
      <w:marBottom w:val="0"/>
      <w:divBdr>
        <w:top w:val="none" w:sz="0" w:space="0" w:color="auto"/>
        <w:left w:val="none" w:sz="0" w:space="0" w:color="auto"/>
        <w:bottom w:val="none" w:sz="0" w:space="0" w:color="auto"/>
        <w:right w:val="none" w:sz="0" w:space="0" w:color="auto"/>
      </w:divBdr>
      <w:divsChild>
        <w:div w:id="129982086">
          <w:marLeft w:val="0"/>
          <w:marRight w:val="0"/>
          <w:marTop w:val="0"/>
          <w:marBottom w:val="0"/>
          <w:divBdr>
            <w:top w:val="none" w:sz="0" w:space="0" w:color="auto"/>
            <w:left w:val="none" w:sz="0" w:space="0" w:color="auto"/>
            <w:bottom w:val="none" w:sz="0" w:space="0" w:color="auto"/>
            <w:right w:val="none" w:sz="0" w:space="0" w:color="auto"/>
          </w:divBdr>
          <w:divsChild>
            <w:div w:id="225646520">
              <w:marLeft w:val="0"/>
              <w:marRight w:val="0"/>
              <w:marTop w:val="0"/>
              <w:marBottom w:val="0"/>
              <w:divBdr>
                <w:top w:val="none" w:sz="0" w:space="0" w:color="auto"/>
                <w:left w:val="none" w:sz="0" w:space="0" w:color="auto"/>
                <w:bottom w:val="none" w:sz="0" w:space="0" w:color="auto"/>
                <w:right w:val="none" w:sz="0" w:space="0" w:color="auto"/>
              </w:divBdr>
              <w:divsChild>
                <w:div w:id="1624996923">
                  <w:marLeft w:val="0"/>
                  <w:marRight w:val="0"/>
                  <w:marTop w:val="0"/>
                  <w:marBottom w:val="0"/>
                  <w:divBdr>
                    <w:top w:val="none" w:sz="0" w:space="0" w:color="auto"/>
                    <w:left w:val="none" w:sz="0" w:space="0" w:color="auto"/>
                    <w:bottom w:val="none" w:sz="0" w:space="0" w:color="auto"/>
                    <w:right w:val="none" w:sz="0" w:space="0" w:color="auto"/>
                  </w:divBdr>
                  <w:divsChild>
                    <w:div w:id="39027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520370">
      <w:bodyDiv w:val="1"/>
      <w:marLeft w:val="0"/>
      <w:marRight w:val="0"/>
      <w:marTop w:val="0"/>
      <w:marBottom w:val="0"/>
      <w:divBdr>
        <w:top w:val="none" w:sz="0" w:space="0" w:color="auto"/>
        <w:left w:val="none" w:sz="0" w:space="0" w:color="auto"/>
        <w:bottom w:val="none" w:sz="0" w:space="0" w:color="auto"/>
        <w:right w:val="none" w:sz="0" w:space="0" w:color="auto"/>
      </w:divBdr>
      <w:divsChild>
        <w:div w:id="1260259774">
          <w:marLeft w:val="0"/>
          <w:marRight w:val="0"/>
          <w:marTop w:val="0"/>
          <w:marBottom w:val="0"/>
          <w:divBdr>
            <w:top w:val="none" w:sz="0" w:space="0" w:color="auto"/>
            <w:left w:val="none" w:sz="0" w:space="0" w:color="auto"/>
            <w:bottom w:val="none" w:sz="0" w:space="0" w:color="auto"/>
            <w:right w:val="none" w:sz="0" w:space="0" w:color="auto"/>
          </w:divBdr>
          <w:divsChild>
            <w:div w:id="723603413">
              <w:marLeft w:val="0"/>
              <w:marRight w:val="0"/>
              <w:marTop w:val="0"/>
              <w:marBottom w:val="0"/>
              <w:divBdr>
                <w:top w:val="none" w:sz="0" w:space="0" w:color="auto"/>
                <w:left w:val="none" w:sz="0" w:space="0" w:color="auto"/>
                <w:bottom w:val="none" w:sz="0" w:space="0" w:color="auto"/>
                <w:right w:val="none" w:sz="0" w:space="0" w:color="auto"/>
              </w:divBdr>
              <w:divsChild>
                <w:div w:id="1001545904">
                  <w:marLeft w:val="0"/>
                  <w:marRight w:val="0"/>
                  <w:marTop w:val="0"/>
                  <w:marBottom w:val="0"/>
                  <w:divBdr>
                    <w:top w:val="none" w:sz="0" w:space="0" w:color="auto"/>
                    <w:left w:val="none" w:sz="0" w:space="0" w:color="auto"/>
                    <w:bottom w:val="none" w:sz="0" w:space="0" w:color="auto"/>
                    <w:right w:val="none" w:sz="0" w:space="0" w:color="auto"/>
                  </w:divBdr>
                  <w:divsChild>
                    <w:div w:id="1448085850">
                      <w:marLeft w:val="0"/>
                      <w:marRight w:val="0"/>
                      <w:marTop w:val="0"/>
                      <w:marBottom w:val="0"/>
                      <w:divBdr>
                        <w:top w:val="none" w:sz="0" w:space="0" w:color="auto"/>
                        <w:left w:val="none" w:sz="0" w:space="0" w:color="auto"/>
                        <w:bottom w:val="none" w:sz="0" w:space="0" w:color="auto"/>
                        <w:right w:val="none" w:sz="0" w:space="0" w:color="auto"/>
                      </w:divBdr>
                      <w:divsChild>
                        <w:div w:id="667640084">
                          <w:marLeft w:val="0"/>
                          <w:marRight w:val="0"/>
                          <w:marTop w:val="0"/>
                          <w:marBottom w:val="0"/>
                          <w:divBdr>
                            <w:top w:val="none" w:sz="0" w:space="0" w:color="auto"/>
                            <w:left w:val="none" w:sz="0" w:space="0" w:color="auto"/>
                            <w:bottom w:val="none" w:sz="0" w:space="0" w:color="auto"/>
                            <w:right w:val="none" w:sz="0" w:space="0" w:color="auto"/>
                          </w:divBdr>
                          <w:divsChild>
                            <w:div w:id="104479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621203">
                  <w:marLeft w:val="0"/>
                  <w:marRight w:val="0"/>
                  <w:marTop w:val="0"/>
                  <w:marBottom w:val="0"/>
                  <w:divBdr>
                    <w:top w:val="none" w:sz="0" w:space="0" w:color="auto"/>
                    <w:left w:val="none" w:sz="0" w:space="0" w:color="auto"/>
                    <w:bottom w:val="none" w:sz="0" w:space="0" w:color="auto"/>
                    <w:right w:val="none" w:sz="0" w:space="0" w:color="auto"/>
                  </w:divBdr>
                  <w:divsChild>
                    <w:div w:id="17651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788648">
          <w:marLeft w:val="0"/>
          <w:marRight w:val="0"/>
          <w:marTop w:val="0"/>
          <w:marBottom w:val="0"/>
          <w:divBdr>
            <w:top w:val="none" w:sz="0" w:space="0" w:color="auto"/>
            <w:left w:val="none" w:sz="0" w:space="0" w:color="auto"/>
            <w:bottom w:val="none" w:sz="0" w:space="0" w:color="auto"/>
            <w:right w:val="none" w:sz="0" w:space="0" w:color="auto"/>
          </w:divBdr>
          <w:divsChild>
            <w:div w:id="739786192">
              <w:marLeft w:val="0"/>
              <w:marRight w:val="0"/>
              <w:marTop w:val="0"/>
              <w:marBottom w:val="0"/>
              <w:divBdr>
                <w:top w:val="none" w:sz="0" w:space="0" w:color="auto"/>
                <w:left w:val="none" w:sz="0" w:space="0" w:color="auto"/>
                <w:bottom w:val="none" w:sz="0" w:space="0" w:color="auto"/>
                <w:right w:val="none" w:sz="0" w:space="0" w:color="auto"/>
              </w:divBdr>
              <w:divsChild>
                <w:div w:id="1446998125">
                  <w:marLeft w:val="0"/>
                  <w:marRight w:val="0"/>
                  <w:marTop w:val="0"/>
                  <w:marBottom w:val="0"/>
                  <w:divBdr>
                    <w:top w:val="none" w:sz="0" w:space="0" w:color="auto"/>
                    <w:left w:val="none" w:sz="0" w:space="0" w:color="auto"/>
                    <w:bottom w:val="none" w:sz="0" w:space="0" w:color="auto"/>
                    <w:right w:val="none" w:sz="0" w:space="0" w:color="auto"/>
                  </w:divBdr>
                  <w:divsChild>
                    <w:div w:id="492844101">
                      <w:marLeft w:val="0"/>
                      <w:marRight w:val="0"/>
                      <w:marTop w:val="0"/>
                      <w:marBottom w:val="0"/>
                      <w:divBdr>
                        <w:top w:val="none" w:sz="0" w:space="0" w:color="auto"/>
                        <w:left w:val="none" w:sz="0" w:space="0" w:color="auto"/>
                        <w:bottom w:val="none" w:sz="0" w:space="0" w:color="auto"/>
                        <w:right w:val="none" w:sz="0" w:space="0" w:color="auto"/>
                      </w:divBdr>
                      <w:divsChild>
                        <w:div w:id="132872138">
                          <w:marLeft w:val="0"/>
                          <w:marRight w:val="0"/>
                          <w:marTop w:val="0"/>
                          <w:marBottom w:val="0"/>
                          <w:divBdr>
                            <w:top w:val="none" w:sz="0" w:space="0" w:color="auto"/>
                            <w:left w:val="none" w:sz="0" w:space="0" w:color="auto"/>
                            <w:bottom w:val="none" w:sz="0" w:space="0" w:color="auto"/>
                            <w:right w:val="none" w:sz="0" w:space="0" w:color="auto"/>
                          </w:divBdr>
                          <w:divsChild>
                            <w:div w:id="1994985053">
                              <w:marLeft w:val="0"/>
                              <w:marRight w:val="0"/>
                              <w:marTop w:val="0"/>
                              <w:marBottom w:val="0"/>
                              <w:divBdr>
                                <w:top w:val="none" w:sz="0" w:space="0" w:color="auto"/>
                                <w:left w:val="none" w:sz="0" w:space="0" w:color="auto"/>
                                <w:bottom w:val="none" w:sz="0" w:space="0" w:color="auto"/>
                                <w:right w:val="none" w:sz="0" w:space="0" w:color="auto"/>
                              </w:divBdr>
                              <w:divsChild>
                                <w:div w:id="116354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282375">
          <w:marLeft w:val="0"/>
          <w:marRight w:val="0"/>
          <w:marTop w:val="0"/>
          <w:marBottom w:val="0"/>
          <w:divBdr>
            <w:top w:val="none" w:sz="0" w:space="0" w:color="auto"/>
            <w:left w:val="none" w:sz="0" w:space="0" w:color="auto"/>
            <w:bottom w:val="none" w:sz="0" w:space="0" w:color="auto"/>
            <w:right w:val="none" w:sz="0" w:space="0" w:color="auto"/>
          </w:divBdr>
          <w:divsChild>
            <w:div w:id="2063409557">
              <w:marLeft w:val="0"/>
              <w:marRight w:val="0"/>
              <w:marTop w:val="0"/>
              <w:marBottom w:val="0"/>
              <w:divBdr>
                <w:top w:val="none" w:sz="0" w:space="0" w:color="auto"/>
                <w:left w:val="none" w:sz="0" w:space="0" w:color="auto"/>
                <w:bottom w:val="none" w:sz="0" w:space="0" w:color="auto"/>
                <w:right w:val="none" w:sz="0" w:space="0" w:color="auto"/>
              </w:divBdr>
              <w:divsChild>
                <w:div w:id="275217957">
                  <w:marLeft w:val="0"/>
                  <w:marRight w:val="0"/>
                  <w:marTop w:val="0"/>
                  <w:marBottom w:val="0"/>
                  <w:divBdr>
                    <w:top w:val="none" w:sz="0" w:space="0" w:color="auto"/>
                    <w:left w:val="none" w:sz="0" w:space="0" w:color="auto"/>
                    <w:bottom w:val="none" w:sz="0" w:space="0" w:color="auto"/>
                    <w:right w:val="none" w:sz="0" w:space="0" w:color="auto"/>
                  </w:divBdr>
                  <w:divsChild>
                    <w:div w:id="412705989">
                      <w:marLeft w:val="0"/>
                      <w:marRight w:val="0"/>
                      <w:marTop w:val="0"/>
                      <w:marBottom w:val="0"/>
                      <w:divBdr>
                        <w:top w:val="none" w:sz="0" w:space="0" w:color="auto"/>
                        <w:left w:val="none" w:sz="0" w:space="0" w:color="auto"/>
                        <w:bottom w:val="none" w:sz="0" w:space="0" w:color="auto"/>
                        <w:right w:val="none" w:sz="0" w:space="0" w:color="auto"/>
                      </w:divBdr>
                      <w:divsChild>
                        <w:div w:id="1470516487">
                          <w:marLeft w:val="0"/>
                          <w:marRight w:val="0"/>
                          <w:marTop w:val="0"/>
                          <w:marBottom w:val="0"/>
                          <w:divBdr>
                            <w:top w:val="none" w:sz="0" w:space="0" w:color="auto"/>
                            <w:left w:val="none" w:sz="0" w:space="0" w:color="auto"/>
                            <w:bottom w:val="none" w:sz="0" w:space="0" w:color="auto"/>
                            <w:right w:val="none" w:sz="0" w:space="0" w:color="auto"/>
                          </w:divBdr>
                          <w:divsChild>
                            <w:div w:id="158016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024479">
      <w:bodyDiv w:val="1"/>
      <w:marLeft w:val="0"/>
      <w:marRight w:val="0"/>
      <w:marTop w:val="0"/>
      <w:marBottom w:val="0"/>
      <w:divBdr>
        <w:top w:val="none" w:sz="0" w:space="0" w:color="auto"/>
        <w:left w:val="none" w:sz="0" w:space="0" w:color="auto"/>
        <w:bottom w:val="none" w:sz="0" w:space="0" w:color="auto"/>
        <w:right w:val="none" w:sz="0" w:space="0" w:color="auto"/>
      </w:divBdr>
    </w:div>
    <w:div w:id="1484160584">
      <w:bodyDiv w:val="1"/>
      <w:marLeft w:val="0"/>
      <w:marRight w:val="0"/>
      <w:marTop w:val="0"/>
      <w:marBottom w:val="0"/>
      <w:divBdr>
        <w:top w:val="none" w:sz="0" w:space="0" w:color="auto"/>
        <w:left w:val="none" w:sz="0" w:space="0" w:color="auto"/>
        <w:bottom w:val="none" w:sz="0" w:space="0" w:color="auto"/>
        <w:right w:val="none" w:sz="0" w:space="0" w:color="auto"/>
      </w:divBdr>
    </w:div>
    <w:div w:id="1495755248">
      <w:bodyDiv w:val="1"/>
      <w:marLeft w:val="0"/>
      <w:marRight w:val="0"/>
      <w:marTop w:val="0"/>
      <w:marBottom w:val="0"/>
      <w:divBdr>
        <w:top w:val="none" w:sz="0" w:space="0" w:color="auto"/>
        <w:left w:val="none" w:sz="0" w:space="0" w:color="auto"/>
        <w:bottom w:val="none" w:sz="0" w:space="0" w:color="auto"/>
        <w:right w:val="none" w:sz="0" w:space="0" w:color="auto"/>
      </w:divBdr>
      <w:divsChild>
        <w:div w:id="1378967741">
          <w:marLeft w:val="0"/>
          <w:marRight w:val="0"/>
          <w:marTop w:val="0"/>
          <w:marBottom w:val="0"/>
          <w:divBdr>
            <w:top w:val="none" w:sz="0" w:space="0" w:color="auto"/>
            <w:left w:val="none" w:sz="0" w:space="0" w:color="auto"/>
            <w:bottom w:val="none" w:sz="0" w:space="0" w:color="auto"/>
            <w:right w:val="none" w:sz="0" w:space="0" w:color="auto"/>
          </w:divBdr>
          <w:divsChild>
            <w:div w:id="37246897">
              <w:marLeft w:val="0"/>
              <w:marRight w:val="0"/>
              <w:marTop w:val="0"/>
              <w:marBottom w:val="0"/>
              <w:divBdr>
                <w:top w:val="none" w:sz="0" w:space="0" w:color="auto"/>
                <w:left w:val="none" w:sz="0" w:space="0" w:color="auto"/>
                <w:bottom w:val="none" w:sz="0" w:space="0" w:color="auto"/>
                <w:right w:val="none" w:sz="0" w:space="0" w:color="auto"/>
              </w:divBdr>
              <w:divsChild>
                <w:div w:id="200790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769358">
      <w:bodyDiv w:val="1"/>
      <w:marLeft w:val="0"/>
      <w:marRight w:val="0"/>
      <w:marTop w:val="0"/>
      <w:marBottom w:val="0"/>
      <w:divBdr>
        <w:top w:val="none" w:sz="0" w:space="0" w:color="auto"/>
        <w:left w:val="none" w:sz="0" w:space="0" w:color="auto"/>
        <w:bottom w:val="none" w:sz="0" w:space="0" w:color="auto"/>
        <w:right w:val="none" w:sz="0" w:space="0" w:color="auto"/>
      </w:divBdr>
      <w:divsChild>
        <w:div w:id="1696271673">
          <w:marLeft w:val="0"/>
          <w:marRight w:val="0"/>
          <w:marTop w:val="0"/>
          <w:marBottom w:val="0"/>
          <w:divBdr>
            <w:top w:val="none" w:sz="0" w:space="0" w:color="auto"/>
            <w:left w:val="none" w:sz="0" w:space="0" w:color="auto"/>
            <w:bottom w:val="none" w:sz="0" w:space="0" w:color="auto"/>
            <w:right w:val="none" w:sz="0" w:space="0" w:color="auto"/>
          </w:divBdr>
          <w:divsChild>
            <w:div w:id="700669117">
              <w:marLeft w:val="0"/>
              <w:marRight w:val="0"/>
              <w:marTop w:val="0"/>
              <w:marBottom w:val="0"/>
              <w:divBdr>
                <w:top w:val="none" w:sz="0" w:space="0" w:color="auto"/>
                <w:left w:val="none" w:sz="0" w:space="0" w:color="auto"/>
                <w:bottom w:val="none" w:sz="0" w:space="0" w:color="auto"/>
                <w:right w:val="none" w:sz="0" w:space="0" w:color="auto"/>
              </w:divBdr>
              <w:divsChild>
                <w:div w:id="170579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668921">
      <w:bodyDiv w:val="1"/>
      <w:marLeft w:val="0"/>
      <w:marRight w:val="0"/>
      <w:marTop w:val="0"/>
      <w:marBottom w:val="0"/>
      <w:divBdr>
        <w:top w:val="none" w:sz="0" w:space="0" w:color="auto"/>
        <w:left w:val="none" w:sz="0" w:space="0" w:color="auto"/>
        <w:bottom w:val="none" w:sz="0" w:space="0" w:color="auto"/>
        <w:right w:val="none" w:sz="0" w:space="0" w:color="auto"/>
      </w:divBdr>
    </w:div>
    <w:div w:id="1507817612">
      <w:bodyDiv w:val="1"/>
      <w:marLeft w:val="0"/>
      <w:marRight w:val="0"/>
      <w:marTop w:val="0"/>
      <w:marBottom w:val="0"/>
      <w:divBdr>
        <w:top w:val="none" w:sz="0" w:space="0" w:color="auto"/>
        <w:left w:val="none" w:sz="0" w:space="0" w:color="auto"/>
        <w:bottom w:val="none" w:sz="0" w:space="0" w:color="auto"/>
        <w:right w:val="none" w:sz="0" w:space="0" w:color="auto"/>
      </w:divBdr>
      <w:divsChild>
        <w:div w:id="705375424">
          <w:marLeft w:val="0"/>
          <w:marRight w:val="0"/>
          <w:marTop w:val="0"/>
          <w:marBottom w:val="0"/>
          <w:divBdr>
            <w:top w:val="none" w:sz="0" w:space="0" w:color="auto"/>
            <w:left w:val="none" w:sz="0" w:space="0" w:color="auto"/>
            <w:bottom w:val="none" w:sz="0" w:space="0" w:color="auto"/>
            <w:right w:val="none" w:sz="0" w:space="0" w:color="auto"/>
          </w:divBdr>
          <w:divsChild>
            <w:div w:id="1145927032">
              <w:marLeft w:val="0"/>
              <w:marRight w:val="0"/>
              <w:marTop w:val="0"/>
              <w:marBottom w:val="0"/>
              <w:divBdr>
                <w:top w:val="none" w:sz="0" w:space="0" w:color="auto"/>
                <w:left w:val="none" w:sz="0" w:space="0" w:color="auto"/>
                <w:bottom w:val="none" w:sz="0" w:space="0" w:color="auto"/>
                <w:right w:val="none" w:sz="0" w:space="0" w:color="auto"/>
              </w:divBdr>
              <w:divsChild>
                <w:div w:id="56880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778465">
      <w:bodyDiv w:val="1"/>
      <w:marLeft w:val="0"/>
      <w:marRight w:val="0"/>
      <w:marTop w:val="0"/>
      <w:marBottom w:val="0"/>
      <w:divBdr>
        <w:top w:val="none" w:sz="0" w:space="0" w:color="auto"/>
        <w:left w:val="none" w:sz="0" w:space="0" w:color="auto"/>
        <w:bottom w:val="none" w:sz="0" w:space="0" w:color="auto"/>
        <w:right w:val="none" w:sz="0" w:space="0" w:color="auto"/>
      </w:divBdr>
      <w:divsChild>
        <w:div w:id="1348018247">
          <w:marLeft w:val="0"/>
          <w:marRight w:val="0"/>
          <w:marTop w:val="0"/>
          <w:marBottom w:val="0"/>
          <w:divBdr>
            <w:top w:val="none" w:sz="0" w:space="0" w:color="auto"/>
            <w:left w:val="none" w:sz="0" w:space="0" w:color="auto"/>
            <w:bottom w:val="none" w:sz="0" w:space="0" w:color="auto"/>
            <w:right w:val="none" w:sz="0" w:space="0" w:color="auto"/>
          </w:divBdr>
          <w:divsChild>
            <w:div w:id="1429160426">
              <w:marLeft w:val="0"/>
              <w:marRight w:val="0"/>
              <w:marTop w:val="0"/>
              <w:marBottom w:val="0"/>
              <w:divBdr>
                <w:top w:val="none" w:sz="0" w:space="0" w:color="auto"/>
                <w:left w:val="none" w:sz="0" w:space="0" w:color="auto"/>
                <w:bottom w:val="none" w:sz="0" w:space="0" w:color="auto"/>
                <w:right w:val="none" w:sz="0" w:space="0" w:color="auto"/>
              </w:divBdr>
              <w:divsChild>
                <w:div w:id="1107846360">
                  <w:marLeft w:val="0"/>
                  <w:marRight w:val="0"/>
                  <w:marTop w:val="0"/>
                  <w:marBottom w:val="0"/>
                  <w:divBdr>
                    <w:top w:val="none" w:sz="0" w:space="0" w:color="auto"/>
                    <w:left w:val="none" w:sz="0" w:space="0" w:color="auto"/>
                    <w:bottom w:val="none" w:sz="0" w:space="0" w:color="auto"/>
                    <w:right w:val="none" w:sz="0" w:space="0" w:color="auto"/>
                  </w:divBdr>
                  <w:divsChild>
                    <w:div w:id="159917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024981">
      <w:bodyDiv w:val="1"/>
      <w:marLeft w:val="0"/>
      <w:marRight w:val="0"/>
      <w:marTop w:val="0"/>
      <w:marBottom w:val="0"/>
      <w:divBdr>
        <w:top w:val="none" w:sz="0" w:space="0" w:color="auto"/>
        <w:left w:val="none" w:sz="0" w:space="0" w:color="auto"/>
        <w:bottom w:val="none" w:sz="0" w:space="0" w:color="auto"/>
        <w:right w:val="none" w:sz="0" w:space="0" w:color="auto"/>
      </w:divBdr>
      <w:divsChild>
        <w:div w:id="478422758">
          <w:marLeft w:val="0"/>
          <w:marRight w:val="0"/>
          <w:marTop w:val="0"/>
          <w:marBottom w:val="0"/>
          <w:divBdr>
            <w:top w:val="none" w:sz="0" w:space="0" w:color="auto"/>
            <w:left w:val="none" w:sz="0" w:space="0" w:color="auto"/>
            <w:bottom w:val="none" w:sz="0" w:space="0" w:color="auto"/>
            <w:right w:val="none" w:sz="0" w:space="0" w:color="auto"/>
          </w:divBdr>
          <w:divsChild>
            <w:div w:id="1572234131">
              <w:marLeft w:val="0"/>
              <w:marRight w:val="0"/>
              <w:marTop w:val="0"/>
              <w:marBottom w:val="0"/>
              <w:divBdr>
                <w:top w:val="none" w:sz="0" w:space="0" w:color="auto"/>
                <w:left w:val="none" w:sz="0" w:space="0" w:color="auto"/>
                <w:bottom w:val="none" w:sz="0" w:space="0" w:color="auto"/>
                <w:right w:val="none" w:sz="0" w:space="0" w:color="auto"/>
              </w:divBdr>
              <w:divsChild>
                <w:div w:id="83029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754409">
      <w:bodyDiv w:val="1"/>
      <w:marLeft w:val="0"/>
      <w:marRight w:val="0"/>
      <w:marTop w:val="0"/>
      <w:marBottom w:val="0"/>
      <w:divBdr>
        <w:top w:val="none" w:sz="0" w:space="0" w:color="auto"/>
        <w:left w:val="none" w:sz="0" w:space="0" w:color="auto"/>
        <w:bottom w:val="none" w:sz="0" w:space="0" w:color="auto"/>
        <w:right w:val="none" w:sz="0" w:space="0" w:color="auto"/>
      </w:divBdr>
      <w:divsChild>
        <w:div w:id="1522743993">
          <w:marLeft w:val="0"/>
          <w:marRight w:val="0"/>
          <w:marTop w:val="0"/>
          <w:marBottom w:val="0"/>
          <w:divBdr>
            <w:top w:val="none" w:sz="0" w:space="0" w:color="auto"/>
            <w:left w:val="none" w:sz="0" w:space="0" w:color="auto"/>
            <w:bottom w:val="none" w:sz="0" w:space="0" w:color="auto"/>
            <w:right w:val="none" w:sz="0" w:space="0" w:color="auto"/>
          </w:divBdr>
          <w:divsChild>
            <w:div w:id="764494541">
              <w:marLeft w:val="0"/>
              <w:marRight w:val="0"/>
              <w:marTop w:val="0"/>
              <w:marBottom w:val="0"/>
              <w:divBdr>
                <w:top w:val="none" w:sz="0" w:space="0" w:color="auto"/>
                <w:left w:val="none" w:sz="0" w:space="0" w:color="auto"/>
                <w:bottom w:val="none" w:sz="0" w:space="0" w:color="auto"/>
                <w:right w:val="none" w:sz="0" w:space="0" w:color="auto"/>
              </w:divBdr>
              <w:divsChild>
                <w:div w:id="1217202168">
                  <w:marLeft w:val="0"/>
                  <w:marRight w:val="0"/>
                  <w:marTop w:val="0"/>
                  <w:marBottom w:val="0"/>
                  <w:divBdr>
                    <w:top w:val="none" w:sz="0" w:space="0" w:color="auto"/>
                    <w:left w:val="none" w:sz="0" w:space="0" w:color="auto"/>
                    <w:bottom w:val="none" w:sz="0" w:space="0" w:color="auto"/>
                    <w:right w:val="none" w:sz="0" w:space="0" w:color="auto"/>
                  </w:divBdr>
                  <w:divsChild>
                    <w:div w:id="9724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933692">
      <w:bodyDiv w:val="1"/>
      <w:marLeft w:val="0"/>
      <w:marRight w:val="0"/>
      <w:marTop w:val="0"/>
      <w:marBottom w:val="0"/>
      <w:divBdr>
        <w:top w:val="none" w:sz="0" w:space="0" w:color="auto"/>
        <w:left w:val="none" w:sz="0" w:space="0" w:color="auto"/>
        <w:bottom w:val="none" w:sz="0" w:space="0" w:color="auto"/>
        <w:right w:val="none" w:sz="0" w:space="0" w:color="auto"/>
      </w:divBdr>
      <w:divsChild>
        <w:div w:id="1941794359">
          <w:marLeft w:val="0"/>
          <w:marRight w:val="0"/>
          <w:marTop w:val="0"/>
          <w:marBottom w:val="0"/>
          <w:divBdr>
            <w:top w:val="none" w:sz="0" w:space="0" w:color="auto"/>
            <w:left w:val="none" w:sz="0" w:space="0" w:color="auto"/>
            <w:bottom w:val="none" w:sz="0" w:space="0" w:color="auto"/>
            <w:right w:val="none" w:sz="0" w:space="0" w:color="auto"/>
          </w:divBdr>
          <w:divsChild>
            <w:div w:id="1403983169">
              <w:marLeft w:val="0"/>
              <w:marRight w:val="0"/>
              <w:marTop w:val="0"/>
              <w:marBottom w:val="0"/>
              <w:divBdr>
                <w:top w:val="none" w:sz="0" w:space="0" w:color="auto"/>
                <w:left w:val="none" w:sz="0" w:space="0" w:color="auto"/>
                <w:bottom w:val="none" w:sz="0" w:space="0" w:color="auto"/>
                <w:right w:val="none" w:sz="0" w:space="0" w:color="auto"/>
              </w:divBdr>
              <w:divsChild>
                <w:div w:id="183706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453212">
      <w:bodyDiv w:val="1"/>
      <w:marLeft w:val="0"/>
      <w:marRight w:val="0"/>
      <w:marTop w:val="0"/>
      <w:marBottom w:val="0"/>
      <w:divBdr>
        <w:top w:val="none" w:sz="0" w:space="0" w:color="auto"/>
        <w:left w:val="none" w:sz="0" w:space="0" w:color="auto"/>
        <w:bottom w:val="none" w:sz="0" w:space="0" w:color="auto"/>
        <w:right w:val="none" w:sz="0" w:space="0" w:color="auto"/>
      </w:divBdr>
      <w:divsChild>
        <w:div w:id="684786053">
          <w:marLeft w:val="0"/>
          <w:marRight w:val="0"/>
          <w:marTop w:val="0"/>
          <w:marBottom w:val="0"/>
          <w:divBdr>
            <w:top w:val="none" w:sz="0" w:space="0" w:color="auto"/>
            <w:left w:val="none" w:sz="0" w:space="0" w:color="auto"/>
            <w:bottom w:val="none" w:sz="0" w:space="0" w:color="auto"/>
            <w:right w:val="none" w:sz="0" w:space="0" w:color="auto"/>
          </w:divBdr>
          <w:divsChild>
            <w:div w:id="151458488">
              <w:marLeft w:val="0"/>
              <w:marRight w:val="0"/>
              <w:marTop w:val="0"/>
              <w:marBottom w:val="0"/>
              <w:divBdr>
                <w:top w:val="none" w:sz="0" w:space="0" w:color="auto"/>
                <w:left w:val="none" w:sz="0" w:space="0" w:color="auto"/>
                <w:bottom w:val="none" w:sz="0" w:space="0" w:color="auto"/>
                <w:right w:val="none" w:sz="0" w:space="0" w:color="auto"/>
              </w:divBdr>
              <w:divsChild>
                <w:div w:id="865171638">
                  <w:marLeft w:val="0"/>
                  <w:marRight w:val="0"/>
                  <w:marTop w:val="0"/>
                  <w:marBottom w:val="0"/>
                  <w:divBdr>
                    <w:top w:val="none" w:sz="0" w:space="0" w:color="auto"/>
                    <w:left w:val="none" w:sz="0" w:space="0" w:color="auto"/>
                    <w:bottom w:val="none" w:sz="0" w:space="0" w:color="auto"/>
                    <w:right w:val="none" w:sz="0" w:space="0" w:color="auto"/>
                  </w:divBdr>
                  <w:divsChild>
                    <w:div w:id="123666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062743">
      <w:bodyDiv w:val="1"/>
      <w:marLeft w:val="0"/>
      <w:marRight w:val="0"/>
      <w:marTop w:val="0"/>
      <w:marBottom w:val="0"/>
      <w:divBdr>
        <w:top w:val="none" w:sz="0" w:space="0" w:color="auto"/>
        <w:left w:val="none" w:sz="0" w:space="0" w:color="auto"/>
        <w:bottom w:val="none" w:sz="0" w:space="0" w:color="auto"/>
        <w:right w:val="none" w:sz="0" w:space="0" w:color="auto"/>
      </w:divBdr>
      <w:divsChild>
        <w:div w:id="2012171218">
          <w:marLeft w:val="0"/>
          <w:marRight w:val="0"/>
          <w:marTop w:val="0"/>
          <w:marBottom w:val="0"/>
          <w:divBdr>
            <w:top w:val="none" w:sz="0" w:space="0" w:color="auto"/>
            <w:left w:val="none" w:sz="0" w:space="0" w:color="auto"/>
            <w:bottom w:val="none" w:sz="0" w:space="0" w:color="auto"/>
            <w:right w:val="none" w:sz="0" w:space="0" w:color="auto"/>
          </w:divBdr>
          <w:divsChild>
            <w:div w:id="138889651">
              <w:marLeft w:val="0"/>
              <w:marRight w:val="0"/>
              <w:marTop w:val="0"/>
              <w:marBottom w:val="0"/>
              <w:divBdr>
                <w:top w:val="none" w:sz="0" w:space="0" w:color="auto"/>
                <w:left w:val="none" w:sz="0" w:space="0" w:color="auto"/>
                <w:bottom w:val="none" w:sz="0" w:space="0" w:color="auto"/>
                <w:right w:val="none" w:sz="0" w:space="0" w:color="auto"/>
              </w:divBdr>
              <w:divsChild>
                <w:div w:id="89620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489620">
      <w:bodyDiv w:val="1"/>
      <w:marLeft w:val="0"/>
      <w:marRight w:val="0"/>
      <w:marTop w:val="0"/>
      <w:marBottom w:val="0"/>
      <w:divBdr>
        <w:top w:val="none" w:sz="0" w:space="0" w:color="auto"/>
        <w:left w:val="none" w:sz="0" w:space="0" w:color="auto"/>
        <w:bottom w:val="none" w:sz="0" w:space="0" w:color="auto"/>
        <w:right w:val="none" w:sz="0" w:space="0" w:color="auto"/>
      </w:divBdr>
      <w:divsChild>
        <w:div w:id="555046590">
          <w:marLeft w:val="0"/>
          <w:marRight w:val="0"/>
          <w:marTop w:val="0"/>
          <w:marBottom w:val="0"/>
          <w:divBdr>
            <w:top w:val="none" w:sz="0" w:space="0" w:color="auto"/>
            <w:left w:val="none" w:sz="0" w:space="0" w:color="auto"/>
            <w:bottom w:val="none" w:sz="0" w:space="0" w:color="auto"/>
            <w:right w:val="none" w:sz="0" w:space="0" w:color="auto"/>
          </w:divBdr>
          <w:divsChild>
            <w:div w:id="962689257">
              <w:marLeft w:val="0"/>
              <w:marRight w:val="0"/>
              <w:marTop w:val="0"/>
              <w:marBottom w:val="0"/>
              <w:divBdr>
                <w:top w:val="none" w:sz="0" w:space="0" w:color="auto"/>
                <w:left w:val="none" w:sz="0" w:space="0" w:color="auto"/>
                <w:bottom w:val="none" w:sz="0" w:space="0" w:color="auto"/>
                <w:right w:val="none" w:sz="0" w:space="0" w:color="auto"/>
              </w:divBdr>
              <w:divsChild>
                <w:div w:id="2135832528">
                  <w:marLeft w:val="0"/>
                  <w:marRight w:val="0"/>
                  <w:marTop w:val="0"/>
                  <w:marBottom w:val="0"/>
                  <w:divBdr>
                    <w:top w:val="none" w:sz="0" w:space="0" w:color="auto"/>
                    <w:left w:val="none" w:sz="0" w:space="0" w:color="auto"/>
                    <w:bottom w:val="none" w:sz="0" w:space="0" w:color="auto"/>
                    <w:right w:val="none" w:sz="0" w:space="0" w:color="auto"/>
                  </w:divBdr>
                  <w:divsChild>
                    <w:div w:id="34675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780002">
      <w:bodyDiv w:val="1"/>
      <w:marLeft w:val="0"/>
      <w:marRight w:val="0"/>
      <w:marTop w:val="0"/>
      <w:marBottom w:val="0"/>
      <w:divBdr>
        <w:top w:val="none" w:sz="0" w:space="0" w:color="auto"/>
        <w:left w:val="none" w:sz="0" w:space="0" w:color="auto"/>
        <w:bottom w:val="none" w:sz="0" w:space="0" w:color="auto"/>
        <w:right w:val="none" w:sz="0" w:space="0" w:color="auto"/>
      </w:divBdr>
    </w:div>
    <w:div w:id="1588341841">
      <w:bodyDiv w:val="1"/>
      <w:marLeft w:val="0"/>
      <w:marRight w:val="0"/>
      <w:marTop w:val="0"/>
      <w:marBottom w:val="0"/>
      <w:divBdr>
        <w:top w:val="none" w:sz="0" w:space="0" w:color="auto"/>
        <w:left w:val="none" w:sz="0" w:space="0" w:color="auto"/>
        <w:bottom w:val="none" w:sz="0" w:space="0" w:color="auto"/>
        <w:right w:val="none" w:sz="0" w:space="0" w:color="auto"/>
      </w:divBdr>
      <w:divsChild>
        <w:div w:id="2069643971">
          <w:marLeft w:val="0"/>
          <w:marRight w:val="0"/>
          <w:marTop w:val="0"/>
          <w:marBottom w:val="0"/>
          <w:divBdr>
            <w:top w:val="none" w:sz="0" w:space="0" w:color="auto"/>
            <w:left w:val="none" w:sz="0" w:space="0" w:color="auto"/>
            <w:bottom w:val="none" w:sz="0" w:space="0" w:color="auto"/>
            <w:right w:val="none" w:sz="0" w:space="0" w:color="auto"/>
          </w:divBdr>
          <w:divsChild>
            <w:div w:id="848985777">
              <w:marLeft w:val="0"/>
              <w:marRight w:val="0"/>
              <w:marTop w:val="0"/>
              <w:marBottom w:val="0"/>
              <w:divBdr>
                <w:top w:val="none" w:sz="0" w:space="0" w:color="auto"/>
                <w:left w:val="none" w:sz="0" w:space="0" w:color="auto"/>
                <w:bottom w:val="none" w:sz="0" w:space="0" w:color="auto"/>
                <w:right w:val="none" w:sz="0" w:space="0" w:color="auto"/>
              </w:divBdr>
              <w:divsChild>
                <w:div w:id="195146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688666">
      <w:bodyDiv w:val="1"/>
      <w:marLeft w:val="0"/>
      <w:marRight w:val="0"/>
      <w:marTop w:val="0"/>
      <w:marBottom w:val="0"/>
      <w:divBdr>
        <w:top w:val="none" w:sz="0" w:space="0" w:color="auto"/>
        <w:left w:val="none" w:sz="0" w:space="0" w:color="auto"/>
        <w:bottom w:val="none" w:sz="0" w:space="0" w:color="auto"/>
        <w:right w:val="none" w:sz="0" w:space="0" w:color="auto"/>
      </w:divBdr>
      <w:divsChild>
        <w:div w:id="431436249">
          <w:marLeft w:val="0"/>
          <w:marRight w:val="0"/>
          <w:marTop w:val="0"/>
          <w:marBottom w:val="0"/>
          <w:divBdr>
            <w:top w:val="none" w:sz="0" w:space="0" w:color="auto"/>
            <w:left w:val="none" w:sz="0" w:space="0" w:color="auto"/>
            <w:bottom w:val="none" w:sz="0" w:space="0" w:color="auto"/>
            <w:right w:val="none" w:sz="0" w:space="0" w:color="auto"/>
          </w:divBdr>
          <w:divsChild>
            <w:div w:id="58598086">
              <w:marLeft w:val="0"/>
              <w:marRight w:val="0"/>
              <w:marTop w:val="0"/>
              <w:marBottom w:val="0"/>
              <w:divBdr>
                <w:top w:val="none" w:sz="0" w:space="0" w:color="auto"/>
                <w:left w:val="none" w:sz="0" w:space="0" w:color="auto"/>
                <w:bottom w:val="none" w:sz="0" w:space="0" w:color="auto"/>
                <w:right w:val="none" w:sz="0" w:space="0" w:color="auto"/>
              </w:divBdr>
              <w:divsChild>
                <w:div w:id="1173296863">
                  <w:marLeft w:val="0"/>
                  <w:marRight w:val="0"/>
                  <w:marTop w:val="0"/>
                  <w:marBottom w:val="0"/>
                  <w:divBdr>
                    <w:top w:val="none" w:sz="0" w:space="0" w:color="auto"/>
                    <w:left w:val="none" w:sz="0" w:space="0" w:color="auto"/>
                    <w:bottom w:val="none" w:sz="0" w:space="0" w:color="auto"/>
                    <w:right w:val="none" w:sz="0" w:space="0" w:color="auto"/>
                  </w:divBdr>
                  <w:divsChild>
                    <w:div w:id="50725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044070">
      <w:bodyDiv w:val="1"/>
      <w:marLeft w:val="0"/>
      <w:marRight w:val="0"/>
      <w:marTop w:val="0"/>
      <w:marBottom w:val="0"/>
      <w:divBdr>
        <w:top w:val="none" w:sz="0" w:space="0" w:color="auto"/>
        <w:left w:val="none" w:sz="0" w:space="0" w:color="auto"/>
        <w:bottom w:val="none" w:sz="0" w:space="0" w:color="auto"/>
        <w:right w:val="none" w:sz="0" w:space="0" w:color="auto"/>
      </w:divBdr>
      <w:divsChild>
        <w:div w:id="1438135969">
          <w:marLeft w:val="0"/>
          <w:marRight w:val="0"/>
          <w:marTop w:val="0"/>
          <w:marBottom w:val="0"/>
          <w:divBdr>
            <w:top w:val="none" w:sz="0" w:space="0" w:color="auto"/>
            <w:left w:val="none" w:sz="0" w:space="0" w:color="auto"/>
            <w:bottom w:val="none" w:sz="0" w:space="0" w:color="auto"/>
            <w:right w:val="none" w:sz="0" w:space="0" w:color="auto"/>
          </w:divBdr>
          <w:divsChild>
            <w:div w:id="272833226">
              <w:marLeft w:val="0"/>
              <w:marRight w:val="0"/>
              <w:marTop w:val="0"/>
              <w:marBottom w:val="0"/>
              <w:divBdr>
                <w:top w:val="none" w:sz="0" w:space="0" w:color="auto"/>
                <w:left w:val="none" w:sz="0" w:space="0" w:color="auto"/>
                <w:bottom w:val="none" w:sz="0" w:space="0" w:color="auto"/>
                <w:right w:val="none" w:sz="0" w:space="0" w:color="auto"/>
              </w:divBdr>
              <w:divsChild>
                <w:div w:id="2125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005763">
      <w:bodyDiv w:val="1"/>
      <w:marLeft w:val="0"/>
      <w:marRight w:val="0"/>
      <w:marTop w:val="0"/>
      <w:marBottom w:val="0"/>
      <w:divBdr>
        <w:top w:val="none" w:sz="0" w:space="0" w:color="auto"/>
        <w:left w:val="none" w:sz="0" w:space="0" w:color="auto"/>
        <w:bottom w:val="none" w:sz="0" w:space="0" w:color="auto"/>
        <w:right w:val="none" w:sz="0" w:space="0" w:color="auto"/>
      </w:divBdr>
      <w:divsChild>
        <w:div w:id="706220823">
          <w:marLeft w:val="0"/>
          <w:marRight w:val="0"/>
          <w:marTop w:val="0"/>
          <w:marBottom w:val="0"/>
          <w:divBdr>
            <w:top w:val="none" w:sz="0" w:space="0" w:color="auto"/>
            <w:left w:val="none" w:sz="0" w:space="0" w:color="auto"/>
            <w:bottom w:val="none" w:sz="0" w:space="0" w:color="auto"/>
            <w:right w:val="none" w:sz="0" w:space="0" w:color="auto"/>
          </w:divBdr>
          <w:divsChild>
            <w:div w:id="1703088237">
              <w:marLeft w:val="0"/>
              <w:marRight w:val="0"/>
              <w:marTop w:val="0"/>
              <w:marBottom w:val="0"/>
              <w:divBdr>
                <w:top w:val="none" w:sz="0" w:space="0" w:color="auto"/>
                <w:left w:val="none" w:sz="0" w:space="0" w:color="auto"/>
                <w:bottom w:val="none" w:sz="0" w:space="0" w:color="auto"/>
                <w:right w:val="none" w:sz="0" w:space="0" w:color="auto"/>
              </w:divBdr>
              <w:divsChild>
                <w:div w:id="36853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319544">
      <w:bodyDiv w:val="1"/>
      <w:marLeft w:val="0"/>
      <w:marRight w:val="0"/>
      <w:marTop w:val="0"/>
      <w:marBottom w:val="0"/>
      <w:divBdr>
        <w:top w:val="none" w:sz="0" w:space="0" w:color="auto"/>
        <w:left w:val="none" w:sz="0" w:space="0" w:color="auto"/>
        <w:bottom w:val="none" w:sz="0" w:space="0" w:color="auto"/>
        <w:right w:val="none" w:sz="0" w:space="0" w:color="auto"/>
      </w:divBdr>
      <w:divsChild>
        <w:div w:id="1374579832">
          <w:marLeft w:val="0"/>
          <w:marRight w:val="0"/>
          <w:marTop w:val="0"/>
          <w:marBottom w:val="0"/>
          <w:divBdr>
            <w:top w:val="none" w:sz="0" w:space="0" w:color="auto"/>
            <w:left w:val="none" w:sz="0" w:space="0" w:color="auto"/>
            <w:bottom w:val="none" w:sz="0" w:space="0" w:color="auto"/>
            <w:right w:val="none" w:sz="0" w:space="0" w:color="auto"/>
          </w:divBdr>
          <w:divsChild>
            <w:div w:id="1423647778">
              <w:marLeft w:val="0"/>
              <w:marRight w:val="0"/>
              <w:marTop w:val="0"/>
              <w:marBottom w:val="0"/>
              <w:divBdr>
                <w:top w:val="none" w:sz="0" w:space="0" w:color="auto"/>
                <w:left w:val="none" w:sz="0" w:space="0" w:color="auto"/>
                <w:bottom w:val="none" w:sz="0" w:space="0" w:color="auto"/>
                <w:right w:val="none" w:sz="0" w:space="0" w:color="auto"/>
              </w:divBdr>
              <w:divsChild>
                <w:div w:id="39246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092483">
      <w:bodyDiv w:val="1"/>
      <w:marLeft w:val="0"/>
      <w:marRight w:val="0"/>
      <w:marTop w:val="0"/>
      <w:marBottom w:val="0"/>
      <w:divBdr>
        <w:top w:val="none" w:sz="0" w:space="0" w:color="auto"/>
        <w:left w:val="none" w:sz="0" w:space="0" w:color="auto"/>
        <w:bottom w:val="none" w:sz="0" w:space="0" w:color="auto"/>
        <w:right w:val="none" w:sz="0" w:space="0" w:color="auto"/>
      </w:divBdr>
    </w:div>
    <w:div w:id="1600672066">
      <w:bodyDiv w:val="1"/>
      <w:marLeft w:val="0"/>
      <w:marRight w:val="0"/>
      <w:marTop w:val="0"/>
      <w:marBottom w:val="0"/>
      <w:divBdr>
        <w:top w:val="none" w:sz="0" w:space="0" w:color="auto"/>
        <w:left w:val="none" w:sz="0" w:space="0" w:color="auto"/>
        <w:bottom w:val="none" w:sz="0" w:space="0" w:color="auto"/>
        <w:right w:val="none" w:sz="0" w:space="0" w:color="auto"/>
      </w:divBdr>
    </w:div>
    <w:div w:id="1601334223">
      <w:bodyDiv w:val="1"/>
      <w:marLeft w:val="0"/>
      <w:marRight w:val="0"/>
      <w:marTop w:val="0"/>
      <w:marBottom w:val="0"/>
      <w:divBdr>
        <w:top w:val="none" w:sz="0" w:space="0" w:color="auto"/>
        <w:left w:val="none" w:sz="0" w:space="0" w:color="auto"/>
        <w:bottom w:val="none" w:sz="0" w:space="0" w:color="auto"/>
        <w:right w:val="none" w:sz="0" w:space="0" w:color="auto"/>
      </w:divBdr>
      <w:divsChild>
        <w:div w:id="395592915">
          <w:marLeft w:val="0"/>
          <w:marRight w:val="0"/>
          <w:marTop w:val="0"/>
          <w:marBottom w:val="0"/>
          <w:divBdr>
            <w:top w:val="none" w:sz="0" w:space="0" w:color="auto"/>
            <w:left w:val="none" w:sz="0" w:space="0" w:color="auto"/>
            <w:bottom w:val="none" w:sz="0" w:space="0" w:color="auto"/>
            <w:right w:val="none" w:sz="0" w:space="0" w:color="auto"/>
          </w:divBdr>
          <w:divsChild>
            <w:div w:id="151456169">
              <w:marLeft w:val="0"/>
              <w:marRight w:val="0"/>
              <w:marTop w:val="0"/>
              <w:marBottom w:val="0"/>
              <w:divBdr>
                <w:top w:val="none" w:sz="0" w:space="0" w:color="auto"/>
                <w:left w:val="none" w:sz="0" w:space="0" w:color="auto"/>
                <w:bottom w:val="none" w:sz="0" w:space="0" w:color="auto"/>
                <w:right w:val="none" w:sz="0" w:space="0" w:color="auto"/>
              </w:divBdr>
              <w:divsChild>
                <w:div w:id="18949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684097">
      <w:bodyDiv w:val="1"/>
      <w:marLeft w:val="0"/>
      <w:marRight w:val="0"/>
      <w:marTop w:val="0"/>
      <w:marBottom w:val="0"/>
      <w:divBdr>
        <w:top w:val="none" w:sz="0" w:space="0" w:color="auto"/>
        <w:left w:val="none" w:sz="0" w:space="0" w:color="auto"/>
        <w:bottom w:val="none" w:sz="0" w:space="0" w:color="auto"/>
        <w:right w:val="none" w:sz="0" w:space="0" w:color="auto"/>
      </w:divBdr>
    </w:div>
    <w:div w:id="1608267873">
      <w:bodyDiv w:val="1"/>
      <w:marLeft w:val="0"/>
      <w:marRight w:val="0"/>
      <w:marTop w:val="0"/>
      <w:marBottom w:val="0"/>
      <w:divBdr>
        <w:top w:val="none" w:sz="0" w:space="0" w:color="auto"/>
        <w:left w:val="none" w:sz="0" w:space="0" w:color="auto"/>
        <w:bottom w:val="none" w:sz="0" w:space="0" w:color="auto"/>
        <w:right w:val="none" w:sz="0" w:space="0" w:color="auto"/>
      </w:divBdr>
      <w:divsChild>
        <w:div w:id="1929926564">
          <w:marLeft w:val="0"/>
          <w:marRight w:val="0"/>
          <w:marTop w:val="0"/>
          <w:marBottom w:val="0"/>
          <w:divBdr>
            <w:top w:val="none" w:sz="0" w:space="0" w:color="auto"/>
            <w:left w:val="none" w:sz="0" w:space="0" w:color="auto"/>
            <w:bottom w:val="none" w:sz="0" w:space="0" w:color="auto"/>
            <w:right w:val="none" w:sz="0" w:space="0" w:color="auto"/>
          </w:divBdr>
          <w:divsChild>
            <w:div w:id="279146800">
              <w:marLeft w:val="0"/>
              <w:marRight w:val="0"/>
              <w:marTop w:val="0"/>
              <w:marBottom w:val="0"/>
              <w:divBdr>
                <w:top w:val="none" w:sz="0" w:space="0" w:color="auto"/>
                <w:left w:val="none" w:sz="0" w:space="0" w:color="auto"/>
                <w:bottom w:val="none" w:sz="0" w:space="0" w:color="auto"/>
                <w:right w:val="none" w:sz="0" w:space="0" w:color="auto"/>
              </w:divBdr>
              <w:divsChild>
                <w:div w:id="211983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889707">
      <w:bodyDiv w:val="1"/>
      <w:marLeft w:val="0"/>
      <w:marRight w:val="0"/>
      <w:marTop w:val="0"/>
      <w:marBottom w:val="0"/>
      <w:divBdr>
        <w:top w:val="none" w:sz="0" w:space="0" w:color="auto"/>
        <w:left w:val="none" w:sz="0" w:space="0" w:color="auto"/>
        <w:bottom w:val="none" w:sz="0" w:space="0" w:color="auto"/>
        <w:right w:val="none" w:sz="0" w:space="0" w:color="auto"/>
      </w:divBdr>
      <w:divsChild>
        <w:div w:id="850265998">
          <w:marLeft w:val="0"/>
          <w:marRight w:val="0"/>
          <w:marTop w:val="0"/>
          <w:marBottom w:val="0"/>
          <w:divBdr>
            <w:top w:val="none" w:sz="0" w:space="0" w:color="auto"/>
            <w:left w:val="none" w:sz="0" w:space="0" w:color="auto"/>
            <w:bottom w:val="none" w:sz="0" w:space="0" w:color="auto"/>
            <w:right w:val="none" w:sz="0" w:space="0" w:color="auto"/>
          </w:divBdr>
          <w:divsChild>
            <w:div w:id="16202861">
              <w:marLeft w:val="0"/>
              <w:marRight w:val="0"/>
              <w:marTop w:val="0"/>
              <w:marBottom w:val="0"/>
              <w:divBdr>
                <w:top w:val="none" w:sz="0" w:space="0" w:color="auto"/>
                <w:left w:val="none" w:sz="0" w:space="0" w:color="auto"/>
                <w:bottom w:val="none" w:sz="0" w:space="0" w:color="auto"/>
                <w:right w:val="none" w:sz="0" w:space="0" w:color="auto"/>
              </w:divBdr>
              <w:divsChild>
                <w:div w:id="868689092">
                  <w:marLeft w:val="0"/>
                  <w:marRight w:val="0"/>
                  <w:marTop w:val="0"/>
                  <w:marBottom w:val="0"/>
                  <w:divBdr>
                    <w:top w:val="none" w:sz="0" w:space="0" w:color="auto"/>
                    <w:left w:val="none" w:sz="0" w:space="0" w:color="auto"/>
                    <w:bottom w:val="none" w:sz="0" w:space="0" w:color="auto"/>
                    <w:right w:val="none" w:sz="0" w:space="0" w:color="auto"/>
                  </w:divBdr>
                  <w:divsChild>
                    <w:div w:id="122175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731214">
      <w:bodyDiv w:val="1"/>
      <w:marLeft w:val="0"/>
      <w:marRight w:val="0"/>
      <w:marTop w:val="0"/>
      <w:marBottom w:val="0"/>
      <w:divBdr>
        <w:top w:val="none" w:sz="0" w:space="0" w:color="auto"/>
        <w:left w:val="none" w:sz="0" w:space="0" w:color="auto"/>
        <w:bottom w:val="none" w:sz="0" w:space="0" w:color="auto"/>
        <w:right w:val="none" w:sz="0" w:space="0" w:color="auto"/>
      </w:divBdr>
    </w:div>
    <w:div w:id="1639532781">
      <w:bodyDiv w:val="1"/>
      <w:marLeft w:val="0"/>
      <w:marRight w:val="0"/>
      <w:marTop w:val="0"/>
      <w:marBottom w:val="0"/>
      <w:divBdr>
        <w:top w:val="none" w:sz="0" w:space="0" w:color="auto"/>
        <w:left w:val="none" w:sz="0" w:space="0" w:color="auto"/>
        <w:bottom w:val="none" w:sz="0" w:space="0" w:color="auto"/>
        <w:right w:val="none" w:sz="0" w:space="0" w:color="auto"/>
      </w:divBdr>
      <w:divsChild>
        <w:div w:id="967125985">
          <w:marLeft w:val="0"/>
          <w:marRight w:val="0"/>
          <w:marTop w:val="0"/>
          <w:marBottom w:val="0"/>
          <w:divBdr>
            <w:top w:val="none" w:sz="0" w:space="0" w:color="auto"/>
            <w:left w:val="none" w:sz="0" w:space="0" w:color="auto"/>
            <w:bottom w:val="none" w:sz="0" w:space="0" w:color="auto"/>
            <w:right w:val="none" w:sz="0" w:space="0" w:color="auto"/>
          </w:divBdr>
          <w:divsChild>
            <w:div w:id="537471080">
              <w:marLeft w:val="0"/>
              <w:marRight w:val="0"/>
              <w:marTop w:val="0"/>
              <w:marBottom w:val="0"/>
              <w:divBdr>
                <w:top w:val="none" w:sz="0" w:space="0" w:color="auto"/>
                <w:left w:val="none" w:sz="0" w:space="0" w:color="auto"/>
                <w:bottom w:val="none" w:sz="0" w:space="0" w:color="auto"/>
                <w:right w:val="none" w:sz="0" w:space="0" w:color="auto"/>
              </w:divBdr>
              <w:divsChild>
                <w:div w:id="1805388731">
                  <w:marLeft w:val="0"/>
                  <w:marRight w:val="0"/>
                  <w:marTop w:val="0"/>
                  <w:marBottom w:val="0"/>
                  <w:divBdr>
                    <w:top w:val="none" w:sz="0" w:space="0" w:color="auto"/>
                    <w:left w:val="none" w:sz="0" w:space="0" w:color="auto"/>
                    <w:bottom w:val="none" w:sz="0" w:space="0" w:color="auto"/>
                    <w:right w:val="none" w:sz="0" w:space="0" w:color="auto"/>
                  </w:divBdr>
                  <w:divsChild>
                    <w:div w:id="105015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468754">
      <w:bodyDiv w:val="1"/>
      <w:marLeft w:val="0"/>
      <w:marRight w:val="0"/>
      <w:marTop w:val="0"/>
      <w:marBottom w:val="0"/>
      <w:divBdr>
        <w:top w:val="none" w:sz="0" w:space="0" w:color="auto"/>
        <w:left w:val="none" w:sz="0" w:space="0" w:color="auto"/>
        <w:bottom w:val="none" w:sz="0" w:space="0" w:color="auto"/>
        <w:right w:val="none" w:sz="0" w:space="0" w:color="auto"/>
      </w:divBdr>
      <w:divsChild>
        <w:div w:id="40399923">
          <w:marLeft w:val="0"/>
          <w:marRight w:val="0"/>
          <w:marTop w:val="0"/>
          <w:marBottom w:val="0"/>
          <w:divBdr>
            <w:top w:val="none" w:sz="0" w:space="0" w:color="auto"/>
            <w:left w:val="none" w:sz="0" w:space="0" w:color="auto"/>
            <w:bottom w:val="none" w:sz="0" w:space="0" w:color="auto"/>
            <w:right w:val="none" w:sz="0" w:space="0" w:color="auto"/>
          </w:divBdr>
          <w:divsChild>
            <w:div w:id="1010521938">
              <w:marLeft w:val="0"/>
              <w:marRight w:val="0"/>
              <w:marTop w:val="0"/>
              <w:marBottom w:val="0"/>
              <w:divBdr>
                <w:top w:val="none" w:sz="0" w:space="0" w:color="auto"/>
                <w:left w:val="none" w:sz="0" w:space="0" w:color="auto"/>
                <w:bottom w:val="none" w:sz="0" w:space="0" w:color="auto"/>
                <w:right w:val="none" w:sz="0" w:space="0" w:color="auto"/>
              </w:divBdr>
              <w:divsChild>
                <w:div w:id="132882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556330">
      <w:bodyDiv w:val="1"/>
      <w:marLeft w:val="0"/>
      <w:marRight w:val="0"/>
      <w:marTop w:val="0"/>
      <w:marBottom w:val="0"/>
      <w:divBdr>
        <w:top w:val="none" w:sz="0" w:space="0" w:color="auto"/>
        <w:left w:val="none" w:sz="0" w:space="0" w:color="auto"/>
        <w:bottom w:val="none" w:sz="0" w:space="0" w:color="auto"/>
        <w:right w:val="none" w:sz="0" w:space="0" w:color="auto"/>
      </w:divBdr>
      <w:divsChild>
        <w:div w:id="1540388645">
          <w:marLeft w:val="0"/>
          <w:marRight w:val="0"/>
          <w:marTop w:val="0"/>
          <w:marBottom w:val="0"/>
          <w:divBdr>
            <w:top w:val="none" w:sz="0" w:space="0" w:color="auto"/>
            <w:left w:val="none" w:sz="0" w:space="0" w:color="auto"/>
            <w:bottom w:val="none" w:sz="0" w:space="0" w:color="auto"/>
            <w:right w:val="none" w:sz="0" w:space="0" w:color="auto"/>
          </w:divBdr>
          <w:divsChild>
            <w:div w:id="428818485">
              <w:marLeft w:val="0"/>
              <w:marRight w:val="0"/>
              <w:marTop w:val="0"/>
              <w:marBottom w:val="0"/>
              <w:divBdr>
                <w:top w:val="none" w:sz="0" w:space="0" w:color="auto"/>
                <w:left w:val="none" w:sz="0" w:space="0" w:color="auto"/>
                <w:bottom w:val="none" w:sz="0" w:space="0" w:color="auto"/>
                <w:right w:val="none" w:sz="0" w:space="0" w:color="auto"/>
              </w:divBdr>
              <w:divsChild>
                <w:div w:id="106379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93475">
      <w:bodyDiv w:val="1"/>
      <w:marLeft w:val="0"/>
      <w:marRight w:val="0"/>
      <w:marTop w:val="0"/>
      <w:marBottom w:val="0"/>
      <w:divBdr>
        <w:top w:val="none" w:sz="0" w:space="0" w:color="auto"/>
        <w:left w:val="none" w:sz="0" w:space="0" w:color="auto"/>
        <w:bottom w:val="none" w:sz="0" w:space="0" w:color="auto"/>
        <w:right w:val="none" w:sz="0" w:space="0" w:color="auto"/>
      </w:divBdr>
      <w:divsChild>
        <w:div w:id="1288393009">
          <w:marLeft w:val="0"/>
          <w:marRight w:val="0"/>
          <w:marTop w:val="0"/>
          <w:marBottom w:val="0"/>
          <w:divBdr>
            <w:top w:val="none" w:sz="0" w:space="0" w:color="auto"/>
            <w:left w:val="none" w:sz="0" w:space="0" w:color="auto"/>
            <w:bottom w:val="none" w:sz="0" w:space="0" w:color="auto"/>
            <w:right w:val="none" w:sz="0" w:space="0" w:color="auto"/>
          </w:divBdr>
          <w:divsChild>
            <w:div w:id="1823890530">
              <w:marLeft w:val="0"/>
              <w:marRight w:val="0"/>
              <w:marTop w:val="0"/>
              <w:marBottom w:val="0"/>
              <w:divBdr>
                <w:top w:val="none" w:sz="0" w:space="0" w:color="auto"/>
                <w:left w:val="none" w:sz="0" w:space="0" w:color="auto"/>
                <w:bottom w:val="none" w:sz="0" w:space="0" w:color="auto"/>
                <w:right w:val="none" w:sz="0" w:space="0" w:color="auto"/>
              </w:divBdr>
              <w:divsChild>
                <w:div w:id="213486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774781">
      <w:bodyDiv w:val="1"/>
      <w:marLeft w:val="0"/>
      <w:marRight w:val="0"/>
      <w:marTop w:val="0"/>
      <w:marBottom w:val="0"/>
      <w:divBdr>
        <w:top w:val="none" w:sz="0" w:space="0" w:color="auto"/>
        <w:left w:val="none" w:sz="0" w:space="0" w:color="auto"/>
        <w:bottom w:val="none" w:sz="0" w:space="0" w:color="auto"/>
        <w:right w:val="none" w:sz="0" w:space="0" w:color="auto"/>
      </w:divBdr>
      <w:divsChild>
        <w:div w:id="13460162">
          <w:marLeft w:val="0"/>
          <w:marRight w:val="0"/>
          <w:marTop w:val="0"/>
          <w:marBottom w:val="0"/>
          <w:divBdr>
            <w:top w:val="none" w:sz="0" w:space="0" w:color="auto"/>
            <w:left w:val="none" w:sz="0" w:space="0" w:color="auto"/>
            <w:bottom w:val="none" w:sz="0" w:space="0" w:color="auto"/>
            <w:right w:val="none" w:sz="0" w:space="0" w:color="auto"/>
          </w:divBdr>
        </w:div>
      </w:divsChild>
    </w:div>
    <w:div w:id="1664814583">
      <w:bodyDiv w:val="1"/>
      <w:marLeft w:val="0"/>
      <w:marRight w:val="0"/>
      <w:marTop w:val="0"/>
      <w:marBottom w:val="0"/>
      <w:divBdr>
        <w:top w:val="none" w:sz="0" w:space="0" w:color="auto"/>
        <w:left w:val="none" w:sz="0" w:space="0" w:color="auto"/>
        <w:bottom w:val="none" w:sz="0" w:space="0" w:color="auto"/>
        <w:right w:val="none" w:sz="0" w:space="0" w:color="auto"/>
      </w:divBdr>
      <w:divsChild>
        <w:div w:id="585919730">
          <w:marLeft w:val="0"/>
          <w:marRight w:val="0"/>
          <w:marTop w:val="0"/>
          <w:marBottom w:val="0"/>
          <w:divBdr>
            <w:top w:val="none" w:sz="0" w:space="0" w:color="auto"/>
            <w:left w:val="none" w:sz="0" w:space="0" w:color="auto"/>
            <w:bottom w:val="none" w:sz="0" w:space="0" w:color="auto"/>
            <w:right w:val="none" w:sz="0" w:space="0" w:color="auto"/>
          </w:divBdr>
          <w:divsChild>
            <w:div w:id="1693141075">
              <w:marLeft w:val="0"/>
              <w:marRight w:val="0"/>
              <w:marTop w:val="0"/>
              <w:marBottom w:val="0"/>
              <w:divBdr>
                <w:top w:val="none" w:sz="0" w:space="0" w:color="auto"/>
                <w:left w:val="none" w:sz="0" w:space="0" w:color="auto"/>
                <w:bottom w:val="none" w:sz="0" w:space="0" w:color="auto"/>
                <w:right w:val="none" w:sz="0" w:space="0" w:color="auto"/>
              </w:divBdr>
              <w:divsChild>
                <w:div w:id="1059129657">
                  <w:marLeft w:val="0"/>
                  <w:marRight w:val="0"/>
                  <w:marTop w:val="0"/>
                  <w:marBottom w:val="0"/>
                  <w:divBdr>
                    <w:top w:val="none" w:sz="0" w:space="0" w:color="auto"/>
                    <w:left w:val="none" w:sz="0" w:space="0" w:color="auto"/>
                    <w:bottom w:val="none" w:sz="0" w:space="0" w:color="auto"/>
                    <w:right w:val="none" w:sz="0" w:space="0" w:color="auto"/>
                  </w:divBdr>
                  <w:divsChild>
                    <w:div w:id="330069012">
                      <w:marLeft w:val="0"/>
                      <w:marRight w:val="0"/>
                      <w:marTop w:val="0"/>
                      <w:marBottom w:val="0"/>
                      <w:divBdr>
                        <w:top w:val="none" w:sz="0" w:space="0" w:color="auto"/>
                        <w:left w:val="none" w:sz="0" w:space="0" w:color="auto"/>
                        <w:bottom w:val="none" w:sz="0" w:space="0" w:color="auto"/>
                        <w:right w:val="none" w:sz="0" w:space="0" w:color="auto"/>
                      </w:divBdr>
                      <w:divsChild>
                        <w:div w:id="463276710">
                          <w:marLeft w:val="0"/>
                          <w:marRight w:val="0"/>
                          <w:marTop w:val="0"/>
                          <w:marBottom w:val="0"/>
                          <w:divBdr>
                            <w:top w:val="none" w:sz="0" w:space="0" w:color="auto"/>
                            <w:left w:val="none" w:sz="0" w:space="0" w:color="auto"/>
                            <w:bottom w:val="none" w:sz="0" w:space="0" w:color="auto"/>
                            <w:right w:val="none" w:sz="0" w:space="0" w:color="auto"/>
                          </w:divBdr>
                          <w:divsChild>
                            <w:div w:id="589043324">
                              <w:marLeft w:val="0"/>
                              <w:marRight w:val="0"/>
                              <w:marTop w:val="0"/>
                              <w:marBottom w:val="0"/>
                              <w:divBdr>
                                <w:top w:val="none" w:sz="0" w:space="0" w:color="auto"/>
                                <w:left w:val="none" w:sz="0" w:space="0" w:color="auto"/>
                                <w:bottom w:val="none" w:sz="0" w:space="0" w:color="auto"/>
                                <w:right w:val="none" w:sz="0" w:space="0" w:color="auto"/>
                              </w:divBdr>
                              <w:divsChild>
                                <w:div w:id="383717164">
                                  <w:marLeft w:val="0"/>
                                  <w:marRight w:val="0"/>
                                  <w:marTop w:val="0"/>
                                  <w:marBottom w:val="0"/>
                                  <w:divBdr>
                                    <w:top w:val="none" w:sz="0" w:space="0" w:color="auto"/>
                                    <w:left w:val="none" w:sz="0" w:space="0" w:color="auto"/>
                                    <w:bottom w:val="none" w:sz="0" w:space="0" w:color="auto"/>
                                    <w:right w:val="none" w:sz="0" w:space="0" w:color="auto"/>
                                  </w:divBdr>
                                  <w:divsChild>
                                    <w:div w:id="1349134850">
                                      <w:marLeft w:val="0"/>
                                      <w:marRight w:val="0"/>
                                      <w:marTop w:val="0"/>
                                      <w:marBottom w:val="0"/>
                                      <w:divBdr>
                                        <w:top w:val="none" w:sz="0" w:space="0" w:color="auto"/>
                                        <w:left w:val="none" w:sz="0" w:space="0" w:color="auto"/>
                                        <w:bottom w:val="none" w:sz="0" w:space="0" w:color="auto"/>
                                        <w:right w:val="none" w:sz="0" w:space="0" w:color="auto"/>
                                      </w:divBdr>
                                      <w:divsChild>
                                        <w:div w:id="204100275">
                                          <w:marLeft w:val="0"/>
                                          <w:marRight w:val="0"/>
                                          <w:marTop w:val="0"/>
                                          <w:marBottom w:val="0"/>
                                          <w:divBdr>
                                            <w:top w:val="none" w:sz="0" w:space="0" w:color="auto"/>
                                            <w:left w:val="none" w:sz="0" w:space="0" w:color="auto"/>
                                            <w:bottom w:val="none" w:sz="0" w:space="0" w:color="auto"/>
                                            <w:right w:val="none" w:sz="0" w:space="0" w:color="auto"/>
                                          </w:divBdr>
                                          <w:divsChild>
                                            <w:div w:id="41690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03801">
                                  <w:marLeft w:val="0"/>
                                  <w:marRight w:val="0"/>
                                  <w:marTop w:val="0"/>
                                  <w:marBottom w:val="0"/>
                                  <w:divBdr>
                                    <w:top w:val="none" w:sz="0" w:space="0" w:color="auto"/>
                                    <w:left w:val="none" w:sz="0" w:space="0" w:color="auto"/>
                                    <w:bottom w:val="none" w:sz="0" w:space="0" w:color="auto"/>
                                    <w:right w:val="none" w:sz="0" w:space="0" w:color="auto"/>
                                  </w:divBdr>
                                  <w:divsChild>
                                    <w:div w:id="51284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5206750">
          <w:marLeft w:val="0"/>
          <w:marRight w:val="0"/>
          <w:marTop w:val="0"/>
          <w:marBottom w:val="0"/>
          <w:divBdr>
            <w:top w:val="none" w:sz="0" w:space="0" w:color="auto"/>
            <w:left w:val="none" w:sz="0" w:space="0" w:color="auto"/>
            <w:bottom w:val="none" w:sz="0" w:space="0" w:color="auto"/>
            <w:right w:val="none" w:sz="0" w:space="0" w:color="auto"/>
          </w:divBdr>
          <w:divsChild>
            <w:div w:id="1613048203">
              <w:marLeft w:val="0"/>
              <w:marRight w:val="0"/>
              <w:marTop w:val="0"/>
              <w:marBottom w:val="0"/>
              <w:divBdr>
                <w:top w:val="none" w:sz="0" w:space="0" w:color="auto"/>
                <w:left w:val="none" w:sz="0" w:space="0" w:color="auto"/>
                <w:bottom w:val="none" w:sz="0" w:space="0" w:color="auto"/>
                <w:right w:val="none" w:sz="0" w:space="0" w:color="auto"/>
              </w:divBdr>
              <w:divsChild>
                <w:div w:id="223569753">
                  <w:marLeft w:val="0"/>
                  <w:marRight w:val="0"/>
                  <w:marTop w:val="0"/>
                  <w:marBottom w:val="0"/>
                  <w:divBdr>
                    <w:top w:val="none" w:sz="0" w:space="0" w:color="auto"/>
                    <w:left w:val="none" w:sz="0" w:space="0" w:color="auto"/>
                    <w:bottom w:val="none" w:sz="0" w:space="0" w:color="auto"/>
                    <w:right w:val="none" w:sz="0" w:space="0" w:color="auto"/>
                  </w:divBdr>
                  <w:divsChild>
                    <w:div w:id="426772961">
                      <w:marLeft w:val="0"/>
                      <w:marRight w:val="0"/>
                      <w:marTop w:val="0"/>
                      <w:marBottom w:val="0"/>
                      <w:divBdr>
                        <w:top w:val="none" w:sz="0" w:space="0" w:color="auto"/>
                        <w:left w:val="none" w:sz="0" w:space="0" w:color="auto"/>
                        <w:bottom w:val="none" w:sz="0" w:space="0" w:color="auto"/>
                        <w:right w:val="none" w:sz="0" w:space="0" w:color="auto"/>
                      </w:divBdr>
                      <w:divsChild>
                        <w:div w:id="1816098738">
                          <w:marLeft w:val="0"/>
                          <w:marRight w:val="0"/>
                          <w:marTop w:val="0"/>
                          <w:marBottom w:val="0"/>
                          <w:divBdr>
                            <w:top w:val="none" w:sz="0" w:space="0" w:color="auto"/>
                            <w:left w:val="none" w:sz="0" w:space="0" w:color="auto"/>
                            <w:bottom w:val="none" w:sz="0" w:space="0" w:color="auto"/>
                            <w:right w:val="none" w:sz="0" w:space="0" w:color="auto"/>
                          </w:divBdr>
                          <w:divsChild>
                            <w:div w:id="1553155540">
                              <w:marLeft w:val="0"/>
                              <w:marRight w:val="0"/>
                              <w:marTop w:val="0"/>
                              <w:marBottom w:val="0"/>
                              <w:divBdr>
                                <w:top w:val="none" w:sz="0" w:space="0" w:color="auto"/>
                                <w:left w:val="none" w:sz="0" w:space="0" w:color="auto"/>
                                <w:bottom w:val="none" w:sz="0" w:space="0" w:color="auto"/>
                                <w:right w:val="none" w:sz="0" w:space="0" w:color="auto"/>
                              </w:divBdr>
                              <w:divsChild>
                                <w:div w:id="1998461933">
                                  <w:marLeft w:val="0"/>
                                  <w:marRight w:val="0"/>
                                  <w:marTop w:val="0"/>
                                  <w:marBottom w:val="0"/>
                                  <w:divBdr>
                                    <w:top w:val="none" w:sz="0" w:space="0" w:color="auto"/>
                                    <w:left w:val="none" w:sz="0" w:space="0" w:color="auto"/>
                                    <w:bottom w:val="none" w:sz="0" w:space="0" w:color="auto"/>
                                    <w:right w:val="none" w:sz="0" w:space="0" w:color="auto"/>
                                  </w:divBdr>
                                  <w:divsChild>
                                    <w:div w:id="1866210686">
                                      <w:marLeft w:val="0"/>
                                      <w:marRight w:val="0"/>
                                      <w:marTop w:val="0"/>
                                      <w:marBottom w:val="0"/>
                                      <w:divBdr>
                                        <w:top w:val="none" w:sz="0" w:space="0" w:color="auto"/>
                                        <w:left w:val="none" w:sz="0" w:space="0" w:color="auto"/>
                                        <w:bottom w:val="none" w:sz="0" w:space="0" w:color="auto"/>
                                        <w:right w:val="none" w:sz="0" w:space="0" w:color="auto"/>
                                      </w:divBdr>
                                      <w:divsChild>
                                        <w:div w:id="1925606464">
                                          <w:marLeft w:val="0"/>
                                          <w:marRight w:val="0"/>
                                          <w:marTop w:val="0"/>
                                          <w:marBottom w:val="0"/>
                                          <w:divBdr>
                                            <w:top w:val="none" w:sz="0" w:space="0" w:color="auto"/>
                                            <w:left w:val="none" w:sz="0" w:space="0" w:color="auto"/>
                                            <w:bottom w:val="none" w:sz="0" w:space="0" w:color="auto"/>
                                            <w:right w:val="none" w:sz="0" w:space="0" w:color="auto"/>
                                          </w:divBdr>
                                          <w:divsChild>
                                            <w:div w:id="350108152">
                                              <w:marLeft w:val="0"/>
                                              <w:marRight w:val="0"/>
                                              <w:marTop w:val="0"/>
                                              <w:marBottom w:val="0"/>
                                              <w:divBdr>
                                                <w:top w:val="none" w:sz="0" w:space="0" w:color="auto"/>
                                                <w:left w:val="none" w:sz="0" w:space="0" w:color="auto"/>
                                                <w:bottom w:val="none" w:sz="0" w:space="0" w:color="auto"/>
                                                <w:right w:val="none" w:sz="0" w:space="0" w:color="auto"/>
                                              </w:divBdr>
                                              <w:divsChild>
                                                <w:div w:id="6192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5934553">
      <w:bodyDiv w:val="1"/>
      <w:marLeft w:val="0"/>
      <w:marRight w:val="0"/>
      <w:marTop w:val="0"/>
      <w:marBottom w:val="0"/>
      <w:divBdr>
        <w:top w:val="none" w:sz="0" w:space="0" w:color="auto"/>
        <w:left w:val="none" w:sz="0" w:space="0" w:color="auto"/>
        <w:bottom w:val="none" w:sz="0" w:space="0" w:color="auto"/>
        <w:right w:val="none" w:sz="0" w:space="0" w:color="auto"/>
      </w:divBdr>
      <w:divsChild>
        <w:div w:id="1229530948">
          <w:marLeft w:val="0"/>
          <w:marRight w:val="0"/>
          <w:marTop w:val="0"/>
          <w:marBottom w:val="0"/>
          <w:divBdr>
            <w:top w:val="none" w:sz="0" w:space="0" w:color="auto"/>
            <w:left w:val="none" w:sz="0" w:space="0" w:color="auto"/>
            <w:bottom w:val="none" w:sz="0" w:space="0" w:color="auto"/>
            <w:right w:val="none" w:sz="0" w:space="0" w:color="auto"/>
          </w:divBdr>
          <w:divsChild>
            <w:div w:id="866988794">
              <w:marLeft w:val="0"/>
              <w:marRight w:val="0"/>
              <w:marTop w:val="0"/>
              <w:marBottom w:val="0"/>
              <w:divBdr>
                <w:top w:val="none" w:sz="0" w:space="0" w:color="auto"/>
                <w:left w:val="none" w:sz="0" w:space="0" w:color="auto"/>
                <w:bottom w:val="none" w:sz="0" w:space="0" w:color="auto"/>
                <w:right w:val="none" w:sz="0" w:space="0" w:color="auto"/>
              </w:divBdr>
              <w:divsChild>
                <w:div w:id="818227764">
                  <w:marLeft w:val="0"/>
                  <w:marRight w:val="0"/>
                  <w:marTop w:val="0"/>
                  <w:marBottom w:val="0"/>
                  <w:divBdr>
                    <w:top w:val="none" w:sz="0" w:space="0" w:color="auto"/>
                    <w:left w:val="none" w:sz="0" w:space="0" w:color="auto"/>
                    <w:bottom w:val="none" w:sz="0" w:space="0" w:color="auto"/>
                    <w:right w:val="none" w:sz="0" w:space="0" w:color="auto"/>
                  </w:divBdr>
                  <w:divsChild>
                    <w:div w:id="88225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16639">
      <w:bodyDiv w:val="1"/>
      <w:marLeft w:val="0"/>
      <w:marRight w:val="0"/>
      <w:marTop w:val="0"/>
      <w:marBottom w:val="0"/>
      <w:divBdr>
        <w:top w:val="none" w:sz="0" w:space="0" w:color="auto"/>
        <w:left w:val="none" w:sz="0" w:space="0" w:color="auto"/>
        <w:bottom w:val="none" w:sz="0" w:space="0" w:color="auto"/>
        <w:right w:val="none" w:sz="0" w:space="0" w:color="auto"/>
      </w:divBdr>
      <w:divsChild>
        <w:div w:id="1705250753">
          <w:marLeft w:val="0"/>
          <w:marRight w:val="0"/>
          <w:marTop w:val="0"/>
          <w:marBottom w:val="0"/>
          <w:divBdr>
            <w:top w:val="none" w:sz="0" w:space="0" w:color="auto"/>
            <w:left w:val="none" w:sz="0" w:space="0" w:color="auto"/>
            <w:bottom w:val="none" w:sz="0" w:space="0" w:color="auto"/>
            <w:right w:val="none" w:sz="0" w:space="0" w:color="auto"/>
          </w:divBdr>
          <w:divsChild>
            <w:div w:id="520512421">
              <w:marLeft w:val="0"/>
              <w:marRight w:val="0"/>
              <w:marTop w:val="0"/>
              <w:marBottom w:val="0"/>
              <w:divBdr>
                <w:top w:val="none" w:sz="0" w:space="0" w:color="auto"/>
                <w:left w:val="none" w:sz="0" w:space="0" w:color="auto"/>
                <w:bottom w:val="none" w:sz="0" w:space="0" w:color="auto"/>
                <w:right w:val="none" w:sz="0" w:space="0" w:color="auto"/>
              </w:divBdr>
              <w:divsChild>
                <w:div w:id="106610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414109">
      <w:bodyDiv w:val="1"/>
      <w:marLeft w:val="0"/>
      <w:marRight w:val="0"/>
      <w:marTop w:val="0"/>
      <w:marBottom w:val="0"/>
      <w:divBdr>
        <w:top w:val="none" w:sz="0" w:space="0" w:color="auto"/>
        <w:left w:val="none" w:sz="0" w:space="0" w:color="auto"/>
        <w:bottom w:val="none" w:sz="0" w:space="0" w:color="auto"/>
        <w:right w:val="none" w:sz="0" w:space="0" w:color="auto"/>
      </w:divBdr>
      <w:divsChild>
        <w:div w:id="813714697">
          <w:marLeft w:val="0"/>
          <w:marRight w:val="0"/>
          <w:marTop w:val="0"/>
          <w:marBottom w:val="0"/>
          <w:divBdr>
            <w:top w:val="none" w:sz="0" w:space="0" w:color="auto"/>
            <w:left w:val="none" w:sz="0" w:space="0" w:color="auto"/>
            <w:bottom w:val="none" w:sz="0" w:space="0" w:color="auto"/>
            <w:right w:val="none" w:sz="0" w:space="0" w:color="auto"/>
          </w:divBdr>
          <w:divsChild>
            <w:div w:id="382563044">
              <w:marLeft w:val="0"/>
              <w:marRight w:val="0"/>
              <w:marTop w:val="0"/>
              <w:marBottom w:val="0"/>
              <w:divBdr>
                <w:top w:val="none" w:sz="0" w:space="0" w:color="auto"/>
                <w:left w:val="none" w:sz="0" w:space="0" w:color="auto"/>
                <w:bottom w:val="none" w:sz="0" w:space="0" w:color="auto"/>
                <w:right w:val="none" w:sz="0" w:space="0" w:color="auto"/>
              </w:divBdr>
              <w:divsChild>
                <w:div w:id="35003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338365">
      <w:bodyDiv w:val="1"/>
      <w:marLeft w:val="0"/>
      <w:marRight w:val="0"/>
      <w:marTop w:val="0"/>
      <w:marBottom w:val="0"/>
      <w:divBdr>
        <w:top w:val="none" w:sz="0" w:space="0" w:color="auto"/>
        <w:left w:val="none" w:sz="0" w:space="0" w:color="auto"/>
        <w:bottom w:val="none" w:sz="0" w:space="0" w:color="auto"/>
        <w:right w:val="none" w:sz="0" w:space="0" w:color="auto"/>
      </w:divBdr>
      <w:divsChild>
        <w:div w:id="73168413">
          <w:marLeft w:val="0"/>
          <w:marRight w:val="0"/>
          <w:marTop w:val="0"/>
          <w:marBottom w:val="0"/>
          <w:divBdr>
            <w:top w:val="none" w:sz="0" w:space="0" w:color="auto"/>
            <w:left w:val="none" w:sz="0" w:space="0" w:color="auto"/>
            <w:bottom w:val="none" w:sz="0" w:space="0" w:color="auto"/>
            <w:right w:val="none" w:sz="0" w:space="0" w:color="auto"/>
          </w:divBdr>
          <w:divsChild>
            <w:div w:id="978153149">
              <w:marLeft w:val="0"/>
              <w:marRight w:val="0"/>
              <w:marTop w:val="0"/>
              <w:marBottom w:val="0"/>
              <w:divBdr>
                <w:top w:val="none" w:sz="0" w:space="0" w:color="auto"/>
                <w:left w:val="none" w:sz="0" w:space="0" w:color="auto"/>
                <w:bottom w:val="none" w:sz="0" w:space="0" w:color="auto"/>
                <w:right w:val="none" w:sz="0" w:space="0" w:color="auto"/>
              </w:divBdr>
              <w:divsChild>
                <w:div w:id="129448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272240">
      <w:bodyDiv w:val="1"/>
      <w:marLeft w:val="0"/>
      <w:marRight w:val="0"/>
      <w:marTop w:val="0"/>
      <w:marBottom w:val="0"/>
      <w:divBdr>
        <w:top w:val="none" w:sz="0" w:space="0" w:color="auto"/>
        <w:left w:val="none" w:sz="0" w:space="0" w:color="auto"/>
        <w:bottom w:val="none" w:sz="0" w:space="0" w:color="auto"/>
        <w:right w:val="none" w:sz="0" w:space="0" w:color="auto"/>
      </w:divBdr>
      <w:divsChild>
        <w:div w:id="1337224132">
          <w:marLeft w:val="0"/>
          <w:marRight w:val="0"/>
          <w:marTop w:val="0"/>
          <w:marBottom w:val="0"/>
          <w:divBdr>
            <w:top w:val="none" w:sz="0" w:space="0" w:color="auto"/>
            <w:left w:val="none" w:sz="0" w:space="0" w:color="auto"/>
            <w:bottom w:val="none" w:sz="0" w:space="0" w:color="auto"/>
            <w:right w:val="none" w:sz="0" w:space="0" w:color="auto"/>
          </w:divBdr>
          <w:divsChild>
            <w:div w:id="126314959">
              <w:marLeft w:val="0"/>
              <w:marRight w:val="0"/>
              <w:marTop w:val="0"/>
              <w:marBottom w:val="0"/>
              <w:divBdr>
                <w:top w:val="none" w:sz="0" w:space="0" w:color="auto"/>
                <w:left w:val="none" w:sz="0" w:space="0" w:color="auto"/>
                <w:bottom w:val="none" w:sz="0" w:space="0" w:color="auto"/>
                <w:right w:val="none" w:sz="0" w:space="0" w:color="auto"/>
              </w:divBdr>
              <w:divsChild>
                <w:div w:id="116119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637647">
      <w:bodyDiv w:val="1"/>
      <w:marLeft w:val="0"/>
      <w:marRight w:val="0"/>
      <w:marTop w:val="0"/>
      <w:marBottom w:val="0"/>
      <w:divBdr>
        <w:top w:val="none" w:sz="0" w:space="0" w:color="auto"/>
        <w:left w:val="none" w:sz="0" w:space="0" w:color="auto"/>
        <w:bottom w:val="none" w:sz="0" w:space="0" w:color="auto"/>
        <w:right w:val="none" w:sz="0" w:space="0" w:color="auto"/>
      </w:divBdr>
      <w:divsChild>
        <w:div w:id="2136875123">
          <w:marLeft w:val="0"/>
          <w:marRight w:val="0"/>
          <w:marTop w:val="0"/>
          <w:marBottom w:val="0"/>
          <w:divBdr>
            <w:top w:val="none" w:sz="0" w:space="0" w:color="auto"/>
            <w:left w:val="none" w:sz="0" w:space="0" w:color="auto"/>
            <w:bottom w:val="none" w:sz="0" w:space="0" w:color="auto"/>
            <w:right w:val="none" w:sz="0" w:space="0" w:color="auto"/>
          </w:divBdr>
          <w:divsChild>
            <w:div w:id="93667806">
              <w:marLeft w:val="0"/>
              <w:marRight w:val="0"/>
              <w:marTop w:val="0"/>
              <w:marBottom w:val="0"/>
              <w:divBdr>
                <w:top w:val="none" w:sz="0" w:space="0" w:color="auto"/>
                <w:left w:val="none" w:sz="0" w:space="0" w:color="auto"/>
                <w:bottom w:val="none" w:sz="0" w:space="0" w:color="auto"/>
                <w:right w:val="none" w:sz="0" w:space="0" w:color="auto"/>
              </w:divBdr>
              <w:divsChild>
                <w:div w:id="188062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08584">
      <w:bodyDiv w:val="1"/>
      <w:marLeft w:val="0"/>
      <w:marRight w:val="0"/>
      <w:marTop w:val="0"/>
      <w:marBottom w:val="0"/>
      <w:divBdr>
        <w:top w:val="none" w:sz="0" w:space="0" w:color="auto"/>
        <w:left w:val="none" w:sz="0" w:space="0" w:color="auto"/>
        <w:bottom w:val="none" w:sz="0" w:space="0" w:color="auto"/>
        <w:right w:val="none" w:sz="0" w:space="0" w:color="auto"/>
      </w:divBdr>
      <w:divsChild>
        <w:div w:id="24908570">
          <w:marLeft w:val="0"/>
          <w:marRight w:val="0"/>
          <w:marTop w:val="0"/>
          <w:marBottom w:val="0"/>
          <w:divBdr>
            <w:top w:val="none" w:sz="0" w:space="0" w:color="auto"/>
            <w:left w:val="none" w:sz="0" w:space="0" w:color="auto"/>
            <w:bottom w:val="none" w:sz="0" w:space="0" w:color="auto"/>
            <w:right w:val="none" w:sz="0" w:space="0" w:color="auto"/>
          </w:divBdr>
          <w:divsChild>
            <w:div w:id="1059401501">
              <w:marLeft w:val="0"/>
              <w:marRight w:val="0"/>
              <w:marTop w:val="0"/>
              <w:marBottom w:val="0"/>
              <w:divBdr>
                <w:top w:val="none" w:sz="0" w:space="0" w:color="auto"/>
                <w:left w:val="none" w:sz="0" w:space="0" w:color="auto"/>
                <w:bottom w:val="none" w:sz="0" w:space="0" w:color="auto"/>
                <w:right w:val="none" w:sz="0" w:space="0" w:color="auto"/>
              </w:divBdr>
              <w:divsChild>
                <w:div w:id="65923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727183">
      <w:bodyDiv w:val="1"/>
      <w:marLeft w:val="0"/>
      <w:marRight w:val="0"/>
      <w:marTop w:val="0"/>
      <w:marBottom w:val="0"/>
      <w:divBdr>
        <w:top w:val="none" w:sz="0" w:space="0" w:color="auto"/>
        <w:left w:val="none" w:sz="0" w:space="0" w:color="auto"/>
        <w:bottom w:val="none" w:sz="0" w:space="0" w:color="auto"/>
        <w:right w:val="none" w:sz="0" w:space="0" w:color="auto"/>
      </w:divBdr>
      <w:divsChild>
        <w:div w:id="127860832">
          <w:marLeft w:val="0"/>
          <w:marRight w:val="0"/>
          <w:marTop w:val="0"/>
          <w:marBottom w:val="0"/>
          <w:divBdr>
            <w:top w:val="none" w:sz="0" w:space="0" w:color="auto"/>
            <w:left w:val="none" w:sz="0" w:space="0" w:color="auto"/>
            <w:bottom w:val="none" w:sz="0" w:space="0" w:color="auto"/>
            <w:right w:val="none" w:sz="0" w:space="0" w:color="auto"/>
          </w:divBdr>
          <w:divsChild>
            <w:div w:id="611278281">
              <w:marLeft w:val="0"/>
              <w:marRight w:val="0"/>
              <w:marTop w:val="0"/>
              <w:marBottom w:val="0"/>
              <w:divBdr>
                <w:top w:val="none" w:sz="0" w:space="0" w:color="auto"/>
                <w:left w:val="none" w:sz="0" w:space="0" w:color="auto"/>
                <w:bottom w:val="none" w:sz="0" w:space="0" w:color="auto"/>
                <w:right w:val="none" w:sz="0" w:space="0" w:color="auto"/>
              </w:divBdr>
              <w:divsChild>
                <w:div w:id="77432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694693">
      <w:bodyDiv w:val="1"/>
      <w:marLeft w:val="0"/>
      <w:marRight w:val="0"/>
      <w:marTop w:val="0"/>
      <w:marBottom w:val="0"/>
      <w:divBdr>
        <w:top w:val="none" w:sz="0" w:space="0" w:color="auto"/>
        <w:left w:val="none" w:sz="0" w:space="0" w:color="auto"/>
        <w:bottom w:val="none" w:sz="0" w:space="0" w:color="auto"/>
        <w:right w:val="none" w:sz="0" w:space="0" w:color="auto"/>
      </w:divBdr>
      <w:divsChild>
        <w:div w:id="1412433883">
          <w:marLeft w:val="0"/>
          <w:marRight w:val="0"/>
          <w:marTop w:val="0"/>
          <w:marBottom w:val="0"/>
          <w:divBdr>
            <w:top w:val="none" w:sz="0" w:space="0" w:color="auto"/>
            <w:left w:val="none" w:sz="0" w:space="0" w:color="auto"/>
            <w:bottom w:val="none" w:sz="0" w:space="0" w:color="auto"/>
            <w:right w:val="none" w:sz="0" w:space="0" w:color="auto"/>
          </w:divBdr>
          <w:divsChild>
            <w:div w:id="275521644">
              <w:marLeft w:val="0"/>
              <w:marRight w:val="0"/>
              <w:marTop w:val="0"/>
              <w:marBottom w:val="0"/>
              <w:divBdr>
                <w:top w:val="none" w:sz="0" w:space="0" w:color="auto"/>
                <w:left w:val="none" w:sz="0" w:space="0" w:color="auto"/>
                <w:bottom w:val="none" w:sz="0" w:space="0" w:color="auto"/>
                <w:right w:val="none" w:sz="0" w:space="0" w:color="auto"/>
              </w:divBdr>
              <w:divsChild>
                <w:div w:id="162608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204342">
      <w:bodyDiv w:val="1"/>
      <w:marLeft w:val="0"/>
      <w:marRight w:val="0"/>
      <w:marTop w:val="0"/>
      <w:marBottom w:val="0"/>
      <w:divBdr>
        <w:top w:val="none" w:sz="0" w:space="0" w:color="auto"/>
        <w:left w:val="none" w:sz="0" w:space="0" w:color="auto"/>
        <w:bottom w:val="none" w:sz="0" w:space="0" w:color="auto"/>
        <w:right w:val="none" w:sz="0" w:space="0" w:color="auto"/>
      </w:divBdr>
      <w:divsChild>
        <w:div w:id="1503281129">
          <w:marLeft w:val="0"/>
          <w:marRight w:val="0"/>
          <w:marTop w:val="0"/>
          <w:marBottom w:val="0"/>
          <w:divBdr>
            <w:top w:val="none" w:sz="0" w:space="0" w:color="auto"/>
            <w:left w:val="none" w:sz="0" w:space="0" w:color="auto"/>
            <w:bottom w:val="none" w:sz="0" w:space="0" w:color="auto"/>
            <w:right w:val="none" w:sz="0" w:space="0" w:color="auto"/>
          </w:divBdr>
          <w:divsChild>
            <w:div w:id="1411658387">
              <w:marLeft w:val="0"/>
              <w:marRight w:val="0"/>
              <w:marTop w:val="0"/>
              <w:marBottom w:val="0"/>
              <w:divBdr>
                <w:top w:val="none" w:sz="0" w:space="0" w:color="auto"/>
                <w:left w:val="none" w:sz="0" w:space="0" w:color="auto"/>
                <w:bottom w:val="none" w:sz="0" w:space="0" w:color="auto"/>
                <w:right w:val="none" w:sz="0" w:space="0" w:color="auto"/>
              </w:divBdr>
              <w:divsChild>
                <w:div w:id="212658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983471">
      <w:bodyDiv w:val="1"/>
      <w:marLeft w:val="0"/>
      <w:marRight w:val="0"/>
      <w:marTop w:val="0"/>
      <w:marBottom w:val="0"/>
      <w:divBdr>
        <w:top w:val="none" w:sz="0" w:space="0" w:color="auto"/>
        <w:left w:val="none" w:sz="0" w:space="0" w:color="auto"/>
        <w:bottom w:val="none" w:sz="0" w:space="0" w:color="auto"/>
        <w:right w:val="none" w:sz="0" w:space="0" w:color="auto"/>
      </w:divBdr>
      <w:divsChild>
        <w:div w:id="1431200067">
          <w:marLeft w:val="0"/>
          <w:marRight w:val="0"/>
          <w:marTop w:val="0"/>
          <w:marBottom w:val="0"/>
          <w:divBdr>
            <w:top w:val="none" w:sz="0" w:space="0" w:color="auto"/>
            <w:left w:val="none" w:sz="0" w:space="0" w:color="auto"/>
            <w:bottom w:val="none" w:sz="0" w:space="0" w:color="auto"/>
            <w:right w:val="none" w:sz="0" w:space="0" w:color="auto"/>
          </w:divBdr>
          <w:divsChild>
            <w:div w:id="1517035768">
              <w:marLeft w:val="0"/>
              <w:marRight w:val="0"/>
              <w:marTop w:val="0"/>
              <w:marBottom w:val="0"/>
              <w:divBdr>
                <w:top w:val="none" w:sz="0" w:space="0" w:color="auto"/>
                <w:left w:val="none" w:sz="0" w:space="0" w:color="auto"/>
                <w:bottom w:val="none" w:sz="0" w:space="0" w:color="auto"/>
                <w:right w:val="none" w:sz="0" w:space="0" w:color="auto"/>
              </w:divBdr>
              <w:divsChild>
                <w:div w:id="139134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38718">
      <w:bodyDiv w:val="1"/>
      <w:marLeft w:val="0"/>
      <w:marRight w:val="0"/>
      <w:marTop w:val="0"/>
      <w:marBottom w:val="0"/>
      <w:divBdr>
        <w:top w:val="none" w:sz="0" w:space="0" w:color="auto"/>
        <w:left w:val="none" w:sz="0" w:space="0" w:color="auto"/>
        <w:bottom w:val="none" w:sz="0" w:space="0" w:color="auto"/>
        <w:right w:val="none" w:sz="0" w:space="0" w:color="auto"/>
      </w:divBdr>
      <w:divsChild>
        <w:div w:id="1185971952">
          <w:marLeft w:val="0"/>
          <w:marRight w:val="0"/>
          <w:marTop w:val="0"/>
          <w:marBottom w:val="0"/>
          <w:divBdr>
            <w:top w:val="none" w:sz="0" w:space="0" w:color="auto"/>
            <w:left w:val="none" w:sz="0" w:space="0" w:color="auto"/>
            <w:bottom w:val="none" w:sz="0" w:space="0" w:color="auto"/>
            <w:right w:val="none" w:sz="0" w:space="0" w:color="auto"/>
          </w:divBdr>
          <w:divsChild>
            <w:div w:id="254439650">
              <w:marLeft w:val="0"/>
              <w:marRight w:val="0"/>
              <w:marTop w:val="0"/>
              <w:marBottom w:val="0"/>
              <w:divBdr>
                <w:top w:val="none" w:sz="0" w:space="0" w:color="auto"/>
                <w:left w:val="none" w:sz="0" w:space="0" w:color="auto"/>
                <w:bottom w:val="none" w:sz="0" w:space="0" w:color="auto"/>
                <w:right w:val="none" w:sz="0" w:space="0" w:color="auto"/>
              </w:divBdr>
              <w:divsChild>
                <w:div w:id="157797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470163">
      <w:bodyDiv w:val="1"/>
      <w:marLeft w:val="0"/>
      <w:marRight w:val="0"/>
      <w:marTop w:val="0"/>
      <w:marBottom w:val="0"/>
      <w:divBdr>
        <w:top w:val="none" w:sz="0" w:space="0" w:color="auto"/>
        <w:left w:val="none" w:sz="0" w:space="0" w:color="auto"/>
        <w:bottom w:val="none" w:sz="0" w:space="0" w:color="auto"/>
        <w:right w:val="none" w:sz="0" w:space="0" w:color="auto"/>
      </w:divBdr>
      <w:divsChild>
        <w:div w:id="836268119">
          <w:marLeft w:val="0"/>
          <w:marRight w:val="0"/>
          <w:marTop w:val="0"/>
          <w:marBottom w:val="0"/>
          <w:divBdr>
            <w:top w:val="none" w:sz="0" w:space="0" w:color="auto"/>
            <w:left w:val="none" w:sz="0" w:space="0" w:color="auto"/>
            <w:bottom w:val="none" w:sz="0" w:space="0" w:color="auto"/>
            <w:right w:val="none" w:sz="0" w:space="0" w:color="auto"/>
          </w:divBdr>
        </w:div>
      </w:divsChild>
    </w:div>
    <w:div w:id="1775976438">
      <w:bodyDiv w:val="1"/>
      <w:marLeft w:val="0"/>
      <w:marRight w:val="0"/>
      <w:marTop w:val="0"/>
      <w:marBottom w:val="0"/>
      <w:divBdr>
        <w:top w:val="none" w:sz="0" w:space="0" w:color="auto"/>
        <w:left w:val="none" w:sz="0" w:space="0" w:color="auto"/>
        <w:bottom w:val="none" w:sz="0" w:space="0" w:color="auto"/>
        <w:right w:val="none" w:sz="0" w:space="0" w:color="auto"/>
      </w:divBdr>
      <w:divsChild>
        <w:div w:id="1280456907">
          <w:marLeft w:val="0"/>
          <w:marRight w:val="0"/>
          <w:marTop w:val="0"/>
          <w:marBottom w:val="0"/>
          <w:divBdr>
            <w:top w:val="none" w:sz="0" w:space="0" w:color="auto"/>
            <w:left w:val="none" w:sz="0" w:space="0" w:color="auto"/>
            <w:bottom w:val="none" w:sz="0" w:space="0" w:color="auto"/>
            <w:right w:val="none" w:sz="0" w:space="0" w:color="auto"/>
          </w:divBdr>
          <w:divsChild>
            <w:div w:id="147525755">
              <w:marLeft w:val="0"/>
              <w:marRight w:val="0"/>
              <w:marTop w:val="0"/>
              <w:marBottom w:val="0"/>
              <w:divBdr>
                <w:top w:val="none" w:sz="0" w:space="0" w:color="auto"/>
                <w:left w:val="none" w:sz="0" w:space="0" w:color="auto"/>
                <w:bottom w:val="none" w:sz="0" w:space="0" w:color="auto"/>
                <w:right w:val="none" w:sz="0" w:space="0" w:color="auto"/>
              </w:divBdr>
              <w:divsChild>
                <w:div w:id="72610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942381">
      <w:bodyDiv w:val="1"/>
      <w:marLeft w:val="0"/>
      <w:marRight w:val="0"/>
      <w:marTop w:val="0"/>
      <w:marBottom w:val="0"/>
      <w:divBdr>
        <w:top w:val="none" w:sz="0" w:space="0" w:color="auto"/>
        <w:left w:val="none" w:sz="0" w:space="0" w:color="auto"/>
        <w:bottom w:val="none" w:sz="0" w:space="0" w:color="auto"/>
        <w:right w:val="none" w:sz="0" w:space="0" w:color="auto"/>
      </w:divBdr>
      <w:divsChild>
        <w:div w:id="869025569">
          <w:marLeft w:val="0"/>
          <w:marRight w:val="0"/>
          <w:marTop w:val="0"/>
          <w:marBottom w:val="0"/>
          <w:divBdr>
            <w:top w:val="none" w:sz="0" w:space="0" w:color="auto"/>
            <w:left w:val="none" w:sz="0" w:space="0" w:color="auto"/>
            <w:bottom w:val="none" w:sz="0" w:space="0" w:color="auto"/>
            <w:right w:val="none" w:sz="0" w:space="0" w:color="auto"/>
          </w:divBdr>
          <w:divsChild>
            <w:div w:id="462968843">
              <w:marLeft w:val="0"/>
              <w:marRight w:val="0"/>
              <w:marTop w:val="0"/>
              <w:marBottom w:val="0"/>
              <w:divBdr>
                <w:top w:val="none" w:sz="0" w:space="0" w:color="auto"/>
                <w:left w:val="none" w:sz="0" w:space="0" w:color="auto"/>
                <w:bottom w:val="none" w:sz="0" w:space="0" w:color="auto"/>
                <w:right w:val="none" w:sz="0" w:space="0" w:color="auto"/>
              </w:divBdr>
              <w:divsChild>
                <w:div w:id="8126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458325">
      <w:bodyDiv w:val="1"/>
      <w:marLeft w:val="0"/>
      <w:marRight w:val="0"/>
      <w:marTop w:val="0"/>
      <w:marBottom w:val="0"/>
      <w:divBdr>
        <w:top w:val="none" w:sz="0" w:space="0" w:color="auto"/>
        <w:left w:val="none" w:sz="0" w:space="0" w:color="auto"/>
        <w:bottom w:val="none" w:sz="0" w:space="0" w:color="auto"/>
        <w:right w:val="none" w:sz="0" w:space="0" w:color="auto"/>
      </w:divBdr>
    </w:div>
    <w:div w:id="1808890191">
      <w:bodyDiv w:val="1"/>
      <w:marLeft w:val="0"/>
      <w:marRight w:val="0"/>
      <w:marTop w:val="0"/>
      <w:marBottom w:val="0"/>
      <w:divBdr>
        <w:top w:val="none" w:sz="0" w:space="0" w:color="auto"/>
        <w:left w:val="none" w:sz="0" w:space="0" w:color="auto"/>
        <w:bottom w:val="none" w:sz="0" w:space="0" w:color="auto"/>
        <w:right w:val="none" w:sz="0" w:space="0" w:color="auto"/>
      </w:divBdr>
      <w:divsChild>
        <w:div w:id="1334646488">
          <w:marLeft w:val="0"/>
          <w:marRight w:val="0"/>
          <w:marTop w:val="0"/>
          <w:marBottom w:val="0"/>
          <w:divBdr>
            <w:top w:val="none" w:sz="0" w:space="0" w:color="auto"/>
            <w:left w:val="none" w:sz="0" w:space="0" w:color="auto"/>
            <w:bottom w:val="none" w:sz="0" w:space="0" w:color="auto"/>
            <w:right w:val="none" w:sz="0" w:space="0" w:color="auto"/>
          </w:divBdr>
          <w:divsChild>
            <w:div w:id="1920208412">
              <w:marLeft w:val="0"/>
              <w:marRight w:val="0"/>
              <w:marTop w:val="0"/>
              <w:marBottom w:val="0"/>
              <w:divBdr>
                <w:top w:val="none" w:sz="0" w:space="0" w:color="auto"/>
                <w:left w:val="none" w:sz="0" w:space="0" w:color="auto"/>
                <w:bottom w:val="none" w:sz="0" w:space="0" w:color="auto"/>
                <w:right w:val="none" w:sz="0" w:space="0" w:color="auto"/>
              </w:divBdr>
              <w:divsChild>
                <w:div w:id="1728794512">
                  <w:marLeft w:val="0"/>
                  <w:marRight w:val="0"/>
                  <w:marTop w:val="0"/>
                  <w:marBottom w:val="0"/>
                  <w:divBdr>
                    <w:top w:val="none" w:sz="0" w:space="0" w:color="auto"/>
                    <w:left w:val="none" w:sz="0" w:space="0" w:color="auto"/>
                    <w:bottom w:val="none" w:sz="0" w:space="0" w:color="auto"/>
                    <w:right w:val="none" w:sz="0" w:space="0" w:color="auto"/>
                  </w:divBdr>
                  <w:divsChild>
                    <w:div w:id="162758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896443">
      <w:bodyDiv w:val="1"/>
      <w:marLeft w:val="0"/>
      <w:marRight w:val="0"/>
      <w:marTop w:val="0"/>
      <w:marBottom w:val="0"/>
      <w:divBdr>
        <w:top w:val="none" w:sz="0" w:space="0" w:color="auto"/>
        <w:left w:val="none" w:sz="0" w:space="0" w:color="auto"/>
        <w:bottom w:val="none" w:sz="0" w:space="0" w:color="auto"/>
        <w:right w:val="none" w:sz="0" w:space="0" w:color="auto"/>
      </w:divBdr>
      <w:divsChild>
        <w:div w:id="146629498">
          <w:marLeft w:val="0"/>
          <w:marRight w:val="0"/>
          <w:marTop w:val="0"/>
          <w:marBottom w:val="0"/>
          <w:divBdr>
            <w:top w:val="none" w:sz="0" w:space="0" w:color="auto"/>
            <w:left w:val="none" w:sz="0" w:space="0" w:color="auto"/>
            <w:bottom w:val="none" w:sz="0" w:space="0" w:color="auto"/>
            <w:right w:val="none" w:sz="0" w:space="0" w:color="auto"/>
          </w:divBdr>
          <w:divsChild>
            <w:div w:id="694888181">
              <w:marLeft w:val="0"/>
              <w:marRight w:val="0"/>
              <w:marTop w:val="0"/>
              <w:marBottom w:val="0"/>
              <w:divBdr>
                <w:top w:val="none" w:sz="0" w:space="0" w:color="auto"/>
                <w:left w:val="none" w:sz="0" w:space="0" w:color="auto"/>
                <w:bottom w:val="none" w:sz="0" w:space="0" w:color="auto"/>
                <w:right w:val="none" w:sz="0" w:space="0" w:color="auto"/>
              </w:divBdr>
              <w:divsChild>
                <w:div w:id="202802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402679">
      <w:bodyDiv w:val="1"/>
      <w:marLeft w:val="0"/>
      <w:marRight w:val="0"/>
      <w:marTop w:val="0"/>
      <w:marBottom w:val="0"/>
      <w:divBdr>
        <w:top w:val="none" w:sz="0" w:space="0" w:color="auto"/>
        <w:left w:val="none" w:sz="0" w:space="0" w:color="auto"/>
        <w:bottom w:val="none" w:sz="0" w:space="0" w:color="auto"/>
        <w:right w:val="none" w:sz="0" w:space="0" w:color="auto"/>
      </w:divBdr>
      <w:divsChild>
        <w:div w:id="2043902053">
          <w:marLeft w:val="0"/>
          <w:marRight w:val="0"/>
          <w:marTop w:val="0"/>
          <w:marBottom w:val="0"/>
          <w:divBdr>
            <w:top w:val="none" w:sz="0" w:space="0" w:color="auto"/>
            <w:left w:val="none" w:sz="0" w:space="0" w:color="auto"/>
            <w:bottom w:val="none" w:sz="0" w:space="0" w:color="auto"/>
            <w:right w:val="none" w:sz="0" w:space="0" w:color="auto"/>
          </w:divBdr>
          <w:divsChild>
            <w:div w:id="1308127974">
              <w:marLeft w:val="0"/>
              <w:marRight w:val="0"/>
              <w:marTop w:val="0"/>
              <w:marBottom w:val="0"/>
              <w:divBdr>
                <w:top w:val="none" w:sz="0" w:space="0" w:color="auto"/>
                <w:left w:val="none" w:sz="0" w:space="0" w:color="auto"/>
                <w:bottom w:val="none" w:sz="0" w:space="0" w:color="auto"/>
                <w:right w:val="none" w:sz="0" w:space="0" w:color="auto"/>
              </w:divBdr>
              <w:divsChild>
                <w:div w:id="170960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068623">
      <w:bodyDiv w:val="1"/>
      <w:marLeft w:val="0"/>
      <w:marRight w:val="0"/>
      <w:marTop w:val="0"/>
      <w:marBottom w:val="0"/>
      <w:divBdr>
        <w:top w:val="none" w:sz="0" w:space="0" w:color="auto"/>
        <w:left w:val="none" w:sz="0" w:space="0" w:color="auto"/>
        <w:bottom w:val="none" w:sz="0" w:space="0" w:color="auto"/>
        <w:right w:val="none" w:sz="0" w:space="0" w:color="auto"/>
      </w:divBdr>
      <w:divsChild>
        <w:div w:id="249236023">
          <w:marLeft w:val="0"/>
          <w:marRight w:val="0"/>
          <w:marTop w:val="0"/>
          <w:marBottom w:val="0"/>
          <w:divBdr>
            <w:top w:val="none" w:sz="0" w:space="0" w:color="auto"/>
            <w:left w:val="none" w:sz="0" w:space="0" w:color="auto"/>
            <w:bottom w:val="none" w:sz="0" w:space="0" w:color="auto"/>
            <w:right w:val="none" w:sz="0" w:space="0" w:color="auto"/>
          </w:divBdr>
          <w:divsChild>
            <w:div w:id="480580920">
              <w:marLeft w:val="0"/>
              <w:marRight w:val="0"/>
              <w:marTop w:val="0"/>
              <w:marBottom w:val="0"/>
              <w:divBdr>
                <w:top w:val="none" w:sz="0" w:space="0" w:color="auto"/>
                <w:left w:val="none" w:sz="0" w:space="0" w:color="auto"/>
                <w:bottom w:val="none" w:sz="0" w:space="0" w:color="auto"/>
                <w:right w:val="none" w:sz="0" w:space="0" w:color="auto"/>
              </w:divBdr>
              <w:divsChild>
                <w:div w:id="1741831486">
                  <w:marLeft w:val="0"/>
                  <w:marRight w:val="0"/>
                  <w:marTop w:val="0"/>
                  <w:marBottom w:val="0"/>
                  <w:divBdr>
                    <w:top w:val="none" w:sz="0" w:space="0" w:color="auto"/>
                    <w:left w:val="none" w:sz="0" w:space="0" w:color="auto"/>
                    <w:bottom w:val="none" w:sz="0" w:space="0" w:color="auto"/>
                    <w:right w:val="none" w:sz="0" w:space="0" w:color="auto"/>
                  </w:divBdr>
                  <w:divsChild>
                    <w:div w:id="14697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628804">
      <w:bodyDiv w:val="1"/>
      <w:marLeft w:val="0"/>
      <w:marRight w:val="0"/>
      <w:marTop w:val="0"/>
      <w:marBottom w:val="0"/>
      <w:divBdr>
        <w:top w:val="none" w:sz="0" w:space="0" w:color="auto"/>
        <w:left w:val="none" w:sz="0" w:space="0" w:color="auto"/>
        <w:bottom w:val="none" w:sz="0" w:space="0" w:color="auto"/>
        <w:right w:val="none" w:sz="0" w:space="0" w:color="auto"/>
      </w:divBdr>
      <w:divsChild>
        <w:div w:id="233855449">
          <w:marLeft w:val="0"/>
          <w:marRight w:val="0"/>
          <w:marTop w:val="0"/>
          <w:marBottom w:val="0"/>
          <w:divBdr>
            <w:top w:val="none" w:sz="0" w:space="0" w:color="auto"/>
            <w:left w:val="none" w:sz="0" w:space="0" w:color="auto"/>
            <w:bottom w:val="none" w:sz="0" w:space="0" w:color="auto"/>
            <w:right w:val="none" w:sz="0" w:space="0" w:color="auto"/>
          </w:divBdr>
          <w:divsChild>
            <w:div w:id="1558201175">
              <w:marLeft w:val="0"/>
              <w:marRight w:val="0"/>
              <w:marTop w:val="0"/>
              <w:marBottom w:val="0"/>
              <w:divBdr>
                <w:top w:val="none" w:sz="0" w:space="0" w:color="auto"/>
                <w:left w:val="none" w:sz="0" w:space="0" w:color="auto"/>
                <w:bottom w:val="none" w:sz="0" w:space="0" w:color="auto"/>
                <w:right w:val="none" w:sz="0" w:space="0" w:color="auto"/>
              </w:divBdr>
              <w:divsChild>
                <w:div w:id="1935893874">
                  <w:marLeft w:val="0"/>
                  <w:marRight w:val="0"/>
                  <w:marTop w:val="0"/>
                  <w:marBottom w:val="0"/>
                  <w:divBdr>
                    <w:top w:val="none" w:sz="0" w:space="0" w:color="auto"/>
                    <w:left w:val="none" w:sz="0" w:space="0" w:color="auto"/>
                    <w:bottom w:val="none" w:sz="0" w:space="0" w:color="auto"/>
                    <w:right w:val="none" w:sz="0" w:space="0" w:color="auto"/>
                  </w:divBdr>
                  <w:divsChild>
                    <w:div w:id="185148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043308">
      <w:bodyDiv w:val="1"/>
      <w:marLeft w:val="0"/>
      <w:marRight w:val="0"/>
      <w:marTop w:val="0"/>
      <w:marBottom w:val="0"/>
      <w:divBdr>
        <w:top w:val="none" w:sz="0" w:space="0" w:color="auto"/>
        <w:left w:val="none" w:sz="0" w:space="0" w:color="auto"/>
        <w:bottom w:val="none" w:sz="0" w:space="0" w:color="auto"/>
        <w:right w:val="none" w:sz="0" w:space="0" w:color="auto"/>
      </w:divBdr>
      <w:divsChild>
        <w:div w:id="529607906">
          <w:marLeft w:val="0"/>
          <w:marRight w:val="0"/>
          <w:marTop w:val="0"/>
          <w:marBottom w:val="0"/>
          <w:divBdr>
            <w:top w:val="none" w:sz="0" w:space="0" w:color="auto"/>
            <w:left w:val="none" w:sz="0" w:space="0" w:color="auto"/>
            <w:bottom w:val="none" w:sz="0" w:space="0" w:color="auto"/>
            <w:right w:val="none" w:sz="0" w:space="0" w:color="auto"/>
          </w:divBdr>
          <w:divsChild>
            <w:div w:id="1418870359">
              <w:marLeft w:val="0"/>
              <w:marRight w:val="0"/>
              <w:marTop w:val="0"/>
              <w:marBottom w:val="0"/>
              <w:divBdr>
                <w:top w:val="none" w:sz="0" w:space="0" w:color="auto"/>
                <w:left w:val="none" w:sz="0" w:space="0" w:color="auto"/>
                <w:bottom w:val="none" w:sz="0" w:space="0" w:color="auto"/>
                <w:right w:val="none" w:sz="0" w:space="0" w:color="auto"/>
              </w:divBdr>
              <w:divsChild>
                <w:div w:id="20933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462115">
      <w:bodyDiv w:val="1"/>
      <w:marLeft w:val="0"/>
      <w:marRight w:val="0"/>
      <w:marTop w:val="0"/>
      <w:marBottom w:val="0"/>
      <w:divBdr>
        <w:top w:val="none" w:sz="0" w:space="0" w:color="auto"/>
        <w:left w:val="none" w:sz="0" w:space="0" w:color="auto"/>
        <w:bottom w:val="none" w:sz="0" w:space="0" w:color="auto"/>
        <w:right w:val="none" w:sz="0" w:space="0" w:color="auto"/>
      </w:divBdr>
      <w:divsChild>
        <w:div w:id="1632200467">
          <w:marLeft w:val="0"/>
          <w:marRight w:val="0"/>
          <w:marTop w:val="0"/>
          <w:marBottom w:val="0"/>
          <w:divBdr>
            <w:top w:val="none" w:sz="0" w:space="0" w:color="auto"/>
            <w:left w:val="none" w:sz="0" w:space="0" w:color="auto"/>
            <w:bottom w:val="none" w:sz="0" w:space="0" w:color="auto"/>
            <w:right w:val="none" w:sz="0" w:space="0" w:color="auto"/>
          </w:divBdr>
          <w:divsChild>
            <w:div w:id="1307927308">
              <w:marLeft w:val="0"/>
              <w:marRight w:val="0"/>
              <w:marTop w:val="0"/>
              <w:marBottom w:val="0"/>
              <w:divBdr>
                <w:top w:val="none" w:sz="0" w:space="0" w:color="auto"/>
                <w:left w:val="none" w:sz="0" w:space="0" w:color="auto"/>
                <w:bottom w:val="none" w:sz="0" w:space="0" w:color="auto"/>
                <w:right w:val="none" w:sz="0" w:space="0" w:color="auto"/>
              </w:divBdr>
              <w:divsChild>
                <w:div w:id="197717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298052">
      <w:bodyDiv w:val="1"/>
      <w:marLeft w:val="0"/>
      <w:marRight w:val="0"/>
      <w:marTop w:val="0"/>
      <w:marBottom w:val="0"/>
      <w:divBdr>
        <w:top w:val="none" w:sz="0" w:space="0" w:color="auto"/>
        <w:left w:val="none" w:sz="0" w:space="0" w:color="auto"/>
        <w:bottom w:val="none" w:sz="0" w:space="0" w:color="auto"/>
        <w:right w:val="none" w:sz="0" w:space="0" w:color="auto"/>
      </w:divBdr>
      <w:divsChild>
        <w:div w:id="1605841102">
          <w:marLeft w:val="0"/>
          <w:marRight w:val="0"/>
          <w:marTop w:val="0"/>
          <w:marBottom w:val="0"/>
          <w:divBdr>
            <w:top w:val="none" w:sz="0" w:space="0" w:color="auto"/>
            <w:left w:val="none" w:sz="0" w:space="0" w:color="auto"/>
            <w:bottom w:val="none" w:sz="0" w:space="0" w:color="auto"/>
            <w:right w:val="none" w:sz="0" w:space="0" w:color="auto"/>
          </w:divBdr>
          <w:divsChild>
            <w:div w:id="1231310459">
              <w:marLeft w:val="0"/>
              <w:marRight w:val="0"/>
              <w:marTop w:val="0"/>
              <w:marBottom w:val="0"/>
              <w:divBdr>
                <w:top w:val="none" w:sz="0" w:space="0" w:color="auto"/>
                <w:left w:val="none" w:sz="0" w:space="0" w:color="auto"/>
                <w:bottom w:val="none" w:sz="0" w:space="0" w:color="auto"/>
                <w:right w:val="none" w:sz="0" w:space="0" w:color="auto"/>
              </w:divBdr>
              <w:divsChild>
                <w:div w:id="97448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969623">
      <w:bodyDiv w:val="1"/>
      <w:marLeft w:val="0"/>
      <w:marRight w:val="0"/>
      <w:marTop w:val="0"/>
      <w:marBottom w:val="0"/>
      <w:divBdr>
        <w:top w:val="none" w:sz="0" w:space="0" w:color="auto"/>
        <w:left w:val="none" w:sz="0" w:space="0" w:color="auto"/>
        <w:bottom w:val="none" w:sz="0" w:space="0" w:color="auto"/>
        <w:right w:val="none" w:sz="0" w:space="0" w:color="auto"/>
      </w:divBdr>
      <w:divsChild>
        <w:div w:id="411051600">
          <w:marLeft w:val="0"/>
          <w:marRight w:val="0"/>
          <w:marTop w:val="0"/>
          <w:marBottom w:val="0"/>
          <w:divBdr>
            <w:top w:val="none" w:sz="0" w:space="0" w:color="auto"/>
            <w:left w:val="none" w:sz="0" w:space="0" w:color="auto"/>
            <w:bottom w:val="none" w:sz="0" w:space="0" w:color="auto"/>
            <w:right w:val="none" w:sz="0" w:space="0" w:color="auto"/>
          </w:divBdr>
          <w:divsChild>
            <w:div w:id="1138258536">
              <w:marLeft w:val="0"/>
              <w:marRight w:val="0"/>
              <w:marTop w:val="0"/>
              <w:marBottom w:val="0"/>
              <w:divBdr>
                <w:top w:val="none" w:sz="0" w:space="0" w:color="auto"/>
                <w:left w:val="none" w:sz="0" w:space="0" w:color="auto"/>
                <w:bottom w:val="none" w:sz="0" w:space="0" w:color="auto"/>
                <w:right w:val="none" w:sz="0" w:space="0" w:color="auto"/>
              </w:divBdr>
              <w:divsChild>
                <w:div w:id="40090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9381">
      <w:bodyDiv w:val="1"/>
      <w:marLeft w:val="0"/>
      <w:marRight w:val="0"/>
      <w:marTop w:val="0"/>
      <w:marBottom w:val="0"/>
      <w:divBdr>
        <w:top w:val="none" w:sz="0" w:space="0" w:color="auto"/>
        <w:left w:val="none" w:sz="0" w:space="0" w:color="auto"/>
        <w:bottom w:val="none" w:sz="0" w:space="0" w:color="auto"/>
        <w:right w:val="none" w:sz="0" w:space="0" w:color="auto"/>
      </w:divBdr>
      <w:divsChild>
        <w:div w:id="1094743641">
          <w:marLeft w:val="0"/>
          <w:marRight w:val="0"/>
          <w:marTop w:val="0"/>
          <w:marBottom w:val="0"/>
          <w:divBdr>
            <w:top w:val="none" w:sz="0" w:space="0" w:color="auto"/>
            <w:left w:val="none" w:sz="0" w:space="0" w:color="auto"/>
            <w:bottom w:val="none" w:sz="0" w:space="0" w:color="auto"/>
            <w:right w:val="none" w:sz="0" w:space="0" w:color="auto"/>
          </w:divBdr>
          <w:divsChild>
            <w:div w:id="2014068045">
              <w:marLeft w:val="0"/>
              <w:marRight w:val="0"/>
              <w:marTop w:val="0"/>
              <w:marBottom w:val="0"/>
              <w:divBdr>
                <w:top w:val="none" w:sz="0" w:space="0" w:color="auto"/>
                <w:left w:val="none" w:sz="0" w:space="0" w:color="auto"/>
                <w:bottom w:val="none" w:sz="0" w:space="0" w:color="auto"/>
                <w:right w:val="none" w:sz="0" w:space="0" w:color="auto"/>
              </w:divBdr>
              <w:divsChild>
                <w:div w:id="128307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040474">
      <w:bodyDiv w:val="1"/>
      <w:marLeft w:val="0"/>
      <w:marRight w:val="0"/>
      <w:marTop w:val="0"/>
      <w:marBottom w:val="0"/>
      <w:divBdr>
        <w:top w:val="none" w:sz="0" w:space="0" w:color="auto"/>
        <w:left w:val="none" w:sz="0" w:space="0" w:color="auto"/>
        <w:bottom w:val="none" w:sz="0" w:space="0" w:color="auto"/>
        <w:right w:val="none" w:sz="0" w:space="0" w:color="auto"/>
      </w:divBdr>
    </w:div>
    <w:div w:id="1901551796">
      <w:bodyDiv w:val="1"/>
      <w:marLeft w:val="0"/>
      <w:marRight w:val="0"/>
      <w:marTop w:val="0"/>
      <w:marBottom w:val="0"/>
      <w:divBdr>
        <w:top w:val="none" w:sz="0" w:space="0" w:color="auto"/>
        <w:left w:val="none" w:sz="0" w:space="0" w:color="auto"/>
        <w:bottom w:val="none" w:sz="0" w:space="0" w:color="auto"/>
        <w:right w:val="none" w:sz="0" w:space="0" w:color="auto"/>
      </w:divBdr>
      <w:divsChild>
        <w:div w:id="370688788">
          <w:marLeft w:val="0"/>
          <w:marRight w:val="0"/>
          <w:marTop w:val="0"/>
          <w:marBottom w:val="0"/>
          <w:divBdr>
            <w:top w:val="none" w:sz="0" w:space="0" w:color="auto"/>
            <w:left w:val="none" w:sz="0" w:space="0" w:color="auto"/>
            <w:bottom w:val="none" w:sz="0" w:space="0" w:color="auto"/>
            <w:right w:val="none" w:sz="0" w:space="0" w:color="auto"/>
          </w:divBdr>
          <w:divsChild>
            <w:div w:id="650520055">
              <w:marLeft w:val="0"/>
              <w:marRight w:val="0"/>
              <w:marTop w:val="0"/>
              <w:marBottom w:val="0"/>
              <w:divBdr>
                <w:top w:val="none" w:sz="0" w:space="0" w:color="auto"/>
                <w:left w:val="none" w:sz="0" w:space="0" w:color="auto"/>
                <w:bottom w:val="none" w:sz="0" w:space="0" w:color="auto"/>
                <w:right w:val="none" w:sz="0" w:space="0" w:color="auto"/>
              </w:divBdr>
              <w:divsChild>
                <w:div w:id="36479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045075">
      <w:bodyDiv w:val="1"/>
      <w:marLeft w:val="0"/>
      <w:marRight w:val="0"/>
      <w:marTop w:val="0"/>
      <w:marBottom w:val="0"/>
      <w:divBdr>
        <w:top w:val="none" w:sz="0" w:space="0" w:color="auto"/>
        <w:left w:val="none" w:sz="0" w:space="0" w:color="auto"/>
        <w:bottom w:val="none" w:sz="0" w:space="0" w:color="auto"/>
        <w:right w:val="none" w:sz="0" w:space="0" w:color="auto"/>
      </w:divBdr>
      <w:divsChild>
        <w:div w:id="1497917053">
          <w:marLeft w:val="0"/>
          <w:marRight w:val="0"/>
          <w:marTop w:val="0"/>
          <w:marBottom w:val="0"/>
          <w:divBdr>
            <w:top w:val="none" w:sz="0" w:space="0" w:color="auto"/>
            <w:left w:val="none" w:sz="0" w:space="0" w:color="auto"/>
            <w:bottom w:val="none" w:sz="0" w:space="0" w:color="auto"/>
            <w:right w:val="none" w:sz="0" w:space="0" w:color="auto"/>
          </w:divBdr>
          <w:divsChild>
            <w:div w:id="1422294434">
              <w:marLeft w:val="0"/>
              <w:marRight w:val="0"/>
              <w:marTop w:val="0"/>
              <w:marBottom w:val="0"/>
              <w:divBdr>
                <w:top w:val="none" w:sz="0" w:space="0" w:color="auto"/>
                <w:left w:val="none" w:sz="0" w:space="0" w:color="auto"/>
                <w:bottom w:val="none" w:sz="0" w:space="0" w:color="auto"/>
                <w:right w:val="none" w:sz="0" w:space="0" w:color="auto"/>
              </w:divBdr>
              <w:divsChild>
                <w:div w:id="81310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285318">
      <w:bodyDiv w:val="1"/>
      <w:marLeft w:val="0"/>
      <w:marRight w:val="0"/>
      <w:marTop w:val="0"/>
      <w:marBottom w:val="0"/>
      <w:divBdr>
        <w:top w:val="none" w:sz="0" w:space="0" w:color="auto"/>
        <w:left w:val="none" w:sz="0" w:space="0" w:color="auto"/>
        <w:bottom w:val="none" w:sz="0" w:space="0" w:color="auto"/>
        <w:right w:val="none" w:sz="0" w:space="0" w:color="auto"/>
      </w:divBdr>
      <w:divsChild>
        <w:div w:id="1563518002">
          <w:marLeft w:val="0"/>
          <w:marRight w:val="0"/>
          <w:marTop w:val="0"/>
          <w:marBottom w:val="0"/>
          <w:divBdr>
            <w:top w:val="none" w:sz="0" w:space="0" w:color="auto"/>
            <w:left w:val="none" w:sz="0" w:space="0" w:color="auto"/>
            <w:bottom w:val="none" w:sz="0" w:space="0" w:color="auto"/>
            <w:right w:val="none" w:sz="0" w:space="0" w:color="auto"/>
          </w:divBdr>
          <w:divsChild>
            <w:div w:id="50694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4261">
      <w:bodyDiv w:val="1"/>
      <w:marLeft w:val="0"/>
      <w:marRight w:val="0"/>
      <w:marTop w:val="0"/>
      <w:marBottom w:val="0"/>
      <w:divBdr>
        <w:top w:val="none" w:sz="0" w:space="0" w:color="auto"/>
        <w:left w:val="none" w:sz="0" w:space="0" w:color="auto"/>
        <w:bottom w:val="none" w:sz="0" w:space="0" w:color="auto"/>
        <w:right w:val="none" w:sz="0" w:space="0" w:color="auto"/>
      </w:divBdr>
      <w:divsChild>
        <w:div w:id="670302511">
          <w:marLeft w:val="0"/>
          <w:marRight w:val="0"/>
          <w:marTop w:val="0"/>
          <w:marBottom w:val="0"/>
          <w:divBdr>
            <w:top w:val="none" w:sz="0" w:space="0" w:color="auto"/>
            <w:left w:val="none" w:sz="0" w:space="0" w:color="auto"/>
            <w:bottom w:val="none" w:sz="0" w:space="0" w:color="auto"/>
            <w:right w:val="none" w:sz="0" w:space="0" w:color="auto"/>
          </w:divBdr>
          <w:divsChild>
            <w:div w:id="1152672289">
              <w:marLeft w:val="0"/>
              <w:marRight w:val="0"/>
              <w:marTop w:val="0"/>
              <w:marBottom w:val="0"/>
              <w:divBdr>
                <w:top w:val="none" w:sz="0" w:space="0" w:color="auto"/>
                <w:left w:val="none" w:sz="0" w:space="0" w:color="auto"/>
                <w:bottom w:val="none" w:sz="0" w:space="0" w:color="auto"/>
                <w:right w:val="none" w:sz="0" w:space="0" w:color="auto"/>
              </w:divBdr>
              <w:divsChild>
                <w:div w:id="179948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755571">
      <w:bodyDiv w:val="1"/>
      <w:marLeft w:val="0"/>
      <w:marRight w:val="0"/>
      <w:marTop w:val="0"/>
      <w:marBottom w:val="0"/>
      <w:divBdr>
        <w:top w:val="none" w:sz="0" w:space="0" w:color="auto"/>
        <w:left w:val="none" w:sz="0" w:space="0" w:color="auto"/>
        <w:bottom w:val="none" w:sz="0" w:space="0" w:color="auto"/>
        <w:right w:val="none" w:sz="0" w:space="0" w:color="auto"/>
      </w:divBdr>
      <w:divsChild>
        <w:div w:id="1506826559">
          <w:marLeft w:val="0"/>
          <w:marRight w:val="0"/>
          <w:marTop w:val="0"/>
          <w:marBottom w:val="0"/>
          <w:divBdr>
            <w:top w:val="none" w:sz="0" w:space="0" w:color="auto"/>
            <w:left w:val="none" w:sz="0" w:space="0" w:color="auto"/>
            <w:bottom w:val="none" w:sz="0" w:space="0" w:color="auto"/>
            <w:right w:val="none" w:sz="0" w:space="0" w:color="auto"/>
          </w:divBdr>
          <w:divsChild>
            <w:div w:id="979306365">
              <w:marLeft w:val="0"/>
              <w:marRight w:val="0"/>
              <w:marTop w:val="0"/>
              <w:marBottom w:val="0"/>
              <w:divBdr>
                <w:top w:val="none" w:sz="0" w:space="0" w:color="auto"/>
                <w:left w:val="none" w:sz="0" w:space="0" w:color="auto"/>
                <w:bottom w:val="none" w:sz="0" w:space="0" w:color="auto"/>
                <w:right w:val="none" w:sz="0" w:space="0" w:color="auto"/>
              </w:divBdr>
              <w:divsChild>
                <w:div w:id="609049398">
                  <w:marLeft w:val="0"/>
                  <w:marRight w:val="0"/>
                  <w:marTop w:val="0"/>
                  <w:marBottom w:val="0"/>
                  <w:divBdr>
                    <w:top w:val="none" w:sz="0" w:space="0" w:color="auto"/>
                    <w:left w:val="none" w:sz="0" w:space="0" w:color="auto"/>
                    <w:bottom w:val="none" w:sz="0" w:space="0" w:color="auto"/>
                    <w:right w:val="none" w:sz="0" w:space="0" w:color="auto"/>
                  </w:divBdr>
                  <w:divsChild>
                    <w:div w:id="177540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609423">
      <w:bodyDiv w:val="1"/>
      <w:marLeft w:val="0"/>
      <w:marRight w:val="0"/>
      <w:marTop w:val="0"/>
      <w:marBottom w:val="0"/>
      <w:divBdr>
        <w:top w:val="none" w:sz="0" w:space="0" w:color="auto"/>
        <w:left w:val="none" w:sz="0" w:space="0" w:color="auto"/>
        <w:bottom w:val="none" w:sz="0" w:space="0" w:color="auto"/>
        <w:right w:val="none" w:sz="0" w:space="0" w:color="auto"/>
      </w:divBdr>
      <w:divsChild>
        <w:div w:id="870727167">
          <w:marLeft w:val="0"/>
          <w:marRight w:val="0"/>
          <w:marTop w:val="0"/>
          <w:marBottom w:val="0"/>
          <w:divBdr>
            <w:top w:val="none" w:sz="0" w:space="0" w:color="auto"/>
            <w:left w:val="none" w:sz="0" w:space="0" w:color="auto"/>
            <w:bottom w:val="none" w:sz="0" w:space="0" w:color="auto"/>
            <w:right w:val="none" w:sz="0" w:space="0" w:color="auto"/>
          </w:divBdr>
          <w:divsChild>
            <w:div w:id="541669805">
              <w:marLeft w:val="0"/>
              <w:marRight w:val="0"/>
              <w:marTop w:val="0"/>
              <w:marBottom w:val="0"/>
              <w:divBdr>
                <w:top w:val="none" w:sz="0" w:space="0" w:color="auto"/>
                <w:left w:val="none" w:sz="0" w:space="0" w:color="auto"/>
                <w:bottom w:val="none" w:sz="0" w:space="0" w:color="auto"/>
                <w:right w:val="none" w:sz="0" w:space="0" w:color="auto"/>
              </w:divBdr>
              <w:divsChild>
                <w:div w:id="536964288">
                  <w:marLeft w:val="0"/>
                  <w:marRight w:val="0"/>
                  <w:marTop w:val="0"/>
                  <w:marBottom w:val="0"/>
                  <w:divBdr>
                    <w:top w:val="none" w:sz="0" w:space="0" w:color="auto"/>
                    <w:left w:val="none" w:sz="0" w:space="0" w:color="auto"/>
                    <w:bottom w:val="none" w:sz="0" w:space="0" w:color="auto"/>
                    <w:right w:val="none" w:sz="0" w:space="0" w:color="auto"/>
                  </w:divBdr>
                  <w:divsChild>
                    <w:div w:id="29094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430714">
      <w:bodyDiv w:val="1"/>
      <w:marLeft w:val="0"/>
      <w:marRight w:val="0"/>
      <w:marTop w:val="0"/>
      <w:marBottom w:val="0"/>
      <w:divBdr>
        <w:top w:val="none" w:sz="0" w:space="0" w:color="auto"/>
        <w:left w:val="none" w:sz="0" w:space="0" w:color="auto"/>
        <w:bottom w:val="none" w:sz="0" w:space="0" w:color="auto"/>
        <w:right w:val="none" w:sz="0" w:space="0" w:color="auto"/>
      </w:divBdr>
      <w:divsChild>
        <w:div w:id="800653815">
          <w:marLeft w:val="0"/>
          <w:marRight w:val="0"/>
          <w:marTop w:val="0"/>
          <w:marBottom w:val="0"/>
          <w:divBdr>
            <w:top w:val="none" w:sz="0" w:space="0" w:color="auto"/>
            <w:left w:val="none" w:sz="0" w:space="0" w:color="auto"/>
            <w:bottom w:val="none" w:sz="0" w:space="0" w:color="auto"/>
            <w:right w:val="none" w:sz="0" w:space="0" w:color="auto"/>
          </w:divBdr>
          <w:divsChild>
            <w:div w:id="285283003">
              <w:marLeft w:val="0"/>
              <w:marRight w:val="0"/>
              <w:marTop w:val="0"/>
              <w:marBottom w:val="0"/>
              <w:divBdr>
                <w:top w:val="none" w:sz="0" w:space="0" w:color="auto"/>
                <w:left w:val="none" w:sz="0" w:space="0" w:color="auto"/>
                <w:bottom w:val="none" w:sz="0" w:space="0" w:color="auto"/>
                <w:right w:val="none" w:sz="0" w:space="0" w:color="auto"/>
              </w:divBdr>
              <w:divsChild>
                <w:div w:id="174398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674302">
      <w:bodyDiv w:val="1"/>
      <w:marLeft w:val="0"/>
      <w:marRight w:val="0"/>
      <w:marTop w:val="0"/>
      <w:marBottom w:val="0"/>
      <w:divBdr>
        <w:top w:val="none" w:sz="0" w:space="0" w:color="auto"/>
        <w:left w:val="none" w:sz="0" w:space="0" w:color="auto"/>
        <w:bottom w:val="none" w:sz="0" w:space="0" w:color="auto"/>
        <w:right w:val="none" w:sz="0" w:space="0" w:color="auto"/>
      </w:divBdr>
    </w:div>
    <w:div w:id="1959876933">
      <w:bodyDiv w:val="1"/>
      <w:marLeft w:val="0"/>
      <w:marRight w:val="0"/>
      <w:marTop w:val="0"/>
      <w:marBottom w:val="0"/>
      <w:divBdr>
        <w:top w:val="none" w:sz="0" w:space="0" w:color="auto"/>
        <w:left w:val="none" w:sz="0" w:space="0" w:color="auto"/>
        <w:bottom w:val="none" w:sz="0" w:space="0" w:color="auto"/>
        <w:right w:val="none" w:sz="0" w:space="0" w:color="auto"/>
      </w:divBdr>
      <w:divsChild>
        <w:div w:id="122578203">
          <w:marLeft w:val="0"/>
          <w:marRight w:val="0"/>
          <w:marTop w:val="0"/>
          <w:marBottom w:val="0"/>
          <w:divBdr>
            <w:top w:val="none" w:sz="0" w:space="0" w:color="auto"/>
            <w:left w:val="none" w:sz="0" w:space="0" w:color="auto"/>
            <w:bottom w:val="none" w:sz="0" w:space="0" w:color="auto"/>
            <w:right w:val="none" w:sz="0" w:space="0" w:color="auto"/>
          </w:divBdr>
          <w:divsChild>
            <w:div w:id="1816414527">
              <w:marLeft w:val="0"/>
              <w:marRight w:val="0"/>
              <w:marTop w:val="0"/>
              <w:marBottom w:val="0"/>
              <w:divBdr>
                <w:top w:val="none" w:sz="0" w:space="0" w:color="auto"/>
                <w:left w:val="none" w:sz="0" w:space="0" w:color="auto"/>
                <w:bottom w:val="none" w:sz="0" w:space="0" w:color="auto"/>
                <w:right w:val="none" w:sz="0" w:space="0" w:color="auto"/>
              </w:divBdr>
              <w:divsChild>
                <w:div w:id="203367149">
                  <w:marLeft w:val="0"/>
                  <w:marRight w:val="0"/>
                  <w:marTop w:val="0"/>
                  <w:marBottom w:val="0"/>
                  <w:divBdr>
                    <w:top w:val="none" w:sz="0" w:space="0" w:color="auto"/>
                    <w:left w:val="none" w:sz="0" w:space="0" w:color="auto"/>
                    <w:bottom w:val="none" w:sz="0" w:space="0" w:color="auto"/>
                    <w:right w:val="none" w:sz="0" w:space="0" w:color="auto"/>
                  </w:divBdr>
                  <w:divsChild>
                    <w:div w:id="19865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222650">
      <w:bodyDiv w:val="1"/>
      <w:marLeft w:val="0"/>
      <w:marRight w:val="0"/>
      <w:marTop w:val="0"/>
      <w:marBottom w:val="0"/>
      <w:divBdr>
        <w:top w:val="none" w:sz="0" w:space="0" w:color="auto"/>
        <w:left w:val="none" w:sz="0" w:space="0" w:color="auto"/>
        <w:bottom w:val="none" w:sz="0" w:space="0" w:color="auto"/>
        <w:right w:val="none" w:sz="0" w:space="0" w:color="auto"/>
      </w:divBdr>
      <w:divsChild>
        <w:div w:id="1723287243">
          <w:marLeft w:val="0"/>
          <w:marRight w:val="0"/>
          <w:marTop w:val="0"/>
          <w:marBottom w:val="0"/>
          <w:divBdr>
            <w:top w:val="none" w:sz="0" w:space="0" w:color="auto"/>
            <w:left w:val="none" w:sz="0" w:space="0" w:color="auto"/>
            <w:bottom w:val="none" w:sz="0" w:space="0" w:color="auto"/>
            <w:right w:val="none" w:sz="0" w:space="0" w:color="auto"/>
          </w:divBdr>
          <w:divsChild>
            <w:div w:id="129633143">
              <w:marLeft w:val="0"/>
              <w:marRight w:val="0"/>
              <w:marTop w:val="0"/>
              <w:marBottom w:val="0"/>
              <w:divBdr>
                <w:top w:val="none" w:sz="0" w:space="0" w:color="auto"/>
                <w:left w:val="none" w:sz="0" w:space="0" w:color="auto"/>
                <w:bottom w:val="none" w:sz="0" w:space="0" w:color="auto"/>
                <w:right w:val="none" w:sz="0" w:space="0" w:color="auto"/>
              </w:divBdr>
              <w:divsChild>
                <w:div w:id="109937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884859">
      <w:bodyDiv w:val="1"/>
      <w:marLeft w:val="0"/>
      <w:marRight w:val="0"/>
      <w:marTop w:val="0"/>
      <w:marBottom w:val="0"/>
      <w:divBdr>
        <w:top w:val="none" w:sz="0" w:space="0" w:color="auto"/>
        <w:left w:val="none" w:sz="0" w:space="0" w:color="auto"/>
        <w:bottom w:val="none" w:sz="0" w:space="0" w:color="auto"/>
        <w:right w:val="none" w:sz="0" w:space="0" w:color="auto"/>
      </w:divBdr>
      <w:divsChild>
        <w:div w:id="1244490769">
          <w:marLeft w:val="0"/>
          <w:marRight w:val="0"/>
          <w:marTop w:val="0"/>
          <w:marBottom w:val="0"/>
          <w:divBdr>
            <w:top w:val="none" w:sz="0" w:space="0" w:color="auto"/>
            <w:left w:val="none" w:sz="0" w:space="0" w:color="auto"/>
            <w:bottom w:val="none" w:sz="0" w:space="0" w:color="auto"/>
            <w:right w:val="none" w:sz="0" w:space="0" w:color="auto"/>
          </w:divBdr>
          <w:divsChild>
            <w:div w:id="136833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3735">
      <w:bodyDiv w:val="1"/>
      <w:marLeft w:val="0"/>
      <w:marRight w:val="0"/>
      <w:marTop w:val="0"/>
      <w:marBottom w:val="0"/>
      <w:divBdr>
        <w:top w:val="none" w:sz="0" w:space="0" w:color="auto"/>
        <w:left w:val="none" w:sz="0" w:space="0" w:color="auto"/>
        <w:bottom w:val="none" w:sz="0" w:space="0" w:color="auto"/>
        <w:right w:val="none" w:sz="0" w:space="0" w:color="auto"/>
      </w:divBdr>
      <w:divsChild>
        <w:div w:id="174929880">
          <w:marLeft w:val="0"/>
          <w:marRight w:val="0"/>
          <w:marTop w:val="0"/>
          <w:marBottom w:val="0"/>
          <w:divBdr>
            <w:top w:val="none" w:sz="0" w:space="0" w:color="auto"/>
            <w:left w:val="none" w:sz="0" w:space="0" w:color="auto"/>
            <w:bottom w:val="none" w:sz="0" w:space="0" w:color="auto"/>
            <w:right w:val="none" w:sz="0" w:space="0" w:color="auto"/>
          </w:divBdr>
          <w:divsChild>
            <w:div w:id="528956864">
              <w:marLeft w:val="0"/>
              <w:marRight w:val="0"/>
              <w:marTop w:val="0"/>
              <w:marBottom w:val="0"/>
              <w:divBdr>
                <w:top w:val="none" w:sz="0" w:space="0" w:color="auto"/>
                <w:left w:val="none" w:sz="0" w:space="0" w:color="auto"/>
                <w:bottom w:val="none" w:sz="0" w:space="0" w:color="auto"/>
                <w:right w:val="none" w:sz="0" w:space="0" w:color="auto"/>
              </w:divBdr>
              <w:divsChild>
                <w:div w:id="375785046">
                  <w:marLeft w:val="0"/>
                  <w:marRight w:val="0"/>
                  <w:marTop w:val="0"/>
                  <w:marBottom w:val="0"/>
                  <w:divBdr>
                    <w:top w:val="none" w:sz="0" w:space="0" w:color="auto"/>
                    <w:left w:val="none" w:sz="0" w:space="0" w:color="auto"/>
                    <w:bottom w:val="none" w:sz="0" w:space="0" w:color="auto"/>
                    <w:right w:val="none" w:sz="0" w:space="0" w:color="auto"/>
                  </w:divBdr>
                  <w:divsChild>
                    <w:div w:id="61186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719636">
      <w:bodyDiv w:val="1"/>
      <w:marLeft w:val="0"/>
      <w:marRight w:val="0"/>
      <w:marTop w:val="0"/>
      <w:marBottom w:val="0"/>
      <w:divBdr>
        <w:top w:val="none" w:sz="0" w:space="0" w:color="auto"/>
        <w:left w:val="none" w:sz="0" w:space="0" w:color="auto"/>
        <w:bottom w:val="none" w:sz="0" w:space="0" w:color="auto"/>
        <w:right w:val="none" w:sz="0" w:space="0" w:color="auto"/>
      </w:divBdr>
      <w:divsChild>
        <w:div w:id="872576211">
          <w:marLeft w:val="0"/>
          <w:marRight w:val="0"/>
          <w:marTop w:val="0"/>
          <w:marBottom w:val="0"/>
          <w:divBdr>
            <w:top w:val="none" w:sz="0" w:space="0" w:color="auto"/>
            <w:left w:val="none" w:sz="0" w:space="0" w:color="auto"/>
            <w:bottom w:val="none" w:sz="0" w:space="0" w:color="auto"/>
            <w:right w:val="none" w:sz="0" w:space="0" w:color="auto"/>
          </w:divBdr>
          <w:divsChild>
            <w:div w:id="1372220682">
              <w:marLeft w:val="0"/>
              <w:marRight w:val="0"/>
              <w:marTop w:val="0"/>
              <w:marBottom w:val="0"/>
              <w:divBdr>
                <w:top w:val="none" w:sz="0" w:space="0" w:color="auto"/>
                <w:left w:val="none" w:sz="0" w:space="0" w:color="auto"/>
                <w:bottom w:val="none" w:sz="0" w:space="0" w:color="auto"/>
                <w:right w:val="none" w:sz="0" w:space="0" w:color="auto"/>
              </w:divBdr>
              <w:divsChild>
                <w:div w:id="161690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897893">
      <w:bodyDiv w:val="1"/>
      <w:marLeft w:val="0"/>
      <w:marRight w:val="0"/>
      <w:marTop w:val="0"/>
      <w:marBottom w:val="0"/>
      <w:divBdr>
        <w:top w:val="none" w:sz="0" w:space="0" w:color="auto"/>
        <w:left w:val="none" w:sz="0" w:space="0" w:color="auto"/>
        <w:bottom w:val="none" w:sz="0" w:space="0" w:color="auto"/>
        <w:right w:val="none" w:sz="0" w:space="0" w:color="auto"/>
      </w:divBdr>
      <w:divsChild>
        <w:div w:id="1031108216">
          <w:marLeft w:val="0"/>
          <w:marRight w:val="0"/>
          <w:marTop w:val="0"/>
          <w:marBottom w:val="0"/>
          <w:divBdr>
            <w:top w:val="none" w:sz="0" w:space="0" w:color="auto"/>
            <w:left w:val="none" w:sz="0" w:space="0" w:color="auto"/>
            <w:bottom w:val="none" w:sz="0" w:space="0" w:color="auto"/>
            <w:right w:val="none" w:sz="0" w:space="0" w:color="auto"/>
          </w:divBdr>
          <w:divsChild>
            <w:div w:id="2068799997">
              <w:marLeft w:val="0"/>
              <w:marRight w:val="0"/>
              <w:marTop w:val="0"/>
              <w:marBottom w:val="0"/>
              <w:divBdr>
                <w:top w:val="none" w:sz="0" w:space="0" w:color="auto"/>
                <w:left w:val="none" w:sz="0" w:space="0" w:color="auto"/>
                <w:bottom w:val="none" w:sz="0" w:space="0" w:color="auto"/>
                <w:right w:val="none" w:sz="0" w:space="0" w:color="auto"/>
              </w:divBdr>
              <w:divsChild>
                <w:div w:id="34487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286206">
      <w:bodyDiv w:val="1"/>
      <w:marLeft w:val="0"/>
      <w:marRight w:val="0"/>
      <w:marTop w:val="0"/>
      <w:marBottom w:val="0"/>
      <w:divBdr>
        <w:top w:val="none" w:sz="0" w:space="0" w:color="auto"/>
        <w:left w:val="none" w:sz="0" w:space="0" w:color="auto"/>
        <w:bottom w:val="none" w:sz="0" w:space="0" w:color="auto"/>
        <w:right w:val="none" w:sz="0" w:space="0" w:color="auto"/>
      </w:divBdr>
      <w:divsChild>
        <w:div w:id="1030107096">
          <w:marLeft w:val="0"/>
          <w:marRight w:val="0"/>
          <w:marTop w:val="0"/>
          <w:marBottom w:val="0"/>
          <w:divBdr>
            <w:top w:val="none" w:sz="0" w:space="0" w:color="auto"/>
            <w:left w:val="none" w:sz="0" w:space="0" w:color="auto"/>
            <w:bottom w:val="none" w:sz="0" w:space="0" w:color="auto"/>
            <w:right w:val="none" w:sz="0" w:space="0" w:color="auto"/>
          </w:divBdr>
          <w:divsChild>
            <w:div w:id="433596504">
              <w:marLeft w:val="0"/>
              <w:marRight w:val="0"/>
              <w:marTop w:val="0"/>
              <w:marBottom w:val="0"/>
              <w:divBdr>
                <w:top w:val="none" w:sz="0" w:space="0" w:color="auto"/>
                <w:left w:val="none" w:sz="0" w:space="0" w:color="auto"/>
                <w:bottom w:val="none" w:sz="0" w:space="0" w:color="auto"/>
                <w:right w:val="none" w:sz="0" w:space="0" w:color="auto"/>
              </w:divBdr>
              <w:divsChild>
                <w:div w:id="64253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446595">
      <w:bodyDiv w:val="1"/>
      <w:marLeft w:val="0"/>
      <w:marRight w:val="0"/>
      <w:marTop w:val="0"/>
      <w:marBottom w:val="0"/>
      <w:divBdr>
        <w:top w:val="none" w:sz="0" w:space="0" w:color="auto"/>
        <w:left w:val="none" w:sz="0" w:space="0" w:color="auto"/>
        <w:bottom w:val="none" w:sz="0" w:space="0" w:color="auto"/>
        <w:right w:val="none" w:sz="0" w:space="0" w:color="auto"/>
      </w:divBdr>
      <w:divsChild>
        <w:div w:id="1572694457">
          <w:marLeft w:val="0"/>
          <w:marRight w:val="0"/>
          <w:marTop w:val="0"/>
          <w:marBottom w:val="0"/>
          <w:divBdr>
            <w:top w:val="none" w:sz="0" w:space="0" w:color="auto"/>
            <w:left w:val="none" w:sz="0" w:space="0" w:color="auto"/>
            <w:bottom w:val="none" w:sz="0" w:space="0" w:color="auto"/>
            <w:right w:val="none" w:sz="0" w:space="0" w:color="auto"/>
          </w:divBdr>
          <w:divsChild>
            <w:div w:id="429203007">
              <w:marLeft w:val="0"/>
              <w:marRight w:val="0"/>
              <w:marTop w:val="0"/>
              <w:marBottom w:val="0"/>
              <w:divBdr>
                <w:top w:val="none" w:sz="0" w:space="0" w:color="auto"/>
                <w:left w:val="none" w:sz="0" w:space="0" w:color="auto"/>
                <w:bottom w:val="none" w:sz="0" w:space="0" w:color="auto"/>
                <w:right w:val="none" w:sz="0" w:space="0" w:color="auto"/>
              </w:divBdr>
              <w:divsChild>
                <w:div w:id="201892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494223">
      <w:bodyDiv w:val="1"/>
      <w:marLeft w:val="0"/>
      <w:marRight w:val="0"/>
      <w:marTop w:val="0"/>
      <w:marBottom w:val="0"/>
      <w:divBdr>
        <w:top w:val="none" w:sz="0" w:space="0" w:color="auto"/>
        <w:left w:val="none" w:sz="0" w:space="0" w:color="auto"/>
        <w:bottom w:val="none" w:sz="0" w:space="0" w:color="auto"/>
        <w:right w:val="none" w:sz="0" w:space="0" w:color="auto"/>
      </w:divBdr>
      <w:divsChild>
        <w:div w:id="1015571326">
          <w:marLeft w:val="0"/>
          <w:marRight w:val="0"/>
          <w:marTop w:val="0"/>
          <w:marBottom w:val="0"/>
          <w:divBdr>
            <w:top w:val="none" w:sz="0" w:space="0" w:color="auto"/>
            <w:left w:val="none" w:sz="0" w:space="0" w:color="auto"/>
            <w:bottom w:val="none" w:sz="0" w:space="0" w:color="auto"/>
            <w:right w:val="none" w:sz="0" w:space="0" w:color="auto"/>
          </w:divBdr>
          <w:divsChild>
            <w:div w:id="1797066714">
              <w:marLeft w:val="0"/>
              <w:marRight w:val="0"/>
              <w:marTop w:val="0"/>
              <w:marBottom w:val="0"/>
              <w:divBdr>
                <w:top w:val="none" w:sz="0" w:space="0" w:color="auto"/>
                <w:left w:val="none" w:sz="0" w:space="0" w:color="auto"/>
                <w:bottom w:val="none" w:sz="0" w:space="0" w:color="auto"/>
                <w:right w:val="none" w:sz="0" w:space="0" w:color="auto"/>
              </w:divBdr>
              <w:divsChild>
                <w:div w:id="830633735">
                  <w:marLeft w:val="0"/>
                  <w:marRight w:val="0"/>
                  <w:marTop w:val="0"/>
                  <w:marBottom w:val="0"/>
                  <w:divBdr>
                    <w:top w:val="none" w:sz="0" w:space="0" w:color="auto"/>
                    <w:left w:val="none" w:sz="0" w:space="0" w:color="auto"/>
                    <w:bottom w:val="none" w:sz="0" w:space="0" w:color="auto"/>
                    <w:right w:val="none" w:sz="0" w:space="0" w:color="auto"/>
                  </w:divBdr>
                  <w:divsChild>
                    <w:div w:id="42095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733621">
      <w:bodyDiv w:val="1"/>
      <w:marLeft w:val="0"/>
      <w:marRight w:val="0"/>
      <w:marTop w:val="0"/>
      <w:marBottom w:val="0"/>
      <w:divBdr>
        <w:top w:val="none" w:sz="0" w:space="0" w:color="auto"/>
        <w:left w:val="none" w:sz="0" w:space="0" w:color="auto"/>
        <w:bottom w:val="none" w:sz="0" w:space="0" w:color="auto"/>
        <w:right w:val="none" w:sz="0" w:space="0" w:color="auto"/>
      </w:divBdr>
      <w:divsChild>
        <w:div w:id="845290020">
          <w:marLeft w:val="0"/>
          <w:marRight w:val="0"/>
          <w:marTop w:val="0"/>
          <w:marBottom w:val="0"/>
          <w:divBdr>
            <w:top w:val="none" w:sz="0" w:space="0" w:color="auto"/>
            <w:left w:val="none" w:sz="0" w:space="0" w:color="auto"/>
            <w:bottom w:val="none" w:sz="0" w:space="0" w:color="auto"/>
            <w:right w:val="none" w:sz="0" w:space="0" w:color="auto"/>
          </w:divBdr>
          <w:divsChild>
            <w:div w:id="1238124627">
              <w:marLeft w:val="0"/>
              <w:marRight w:val="0"/>
              <w:marTop w:val="0"/>
              <w:marBottom w:val="0"/>
              <w:divBdr>
                <w:top w:val="none" w:sz="0" w:space="0" w:color="auto"/>
                <w:left w:val="none" w:sz="0" w:space="0" w:color="auto"/>
                <w:bottom w:val="none" w:sz="0" w:space="0" w:color="auto"/>
                <w:right w:val="none" w:sz="0" w:space="0" w:color="auto"/>
              </w:divBdr>
              <w:divsChild>
                <w:div w:id="9892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250079">
      <w:bodyDiv w:val="1"/>
      <w:marLeft w:val="0"/>
      <w:marRight w:val="0"/>
      <w:marTop w:val="0"/>
      <w:marBottom w:val="0"/>
      <w:divBdr>
        <w:top w:val="none" w:sz="0" w:space="0" w:color="auto"/>
        <w:left w:val="none" w:sz="0" w:space="0" w:color="auto"/>
        <w:bottom w:val="none" w:sz="0" w:space="0" w:color="auto"/>
        <w:right w:val="none" w:sz="0" w:space="0" w:color="auto"/>
      </w:divBdr>
      <w:divsChild>
        <w:div w:id="396589524">
          <w:marLeft w:val="0"/>
          <w:marRight w:val="0"/>
          <w:marTop w:val="0"/>
          <w:marBottom w:val="0"/>
          <w:divBdr>
            <w:top w:val="none" w:sz="0" w:space="0" w:color="auto"/>
            <w:left w:val="none" w:sz="0" w:space="0" w:color="auto"/>
            <w:bottom w:val="none" w:sz="0" w:space="0" w:color="auto"/>
            <w:right w:val="none" w:sz="0" w:space="0" w:color="auto"/>
          </w:divBdr>
          <w:divsChild>
            <w:div w:id="785856747">
              <w:marLeft w:val="0"/>
              <w:marRight w:val="0"/>
              <w:marTop w:val="0"/>
              <w:marBottom w:val="0"/>
              <w:divBdr>
                <w:top w:val="none" w:sz="0" w:space="0" w:color="auto"/>
                <w:left w:val="none" w:sz="0" w:space="0" w:color="auto"/>
                <w:bottom w:val="none" w:sz="0" w:space="0" w:color="auto"/>
                <w:right w:val="none" w:sz="0" w:space="0" w:color="auto"/>
              </w:divBdr>
              <w:divsChild>
                <w:div w:id="123373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226824">
      <w:bodyDiv w:val="1"/>
      <w:marLeft w:val="0"/>
      <w:marRight w:val="0"/>
      <w:marTop w:val="0"/>
      <w:marBottom w:val="0"/>
      <w:divBdr>
        <w:top w:val="none" w:sz="0" w:space="0" w:color="auto"/>
        <w:left w:val="none" w:sz="0" w:space="0" w:color="auto"/>
        <w:bottom w:val="none" w:sz="0" w:space="0" w:color="auto"/>
        <w:right w:val="none" w:sz="0" w:space="0" w:color="auto"/>
      </w:divBdr>
      <w:divsChild>
        <w:div w:id="1379402658">
          <w:marLeft w:val="0"/>
          <w:marRight w:val="0"/>
          <w:marTop w:val="0"/>
          <w:marBottom w:val="0"/>
          <w:divBdr>
            <w:top w:val="none" w:sz="0" w:space="0" w:color="auto"/>
            <w:left w:val="none" w:sz="0" w:space="0" w:color="auto"/>
            <w:bottom w:val="none" w:sz="0" w:space="0" w:color="auto"/>
            <w:right w:val="none" w:sz="0" w:space="0" w:color="auto"/>
          </w:divBdr>
          <w:divsChild>
            <w:div w:id="835993493">
              <w:marLeft w:val="0"/>
              <w:marRight w:val="0"/>
              <w:marTop w:val="0"/>
              <w:marBottom w:val="0"/>
              <w:divBdr>
                <w:top w:val="none" w:sz="0" w:space="0" w:color="auto"/>
                <w:left w:val="none" w:sz="0" w:space="0" w:color="auto"/>
                <w:bottom w:val="none" w:sz="0" w:space="0" w:color="auto"/>
                <w:right w:val="none" w:sz="0" w:space="0" w:color="auto"/>
              </w:divBdr>
              <w:divsChild>
                <w:div w:id="183332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782183">
      <w:bodyDiv w:val="1"/>
      <w:marLeft w:val="0"/>
      <w:marRight w:val="0"/>
      <w:marTop w:val="0"/>
      <w:marBottom w:val="0"/>
      <w:divBdr>
        <w:top w:val="none" w:sz="0" w:space="0" w:color="auto"/>
        <w:left w:val="none" w:sz="0" w:space="0" w:color="auto"/>
        <w:bottom w:val="none" w:sz="0" w:space="0" w:color="auto"/>
        <w:right w:val="none" w:sz="0" w:space="0" w:color="auto"/>
      </w:divBdr>
    </w:div>
    <w:div w:id="2028409269">
      <w:bodyDiv w:val="1"/>
      <w:marLeft w:val="0"/>
      <w:marRight w:val="0"/>
      <w:marTop w:val="0"/>
      <w:marBottom w:val="0"/>
      <w:divBdr>
        <w:top w:val="none" w:sz="0" w:space="0" w:color="auto"/>
        <w:left w:val="none" w:sz="0" w:space="0" w:color="auto"/>
        <w:bottom w:val="none" w:sz="0" w:space="0" w:color="auto"/>
        <w:right w:val="none" w:sz="0" w:space="0" w:color="auto"/>
      </w:divBdr>
      <w:divsChild>
        <w:div w:id="1240137991">
          <w:marLeft w:val="0"/>
          <w:marRight w:val="0"/>
          <w:marTop w:val="0"/>
          <w:marBottom w:val="0"/>
          <w:divBdr>
            <w:top w:val="none" w:sz="0" w:space="0" w:color="auto"/>
            <w:left w:val="none" w:sz="0" w:space="0" w:color="auto"/>
            <w:bottom w:val="none" w:sz="0" w:space="0" w:color="auto"/>
            <w:right w:val="none" w:sz="0" w:space="0" w:color="auto"/>
          </w:divBdr>
          <w:divsChild>
            <w:div w:id="501625931">
              <w:marLeft w:val="0"/>
              <w:marRight w:val="0"/>
              <w:marTop w:val="0"/>
              <w:marBottom w:val="0"/>
              <w:divBdr>
                <w:top w:val="none" w:sz="0" w:space="0" w:color="auto"/>
                <w:left w:val="none" w:sz="0" w:space="0" w:color="auto"/>
                <w:bottom w:val="none" w:sz="0" w:space="0" w:color="auto"/>
                <w:right w:val="none" w:sz="0" w:space="0" w:color="auto"/>
              </w:divBdr>
              <w:divsChild>
                <w:div w:id="188876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615893">
      <w:bodyDiv w:val="1"/>
      <w:marLeft w:val="0"/>
      <w:marRight w:val="0"/>
      <w:marTop w:val="0"/>
      <w:marBottom w:val="0"/>
      <w:divBdr>
        <w:top w:val="none" w:sz="0" w:space="0" w:color="auto"/>
        <w:left w:val="none" w:sz="0" w:space="0" w:color="auto"/>
        <w:bottom w:val="none" w:sz="0" w:space="0" w:color="auto"/>
        <w:right w:val="none" w:sz="0" w:space="0" w:color="auto"/>
      </w:divBdr>
    </w:div>
    <w:div w:id="2038311275">
      <w:bodyDiv w:val="1"/>
      <w:marLeft w:val="0"/>
      <w:marRight w:val="0"/>
      <w:marTop w:val="0"/>
      <w:marBottom w:val="0"/>
      <w:divBdr>
        <w:top w:val="none" w:sz="0" w:space="0" w:color="auto"/>
        <w:left w:val="none" w:sz="0" w:space="0" w:color="auto"/>
        <w:bottom w:val="none" w:sz="0" w:space="0" w:color="auto"/>
        <w:right w:val="none" w:sz="0" w:space="0" w:color="auto"/>
      </w:divBdr>
    </w:div>
    <w:div w:id="2052269250">
      <w:bodyDiv w:val="1"/>
      <w:marLeft w:val="0"/>
      <w:marRight w:val="0"/>
      <w:marTop w:val="0"/>
      <w:marBottom w:val="0"/>
      <w:divBdr>
        <w:top w:val="none" w:sz="0" w:space="0" w:color="auto"/>
        <w:left w:val="none" w:sz="0" w:space="0" w:color="auto"/>
        <w:bottom w:val="none" w:sz="0" w:space="0" w:color="auto"/>
        <w:right w:val="none" w:sz="0" w:space="0" w:color="auto"/>
      </w:divBdr>
      <w:divsChild>
        <w:div w:id="1812478610">
          <w:marLeft w:val="0"/>
          <w:marRight w:val="0"/>
          <w:marTop w:val="0"/>
          <w:marBottom w:val="0"/>
          <w:divBdr>
            <w:top w:val="none" w:sz="0" w:space="0" w:color="auto"/>
            <w:left w:val="none" w:sz="0" w:space="0" w:color="auto"/>
            <w:bottom w:val="none" w:sz="0" w:space="0" w:color="auto"/>
            <w:right w:val="none" w:sz="0" w:space="0" w:color="auto"/>
          </w:divBdr>
          <w:divsChild>
            <w:div w:id="1259212724">
              <w:marLeft w:val="0"/>
              <w:marRight w:val="0"/>
              <w:marTop w:val="0"/>
              <w:marBottom w:val="0"/>
              <w:divBdr>
                <w:top w:val="none" w:sz="0" w:space="0" w:color="auto"/>
                <w:left w:val="none" w:sz="0" w:space="0" w:color="auto"/>
                <w:bottom w:val="none" w:sz="0" w:space="0" w:color="auto"/>
                <w:right w:val="none" w:sz="0" w:space="0" w:color="auto"/>
              </w:divBdr>
              <w:divsChild>
                <w:div w:id="202069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441146">
      <w:bodyDiv w:val="1"/>
      <w:marLeft w:val="0"/>
      <w:marRight w:val="0"/>
      <w:marTop w:val="0"/>
      <w:marBottom w:val="0"/>
      <w:divBdr>
        <w:top w:val="none" w:sz="0" w:space="0" w:color="auto"/>
        <w:left w:val="none" w:sz="0" w:space="0" w:color="auto"/>
        <w:bottom w:val="none" w:sz="0" w:space="0" w:color="auto"/>
        <w:right w:val="none" w:sz="0" w:space="0" w:color="auto"/>
      </w:divBdr>
    </w:div>
    <w:div w:id="2067414456">
      <w:bodyDiv w:val="1"/>
      <w:marLeft w:val="0"/>
      <w:marRight w:val="0"/>
      <w:marTop w:val="0"/>
      <w:marBottom w:val="0"/>
      <w:divBdr>
        <w:top w:val="none" w:sz="0" w:space="0" w:color="auto"/>
        <w:left w:val="none" w:sz="0" w:space="0" w:color="auto"/>
        <w:bottom w:val="none" w:sz="0" w:space="0" w:color="auto"/>
        <w:right w:val="none" w:sz="0" w:space="0" w:color="auto"/>
      </w:divBdr>
      <w:divsChild>
        <w:div w:id="594241660">
          <w:marLeft w:val="0"/>
          <w:marRight w:val="0"/>
          <w:marTop w:val="0"/>
          <w:marBottom w:val="0"/>
          <w:divBdr>
            <w:top w:val="none" w:sz="0" w:space="0" w:color="auto"/>
            <w:left w:val="none" w:sz="0" w:space="0" w:color="auto"/>
            <w:bottom w:val="none" w:sz="0" w:space="0" w:color="auto"/>
            <w:right w:val="none" w:sz="0" w:space="0" w:color="auto"/>
          </w:divBdr>
          <w:divsChild>
            <w:div w:id="1719861499">
              <w:marLeft w:val="0"/>
              <w:marRight w:val="0"/>
              <w:marTop w:val="0"/>
              <w:marBottom w:val="0"/>
              <w:divBdr>
                <w:top w:val="none" w:sz="0" w:space="0" w:color="auto"/>
                <w:left w:val="none" w:sz="0" w:space="0" w:color="auto"/>
                <w:bottom w:val="none" w:sz="0" w:space="0" w:color="auto"/>
                <w:right w:val="none" w:sz="0" w:space="0" w:color="auto"/>
              </w:divBdr>
              <w:divsChild>
                <w:div w:id="2131894087">
                  <w:marLeft w:val="0"/>
                  <w:marRight w:val="0"/>
                  <w:marTop w:val="0"/>
                  <w:marBottom w:val="0"/>
                  <w:divBdr>
                    <w:top w:val="none" w:sz="0" w:space="0" w:color="auto"/>
                    <w:left w:val="none" w:sz="0" w:space="0" w:color="auto"/>
                    <w:bottom w:val="none" w:sz="0" w:space="0" w:color="auto"/>
                    <w:right w:val="none" w:sz="0" w:space="0" w:color="auto"/>
                  </w:divBdr>
                  <w:divsChild>
                    <w:div w:id="57042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751311">
      <w:bodyDiv w:val="1"/>
      <w:marLeft w:val="0"/>
      <w:marRight w:val="0"/>
      <w:marTop w:val="0"/>
      <w:marBottom w:val="0"/>
      <w:divBdr>
        <w:top w:val="none" w:sz="0" w:space="0" w:color="auto"/>
        <w:left w:val="none" w:sz="0" w:space="0" w:color="auto"/>
        <w:bottom w:val="none" w:sz="0" w:space="0" w:color="auto"/>
        <w:right w:val="none" w:sz="0" w:space="0" w:color="auto"/>
      </w:divBdr>
    </w:div>
    <w:div w:id="2104910775">
      <w:bodyDiv w:val="1"/>
      <w:marLeft w:val="0"/>
      <w:marRight w:val="0"/>
      <w:marTop w:val="0"/>
      <w:marBottom w:val="0"/>
      <w:divBdr>
        <w:top w:val="none" w:sz="0" w:space="0" w:color="auto"/>
        <w:left w:val="none" w:sz="0" w:space="0" w:color="auto"/>
        <w:bottom w:val="none" w:sz="0" w:space="0" w:color="auto"/>
        <w:right w:val="none" w:sz="0" w:space="0" w:color="auto"/>
      </w:divBdr>
      <w:divsChild>
        <w:div w:id="757750013">
          <w:marLeft w:val="0"/>
          <w:marRight w:val="0"/>
          <w:marTop w:val="0"/>
          <w:marBottom w:val="0"/>
          <w:divBdr>
            <w:top w:val="none" w:sz="0" w:space="0" w:color="auto"/>
            <w:left w:val="none" w:sz="0" w:space="0" w:color="auto"/>
            <w:bottom w:val="none" w:sz="0" w:space="0" w:color="auto"/>
            <w:right w:val="none" w:sz="0" w:space="0" w:color="auto"/>
          </w:divBdr>
          <w:divsChild>
            <w:div w:id="916205449">
              <w:marLeft w:val="0"/>
              <w:marRight w:val="0"/>
              <w:marTop w:val="0"/>
              <w:marBottom w:val="0"/>
              <w:divBdr>
                <w:top w:val="none" w:sz="0" w:space="0" w:color="auto"/>
                <w:left w:val="none" w:sz="0" w:space="0" w:color="auto"/>
                <w:bottom w:val="none" w:sz="0" w:space="0" w:color="auto"/>
                <w:right w:val="none" w:sz="0" w:space="0" w:color="auto"/>
              </w:divBdr>
              <w:divsChild>
                <w:div w:id="108063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292689">
      <w:bodyDiv w:val="1"/>
      <w:marLeft w:val="0"/>
      <w:marRight w:val="0"/>
      <w:marTop w:val="0"/>
      <w:marBottom w:val="0"/>
      <w:divBdr>
        <w:top w:val="none" w:sz="0" w:space="0" w:color="auto"/>
        <w:left w:val="none" w:sz="0" w:space="0" w:color="auto"/>
        <w:bottom w:val="none" w:sz="0" w:space="0" w:color="auto"/>
        <w:right w:val="none" w:sz="0" w:space="0" w:color="auto"/>
      </w:divBdr>
      <w:divsChild>
        <w:div w:id="798182699">
          <w:marLeft w:val="0"/>
          <w:marRight w:val="0"/>
          <w:marTop w:val="0"/>
          <w:marBottom w:val="0"/>
          <w:divBdr>
            <w:top w:val="none" w:sz="0" w:space="0" w:color="auto"/>
            <w:left w:val="none" w:sz="0" w:space="0" w:color="auto"/>
            <w:bottom w:val="none" w:sz="0" w:space="0" w:color="auto"/>
            <w:right w:val="none" w:sz="0" w:space="0" w:color="auto"/>
          </w:divBdr>
          <w:divsChild>
            <w:div w:id="1321039154">
              <w:marLeft w:val="0"/>
              <w:marRight w:val="0"/>
              <w:marTop w:val="0"/>
              <w:marBottom w:val="0"/>
              <w:divBdr>
                <w:top w:val="none" w:sz="0" w:space="0" w:color="auto"/>
                <w:left w:val="none" w:sz="0" w:space="0" w:color="auto"/>
                <w:bottom w:val="none" w:sz="0" w:space="0" w:color="auto"/>
                <w:right w:val="none" w:sz="0" w:space="0" w:color="auto"/>
              </w:divBdr>
              <w:divsChild>
                <w:div w:id="156120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593170">
      <w:bodyDiv w:val="1"/>
      <w:marLeft w:val="0"/>
      <w:marRight w:val="0"/>
      <w:marTop w:val="0"/>
      <w:marBottom w:val="0"/>
      <w:divBdr>
        <w:top w:val="none" w:sz="0" w:space="0" w:color="auto"/>
        <w:left w:val="none" w:sz="0" w:space="0" w:color="auto"/>
        <w:bottom w:val="none" w:sz="0" w:space="0" w:color="auto"/>
        <w:right w:val="none" w:sz="0" w:space="0" w:color="auto"/>
      </w:divBdr>
      <w:divsChild>
        <w:div w:id="1360623794">
          <w:marLeft w:val="0"/>
          <w:marRight w:val="0"/>
          <w:marTop w:val="0"/>
          <w:marBottom w:val="0"/>
          <w:divBdr>
            <w:top w:val="none" w:sz="0" w:space="0" w:color="auto"/>
            <w:left w:val="none" w:sz="0" w:space="0" w:color="auto"/>
            <w:bottom w:val="none" w:sz="0" w:space="0" w:color="auto"/>
            <w:right w:val="none" w:sz="0" w:space="0" w:color="auto"/>
          </w:divBdr>
          <w:divsChild>
            <w:div w:id="1344285564">
              <w:marLeft w:val="0"/>
              <w:marRight w:val="0"/>
              <w:marTop w:val="0"/>
              <w:marBottom w:val="0"/>
              <w:divBdr>
                <w:top w:val="none" w:sz="0" w:space="0" w:color="auto"/>
                <w:left w:val="none" w:sz="0" w:space="0" w:color="auto"/>
                <w:bottom w:val="none" w:sz="0" w:space="0" w:color="auto"/>
                <w:right w:val="none" w:sz="0" w:space="0" w:color="auto"/>
              </w:divBdr>
              <w:divsChild>
                <w:div w:id="163802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100879">
      <w:bodyDiv w:val="1"/>
      <w:marLeft w:val="0"/>
      <w:marRight w:val="0"/>
      <w:marTop w:val="0"/>
      <w:marBottom w:val="0"/>
      <w:divBdr>
        <w:top w:val="none" w:sz="0" w:space="0" w:color="auto"/>
        <w:left w:val="none" w:sz="0" w:space="0" w:color="auto"/>
        <w:bottom w:val="none" w:sz="0" w:space="0" w:color="auto"/>
        <w:right w:val="none" w:sz="0" w:space="0" w:color="auto"/>
      </w:divBdr>
      <w:divsChild>
        <w:div w:id="1583905467">
          <w:marLeft w:val="0"/>
          <w:marRight w:val="0"/>
          <w:marTop w:val="0"/>
          <w:marBottom w:val="0"/>
          <w:divBdr>
            <w:top w:val="none" w:sz="0" w:space="0" w:color="auto"/>
            <w:left w:val="none" w:sz="0" w:space="0" w:color="auto"/>
            <w:bottom w:val="none" w:sz="0" w:space="0" w:color="auto"/>
            <w:right w:val="none" w:sz="0" w:space="0" w:color="auto"/>
          </w:divBdr>
          <w:divsChild>
            <w:div w:id="2113435839">
              <w:marLeft w:val="0"/>
              <w:marRight w:val="0"/>
              <w:marTop w:val="0"/>
              <w:marBottom w:val="0"/>
              <w:divBdr>
                <w:top w:val="none" w:sz="0" w:space="0" w:color="auto"/>
                <w:left w:val="none" w:sz="0" w:space="0" w:color="auto"/>
                <w:bottom w:val="none" w:sz="0" w:space="0" w:color="auto"/>
                <w:right w:val="none" w:sz="0" w:space="0" w:color="auto"/>
              </w:divBdr>
              <w:divsChild>
                <w:div w:id="199386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9526">
      <w:bodyDiv w:val="1"/>
      <w:marLeft w:val="0"/>
      <w:marRight w:val="0"/>
      <w:marTop w:val="0"/>
      <w:marBottom w:val="0"/>
      <w:divBdr>
        <w:top w:val="none" w:sz="0" w:space="0" w:color="auto"/>
        <w:left w:val="none" w:sz="0" w:space="0" w:color="auto"/>
        <w:bottom w:val="none" w:sz="0" w:space="0" w:color="auto"/>
        <w:right w:val="none" w:sz="0" w:space="0" w:color="auto"/>
      </w:divBdr>
      <w:divsChild>
        <w:div w:id="2122262527">
          <w:marLeft w:val="0"/>
          <w:marRight w:val="0"/>
          <w:marTop w:val="0"/>
          <w:marBottom w:val="0"/>
          <w:divBdr>
            <w:top w:val="none" w:sz="0" w:space="0" w:color="auto"/>
            <w:left w:val="none" w:sz="0" w:space="0" w:color="auto"/>
            <w:bottom w:val="none" w:sz="0" w:space="0" w:color="auto"/>
            <w:right w:val="none" w:sz="0" w:space="0" w:color="auto"/>
          </w:divBdr>
          <w:divsChild>
            <w:div w:id="1950894148">
              <w:marLeft w:val="0"/>
              <w:marRight w:val="0"/>
              <w:marTop w:val="0"/>
              <w:marBottom w:val="0"/>
              <w:divBdr>
                <w:top w:val="none" w:sz="0" w:space="0" w:color="auto"/>
                <w:left w:val="none" w:sz="0" w:space="0" w:color="auto"/>
                <w:bottom w:val="none" w:sz="0" w:space="0" w:color="auto"/>
                <w:right w:val="none" w:sz="0" w:space="0" w:color="auto"/>
              </w:divBdr>
              <w:divsChild>
                <w:div w:id="111039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801230">
      <w:bodyDiv w:val="1"/>
      <w:marLeft w:val="0"/>
      <w:marRight w:val="0"/>
      <w:marTop w:val="0"/>
      <w:marBottom w:val="0"/>
      <w:divBdr>
        <w:top w:val="none" w:sz="0" w:space="0" w:color="auto"/>
        <w:left w:val="none" w:sz="0" w:space="0" w:color="auto"/>
        <w:bottom w:val="none" w:sz="0" w:space="0" w:color="auto"/>
        <w:right w:val="none" w:sz="0" w:space="0" w:color="auto"/>
      </w:divBdr>
      <w:divsChild>
        <w:div w:id="425883416">
          <w:marLeft w:val="0"/>
          <w:marRight w:val="0"/>
          <w:marTop w:val="0"/>
          <w:marBottom w:val="0"/>
          <w:divBdr>
            <w:top w:val="none" w:sz="0" w:space="0" w:color="auto"/>
            <w:left w:val="none" w:sz="0" w:space="0" w:color="auto"/>
            <w:bottom w:val="none" w:sz="0" w:space="0" w:color="auto"/>
            <w:right w:val="none" w:sz="0" w:space="0" w:color="auto"/>
          </w:divBdr>
          <w:divsChild>
            <w:div w:id="402609706">
              <w:marLeft w:val="0"/>
              <w:marRight w:val="0"/>
              <w:marTop w:val="0"/>
              <w:marBottom w:val="0"/>
              <w:divBdr>
                <w:top w:val="none" w:sz="0" w:space="0" w:color="auto"/>
                <w:left w:val="none" w:sz="0" w:space="0" w:color="auto"/>
                <w:bottom w:val="none" w:sz="0" w:space="0" w:color="auto"/>
                <w:right w:val="none" w:sz="0" w:space="0" w:color="auto"/>
              </w:divBdr>
              <w:divsChild>
                <w:div w:id="178855111">
                  <w:marLeft w:val="0"/>
                  <w:marRight w:val="0"/>
                  <w:marTop w:val="0"/>
                  <w:marBottom w:val="0"/>
                  <w:divBdr>
                    <w:top w:val="none" w:sz="0" w:space="0" w:color="auto"/>
                    <w:left w:val="none" w:sz="0" w:space="0" w:color="auto"/>
                    <w:bottom w:val="none" w:sz="0" w:space="0" w:color="auto"/>
                    <w:right w:val="none" w:sz="0" w:space="0" w:color="auto"/>
                  </w:divBdr>
                  <w:divsChild>
                    <w:div w:id="11148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634971">
      <w:bodyDiv w:val="1"/>
      <w:marLeft w:val="0"/>
      <w:marRight w:val="0"/>
      <w:marTop w:val="0"/>
      <w:marBottom w:val="0"/>
      <w:divBdr>
        <w:top w:val="none" w:sz="0" w:space="0" w:color="auto"/>
        <w:left w:val="none" w:sz="0" w:space="0" w:color="auto"/>
        <w:bottom w:val="none" w:sz="0" w:space="0" w:color="auto"/>
        <w:right w:val="none" w:sz="0" w:space="0" w:color="auto"/>
      </w:divBdr>
    </w:div>
    <w:div w:id="2142841305">
      <w:bodyDiv w:val="1"/>
      <w:marLeft w:val="0"/>
      <w:marRight w:val="0"/>
      <w:marTop w:val="0"/>
      <w:marBottom w:val="0"/>
      <w:divBdr>
        <w:top w:val="none" w:sz="0" w:space="0" w:color="auto"/>
        <w:left w:val="none" w:sz="0" w:space="0" w:color="auto"/>
        <w:bottom w:val="none" w:sz="0" w:space="0" w:color="auto"/>
        <w:right w:val="none" w:sz="0" w:space="0" w:color="auto"/>
      </w:divBdr>
      <w:divsChild>
        <w:div w:id="423065688">
          <w:marLeft w:val="0"/>
          <w:marRight w:val="0"/>
          <w:marTop w:val="0"/>
          <w:marBottom w:val="0"/>
          <w:divBdr>
            <w:top w:val="none" w:sz="0" w:space="0" w:color="auto"/>
            <w:left w:val="none" w:sz="0" w:space="0" w:color="auto"/>
            <w:bottom w:val="none" w:sz="0" w:space="0" w:color="auto"/>
            <w:right w:val="none" w:sz="0" w:space="0" w:color="auto"/>
          </w:divBdr>
          <w:divsChild>
            <w:div w:id="915289062">
              <w:marLeft w:val="0"/>
              <w:marRight w:val="0"/>
              <w:marTop w:val="0"/>
              <w:marBottom w:val="0"/>
              <w:divBdr>
                <w:top w:val="none" w:sz="0" w:space="0" w:color="auto"/>
                <w:left w:val="none" w:sz="0" w:space="0" w:color="auto"/>
                <w:bottom w:val="none" w:sz="0" w:space="0" w:color="auto"/>
                <w:right w:val="none" w:sz="0" w:space="0" w:color="auto"/>
              </w:divBdr>
              <w:divsChild>
                <w:div w:id="154247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an.li@immun.lth.s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186/s12943-026-02582-0" TargetMode="External"/><Relationship Id="rId4" Type="http://schemas.openxmlformats.org/officeDocument/2006/relationships/settings" Target="settings.xml"/><Relationship Id="rId9" Type="http://schemas.openxmlformats.org/officeDocument/2006/relationships/hyperlink" Target="mailto:baiyiguang@163.com"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8BD02-6451-9044-85E8-D0C98BB4F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5110</TotalTime>
  <Pages>16</Pages>
  <Words>3662</Words>
  <Characters>22234</Characters>
  <Application>Microsoft Office Word</Application>
  <DocSecurity>0</DocSecurity>
  <Lines>347</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Li</dc:creator>
  <cp:keywords/>
  <dc:description/>
  <cp:lastModifiedBy>Yuan Li</cp:lastModifiedBy>
  <cp:revision>2435</cp:revision>
  <dcterms:created xsi:type="dcterms:W3CDTF">2025-07-24T17:14:00Z</dcterms:created>
  <dcterms:modified xsi:type="dcterms:W3CDTF">2026-02-15T18:21:00Z</dcterms:modified>
</cp:coreProperties>
</file>