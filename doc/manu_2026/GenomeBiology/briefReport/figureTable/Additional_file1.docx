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B951" w14:textId="62031849" w:rsidR="00D7124A" w:rsidRPr="002B7077" w:rsidRDefault="00A90B7E" w:rsidP="005C63A3">
      <w:pPr>
        <w:spacing w:after="240" w:line="480" w:lineRule="auto"/>
        <w:rPr>
          <w:b/>
          <w:bCs/>
          <w:color w:val="000000" w:themeColor="text1"/>
        </w:rPr>
      </w:pPr>
      <w:r w:rsidRPr="002B7077">
        <w:rPr>
          <w:b/>
          <w:bCs/>
          <w:sz w:val="28"/>
          <w:szCs w:val="28"/>
        </w:rPr>
        <w:t>Results</w:t>
      </w:r>
      <w:r w:rsidR="004D0FC9">
        <w:rPr>
          <w:b/>
          <w:bCs/>
          <w:sz w:val="28"/>
          <w:szCs w:val="28"/>
        </w:rPr>
        <w:t xml:space="preserve"> and discussion</w:t>
      </w:r>
    </w:p>
    <w:p w14:paraId="6CB2970E" w14:textId="5BBB7FF5" w:rsidR="009F20AF" w:rsidRPr="0002507A" w:rsidRDefault="00F3688B" w:rsidP="009F20AF">
      <w:pPr>
        <w:spacing w:after="240" w:line="480" w:lineRule="auto"/>
        <w:rPr>
          <w:highlight w:val="cyan"/>
        </w:rPr>
      </w:pPr>
      <w:r w:rsidRPr="00AA313E">
        <w:t xml:space="preserve">Surprisingly, despite differences in omics modalities and inference methods, the Zhou2020 proteomics and </w:t>
      </w:r>
      <w:r w:rsidR="008B42BD" w:rsidRPr="00D626EF">
        <w:t xml:space="preserve">The Cancer Genome Atlas (TCGA) transcriptomic datasets showed largely consistent rankings of metabolic activity across cancer types, with Liver Hepatocellular Carcinoma (LIHC) and Kidney Renal Clear Cell Carcinoma (KIRC) among the most metabolically active, and Uterine Corpus Endometrial Carcinoma (UCEC) and Lung Adenocarcinoma (LUAD) among the least active </w:t>
      </w:r>
      <w:r w:rsidRPr="00AA313E">
        <w:t>(</w:t>
      </w:r>
      <w:r w:rsidRPr="00AA313E">
        <w:rPr>
          <w:highlight w:val="cyan"/>
        </w:rPr>
        <w:t xml:space="preserve">Fig. </w:t>
      </w:r>
      <w:r w:rsidR="000B0CE4">
        <w:rPr>
          <w:highlight w:val="cyan"/>
        </w:rPr>
        <w:t>S</w:t>
      </w:r>
      <w:ins w:id="0" w:author="Yuan Li" w:date="2026-02-11T13:54:00Z" w16du:dateUtc="2026-02-11T12:54:00Z">
        <w:r w:rsidR="00091EF5">
          <w:t>1</w:t>
        </w:r>
      </w:ins>
      <w:ins w:id="1" w:author="Yuan Li" w:date="2026-02-11T13:55:00Z" w16du:dateUtc="2026-02-11T12:55:00Z">
        <w:r w:rsidR="00091EF5">
          <w:t>B</w:t>
        </w:r>
      </w:ins>
      <w:ins w:id="2" w:author="Yuan Li" w:date="2026-02-15T17:09:00Z" w16du:dateUtc="2026-02-15T16:09:00Z">
        <w:r w:rsidR="00216E42">
          <w:t xml:space="preserve"> and S1</w:t>
        </w:r>
      </w:ins>
      <w:ins w:id="3" w:author="Yuan Li" w:date="2026-02-11T13:55:00Z" w16du:dateUtc="2026-02-11T12:55:00Z">
        <w:r w:rsidR="00091EF5">
          <w:t>C</w:t>
        </w:r>
      </w:ins>
      <w:del w:id="4" w:author="Yuan Li" w:date="2026-02-11T13:55:00Z" w16du:dateUtc="2026-02-11T12:55:00Z">
        <w:r w:rsidR="000B0CE4" w:rsidDel="00091EF5">
          <w:delText>A</w:delText>
        </w:r>
      </w:del>
      <w:r w:rsidRPr="00AA313E">
        <w:t xml:space="preserve">). However, the Hu2025 proteomics dataset, although analyzed with the same </w:t>
      </w:r>
      <w:proofErr w:type="spellStart"/>
      <w:r w:rsidRPr="00AA313E">
        <w:t>CellFie</w:t>
      </w:r>
      <w:proofErr w:type="spellEnd"/>
      <w:r w:rsidRPr="00AA313E">
        <w:t xml:space="preserve"> framework as Zhou2020, exhibited markedly different rankings—LIHC ranked low and UCEC high. This divergence likely stems from Hu2025’s lower proteome coverage compared to Zhou2020 and TCGA, which may undermine the robustness of metabolic activity estimates despite its larger sample size (</w:t>
      </w:r>
      <w:r w:rsidRPr="00AA313E">
        <w:rPr>
          <w:highlight w:val="cyan"/>
        </w:rPr>
        <w:t>Fig</w:t>
      </w:r>
      <w:r w:rsidR="000B0CE4">
        <w:t>.</w:t>
      </w:r>
      <w:r w:rsidR="00E76A06">
        <w:t xml:space="preserve"> </w:t>
      </w:r>
      <w:ins w:id="5" w:author="Yuan Li" w:date="2026-02-11T13:56:00Z" w16du:dateUtc="2026-02-11T12:56:00Z">
        <w:r w:rsidR="00091EF5">
          <w:t>S</w:t>
        </w:r>
      </w:ins>
      <w:r w:rsidR="00E76A06">
        <w:t xml:space="preserve">1A </w:t>
      </w:r>
      <w:ins w:id="6" w:author="Yuan Li" w:date="2026-02-15T17:09:00Z" w16du:dateUtc="2026-02-15T16:09:00Z">
        <w:r w:rsidR="00216E42">
          <w:t>and</w:t>
        </w:r>
      </w:ins>
      <w:del w:id="7" w:author="Yuan Li" w:date="2026-02-15T17:09:00Z" w16du:dateUtc="2026-02-15T16:09:00Z">
        <w:r w:rsidR="00E76A06" w:rsidDel="00216E42">
          <w:delText>&amp;</w:delText>
        </w:r>
      </w:del>
      <w:r w:rsidR="00E76A06">
        <w:t xml:space="preserve"> S1N</w:t>
      </w:r>
      <w:r w:rsidRPr="00AA313E">
        <w:t>). Across all datasets, variability in metabolic activity was greater between metabolic classes than between cancer types</w:t>
      </w:r>
      <w:ins w:id="8" w:author="Yuan Li" w:date="2026-02-15T18:12:00Z" w16du:dateUtc="2026-02-15T17:12:00Z">
        <w:r w:rsidR="005A5049">
          <w:t xml:space="preserve"> </w:t>
        </w:r>
        <w:r w:rsidR="005A5049" w:rsidRPr="00AA313E">
          <w:t>(</w:t>
        </w:r>
        <w:r w:rsidR="005A5049" w:rsidRPr="00AA313E">
          <w:rPr>
            <w:highlight w:val="cyan"/>
          </w:rPr>
          <w:t>Fig. S</w:t>
        </w:r>
        <w:r w:rsidR="005A5049">
          <w:t>1E-J</w:t>
        </w:r>
        <w:r w:rsidR="005A5049" w:rsidRPr="00AA313E">
          <w:t>)</w:t>
        </w:r>
      </w:ins>
      <w:r w:rsidRPr="00AA313E">
        <w:t xml:space="preserve">. Regardless of data modality or inference method, glycan and nucleotide metabolism </w:t>
      </w:r>
      <w:del w:id="9" w:author="Yuan Li" w:date="2026-02-15T14:42:00Z" w16du:dateUtc="2026-02-15T13:42:00Z">
        <w:r w:rsidRPr="00AA313E" w:rsidDel="001E2EDF">
          <w:delText xml:space="preserve">consistently </w:delText>
        </w:r>
      </w:del>
      <w:r w:rsidRPr="00AA313E">
        <w:t>ranked among the l</w:t>
      </w:r>
      <w:ins w:id="10" w:author="Yuan Li" w:date="2026-02-15T14:43:00Z" w16du:dateUtc="2026-02-15T13:43:00Z">
        <w:r w:rsidR="001E2EDF">
          <w:t>ess</w:t>
        </w:r>
      </w:ins>
      <w:del w:id="11" w:author="Yuan Li" w:date="2026-02-15T14:43:00Z" w16du:dateUtc="2026-02-15T13:43:00Z">
        <w:r w:rsidRPr="00AA313E" w:rsidDel="001E2EDF">
          <w:delText>east</w:delText>
        </w:r>
      </w:del>
      <w:r w:rsidRPr="00AA313E">
        <w:t xml:space="preserve"> active metabolic systems across cancers</w:t>
      </w:r>
      <w:ins w:id="12" w:author="Yuan Li" w:date="2026-02-15T14:42:00Z" w16du:dateUtc="2026-02-15T13:42:00Z">
        <w:r w:rsidR="001E2EDF">
          <w:t xml:space="preserve"> in most cases</w:t>
        </w:r>
      </w:ins>
      <w:r w:rsidRPr="00AA313E">
        <w:t xml:space="preserve"> (</w:t>
      </w:r>
      <w:r w:rsidRPr="00AA313E">
        <w:rPr>
          <w:highlight w:val="cyan"/>
        </w:rPr>
        <w:t>Fig. S</w:t>
      </w:r>
      <w:r w:rsidR="00A77AF4">
        <w:t>1E-J</w:t>
      </w:r>
      <w:r w:rsidRPr="00AA313E">
        <w:t>). Notably, nucleotide metabolic tasks/pathways comprised an above-average number of genes, whereas glycan metabolic tasks/pathways were generally smaller in size (</w:t>
      </w:r>
      <w:r w:rsidRPr="00AA313E">
        <w:rPr>
          <w:highlight w:val="cyan"/>
        </w:rPr>
        <w:t>Fig. S</w:t>
      </w:r>
      <w:r w:rsidR="00A77AF4">
        <w:t>1K-M</w:t>
      </w:r>
      <w:r w:rsidRPr="004D1BE1">
        <w:t>)</w:t>
      </w:r>
      <w:r w:rsidRPr="00D626EF">
        <w:t>.</w:t>
      </w:r>
    </w:p>
    <w:p w14:paraId="75EA8869" w14:textId="69967E5C" w:rsidR="001306B6" w:rsidRPr="0002507A" w:rsidRDefault="00CD4BC4" w:rsidP="005C63A3">
      <w:pPr>
        <w:spacing w:after="240" w:line="480" w:lineRule="auto"/>
        <w:rPr>
          <w:color w:val="000000"/>
        </w:rPr>
      </w:pPr>
      <w:r w:rsidRPr="00CD4BC4">
        <w:rPr>
          <w:color w:val="000000"/>
        </w:rPr>
        <w:t>Nucleotide metabolism—covering the synthesis, salvage, and catabolism of purine and pyrimidine nucleotides—is a fundamental metabolic vulnerability exploited by cancer cells to drive proliferation, evade immune surveillance, resist chemotherapy, and promote metastasis [</w:t>
      </w:r>
      <w:r w:rsidR="00F47AD3">
        <w:rPr>
          <w:color w:val="000000"/>
        </w:rPr>
        <w:t>1</w:t>
      </w:r>
      <w:r w:rsidRPr="00CD4BC4">
        <w:rPr>
          <w:color w:val="000000"/>
        </w:rPr>
        <w:t xml:space="preserve">, </w:t>
      </w:r>
      <w:r w:rsidR="00F47AD3">
        <w:rPr>
          <w:color w:val="000000"/>
        </w:rPr>
        <w:t>2</w:t>
      </w:r>
      <w:r w:rsidR="00B877A2">
        <w:rPr>
          <w:color w:val="000000"/>
        </w:rPr>
        <w:t>, 3</w:t>
      </w:r>
      <w:r w:rsidRPr="00CD4BC4">
        <w:rPr>
          <w:color w:val="000000"/>
        </w:rPr>
        <w:t xml:space="preserve">]. Leveraging a comprehensive pan-cancer analytical framework, we systematically quantify and characterize the upregulation of nucleotide metabolic pathways across a wide spectrum of tumor types. Our findings reveal that this metabolic hallmark is not confined to isolated cancer subsets but </w:t>
      </w:r>
      <w:r>
        <w:rPr>
          <w:color w:val="000000"/>
        </w:rPr>
        <w:t>represents a</w:t>
      </w:r>
      <w:r w:rsidRPr="00CD4BC4">
        <w:rPr>
          <w:color w:val="000000"/>
        </w:rPr>
        <w:t xml:space="preserve"> widespread feature observed in multiple </w:t>
      </w:r>
      <w:r w:rsidRPr="00CD4BC4">
        <w:rPr>
          <w:color w:val="000000"/>
        </w:rPr>
        <w:lastRenderedPageBreak/>
        <w:t>malignancies, thereby expanding upon and unifying prior reports focused on individual tumor contexts</w:t>
      </w:r>
      <w:r>
        <w:rPr>
          <w:color w:val="000000"/>
        </w:rPr>
        <w:t xml:space="preserve"> </w:t>
      </w:r>
      <w:r w:rsidR="00F47AD3">
        <w:rPr>
          <w:color w:val="000000"/>
        </w:rPr>
        <w:t>[3]</w:t>
      </w:r>
      <w:r w:rsidR="008B56C0">
        <w:rPr>
          <w:color w:val="000000"/>
        </w:rPr>
        <w:t xml:space="preserve"> </w:t>
      </w:r>
      <w:r>
        <w:t>(</w:t>
      </w:r>
      <w:r w:rsidRPr="0002507A">
        <w:rPr>
          <w:highlight w:val="yellow"/>
        </w:rPr>
        <w:t>Vander and DeBerardinis 2017</w:t>
      </w:r>
      <w:r>
        <w:t>)</w:t>
      </w:r>
      <w:r w:rsidRPr="00CD4BC4">
        <w:rPr>
          <w:color w:val="000000"/>
        </w:rPr>
        <w:t>.</w:t>
      </w:r>
    </w:p>
    <w:p w14:paraId="7633530E" w14:textId="19D8CA77" w:rsidR="004544FA" w:rsidRPr="0002507A" w:rsidRDefault="004544FA" w:rsidP="004544FA">
      <w:pPr>
        <w:spacing w:after="240" w:line="480" w:lineRule="auto"/>
        <w:rPr>
          <w:color w:val="000000"/>
        </w:rPr>
      </w:pPr>
      <w:r w:rsidRPr="0002507A">
        <w:rPr>
          <w:color w:val="000000"/>
        </w:rPr>
        <w:t xml:space="preserve">In contrast to the consistent upregulation observed in nucleotide and glycan metabolism, our analysis reveals that the dysregulation of other metabolic pathways exhibits substantial heterogeneity both between different cancer types and across independent dataset collections. This variability is likely driven by a complex interplay of factors, including tissue-specific metabolic programming, diverse oncogenic mutations, the influence of the tumor microenvironment, and technical differences in sample processing and data generation </w:t>
      </w:r>
      <w:r w:rsidR="00AC6B46">
        <w:rPr>
          <w:color w:val="000000"/>
        </w:rPr>
        <w:t xml:space="preserve">[5, 6] </w:t>
      </w:r>
      <w:r w:rsidRPr="0002507A">
        <w:rPr>
          <w:color w:val="000000"/>
        </w:rPr>
        <w:t>(Hsu &amp; Sabatini, 2008; Pavlova &amp; Thompson, 2016).</w:t>
      </w:r>
    </w:p>
    <w:p w14:paraId="29C57404" w14:textId="5ECE4FA0" w:rsidR="00FB0F74" w:rsidRDefault="004544FA" w:rsidP="005C63A3">
      <w:pPr>
        <w:spacing w:after="240" w:line="480" w:lineRule="auto"/>
      </w:pPr>
      <w:r w:rsidRPr="0002507A">
        <w:rPr>
          <w:color w:val="000000"/>
        </w:rPr>
        <w:t xml:space="preserve">Tissue origin profoundly shapes the metabolic phenotype of tumors, as distinct organs possess unique baseline metabolic demands and enzyme expression profiles that tumors may retain or reprogram selectively </w:t>
      </w:r>
      <w:r w:rsidR="00E81D3D">
        <w:rPr>
          <w:color w:val="000000"/>
        </w:rPr>
        <w:t xml:space="preserve">[7] </w:t>
      </w:r>
      <w:r w:rsidRPr="0002507A">
        <w:rPr>
          <w:color w:val="000000"/>
        </w:rPr>
        <w:t xml:space="preserve">(Mayers &amp; Vander Heiden, 2017). Furthermore, </w:t>
      </w:r>
      <w:r w:rsidR="008B42BD" w:rsidRPr="008B42BD">
        <w:rPr>
          <w:color w:val="000000"/>
        </w:rPr>
        <w:t>oncogenic drivers such as </w:t>
      </w:r>
      <w:r w:rsidR="008B42BD" w:rsidRPr="00D626EF">
        <w:rPr>
          <w:color w:val="000000"/>
        </w:rPr>
        <w:t xml:space="preserve">MYC (MYC proto-oncogene, </w:t>
      </w:r>
      <w:proofErr w:type="spellStart"/>
      <w:r w:rsidR="008B42BD" w:rsidRPr="00D626EF">
        <w:rPr>
          <w:color w:val="000000"/>
        </w:rPr>
        <w:t>bHLH</w:t>
      </w:r>
      <w:proofErr w:type="spellEnd"/>
      <w:r w:rsidR="008B42BD" w:rsidRPr="00D626EF">
        <w:rPr>
          <w:color w:val="000000"/>
        </w:rPr>
        <w:t xml:space="preserve"> transcription factor)</w:t>
      </w:r>
      <w:r w:rsidR="008B42BD" w:rsidRPr="008B42BD">
        <w:rPr>
          <w:color w:val="000000"/>
        </w:rPr>
        <w:t>, </w:t>
      </w:r>
      <w:r w:rsidR="008B42BD" w:rsidRPr="00D626EF">
        <w:rPr>
          <w:color w:val="000000"/>
        </w:rPr>
        <w:t>KRAS (KRAS proto-oncogene, GTPase)</w:t>
      </w:r>
      <w:r w:rsidR="008B42BD" w:rsidRPr="008B42BD">
        <w:rPr>
          <w:color w:val="000000"/>
        </w:rPr>
        <w:t>, and </w:t>
      </w:r>
      <w:r w:rsidR="008B42BD" w:rsidRPr="00D626EF">
        <w:rPr>
          <w:color w:val="000000"/>
        </w:rPr>
        <w:t>TP53 (tumor protein p53)</w:t>
      </w:r>
      <w:r w:rsidR="008B42BD" w:rsidRPr="008B42BD">
        <w:rPr>
          <w:color w:val="000000"/>
        </w:rPr>
        <w:t> mutations</w:t>
      </w:r>
      <w:r w:rsidR="008B42BD" w:rsidRPr="008B42BD" w:rsidDel="008B42BD">
        <w:rPr>
          <w:color w:val="000000"/>
        </w:rPr>
        <w:t xml:space="preserve"> </w:t>
      </w:r>
      <w:r w:rsidRPr="0002507A">
        <w:rPr>
          <w:color w:val="000000"/>
        </w:rPr>
        <w:t>modulate metabolic pathways differently across cancer types, resulting in context-dependent metabolic adaptations</w:t>
      </w:r>
      <w:r w:rsidR="009448B6">
        <w:rPr>
          <w:color w:val="000000"/>
        </w:rPr>
        <w:t xml:space="preserve"> [</w:t>
      </w:r>
      <w:r w:rsidR="00834476">
        <w:rPr>
          <w:color w:val="000000"/>
        </w:rPr>
        <w:t>8</w:t>
      </w:r>
      <w:r w:rsidR="009448B6">
        <w:rPr>
          <w:color w:val="000000"/>
        </w:rPr>
        <w:t>]</w:t>
      </w:r>
      <w:r w:rsidRPr="0002507A">
        <w:rPr>
          <w:color w:val="000000"/>
        </w:rPr>
        <w:t xml:space="preserve"> (DeBerardinis &amp; Chandel, 2016). The tumor microenvironment, including nutrient availability, hypoxia, and stromal interactions, further sculpts metabolic reprogramming in a spatially and temporally dynamic manner </w:t>
      </w:r>
      <w:r w:rsidR="00987BDC">
        <w:rPr>
          <w:color w:val="000000"/>
        </w:rPr>
        <w:t>[</w:t>
      </w:r>
      <w:r w:rsidR="00834476">
        <w:rPr>
          <w:color w:val="000000"/>
        </w:rPr>
        <w:t>9</w:t>
      </w:r>
      <w:r w:rsidR="00987BDC">
        <w:rPr>
          <w:color w:val="000000"/>
        </w:rPr>
        <w:t xml:space="preserve">] </w:t>
      </w:r>
      <w:r w:rsidRPr="0002507A">
        <w:rPr>
          <w:color w:val="000000"/>
        </w:rPr>
        <w:t>(Quail &amp; Joyce, 2013).</w:t>
      </w:r>
      <w:r w:rsidR="00F85042">
        <w:rPr>
          <w:color w:val="000000"/>
        </w:rPr>
        <w:t xml:space="preserve"> </w:t>
      </w:r>
      <w:r w:rsidRPr="0002507A">
        <w:rPr>
          <w:color w:val="000000"/>
        </w:rPr>
        <w:t xml:space="preserve">Technical heterogeneity across datasets </w:t>
      </w:r>
      <w:r w:rsidRPr="0002507A">
        <w:rPr>
          <w:rFonts w:hint="eastAsia"/>
          <w:color w:val="000000"/>
        </w:rPr>
        <w:t>—</w:t>
      </w:r>
      <w:r w:rsidRPr="0002507A">
        <w:rPr>
          <w:color w:val="000000"/>
        </w:rPr>
        <w:t xml:space="preserve"> including differences in sample collection, sequencing platforms, and bioinformatic pipelines </w:t>
      </w:r>
      <w:r w:rsidRPr="0002507A">
        <w:rPr>
          <w:rFonts w:hint="eastAsia"/>
          <w:color w:val="000000"/>
        </w:rPr>
        <w:t>—</w:t>
      </w:r>
      <w:r w:rsidRPr="0002507A">
        <w:rPr>
          <w:color w:val="000000"/>
        </w:rPr>
        <w:t xml:space="preserve"> can also contribute to observed variability, underscoring the need for careful data integration and validation </w:t>
      </w:r>
      <w:r w:rsidR="00987BDC">
        <w:rPr>
          <w:color w:val="000000"/>
        </w:rPr>
        <w:t>[</w:t>
      </w:r>
      <w:r w:rsidR="00834476">
        <w:rPr>
          <w:color w:val="000000"/>
        </w:rPr>
        <w:t>10</w:t>
      </w:r>
      <w:r w:rsidR="00987BDC">
        <w:rPr>
          <w:color w:val="000000"/>
        </w:rPr>
        <w:t xml:space="preserve">] </w:t>
      </w:r>
      <w:r w:rsidRPr="00091EF5">
        <w:rPr>
          <w:color w:val="000000"/>
          <w:highlight w:val="yellow"/>
        </w:rPr>
        <w:t>(</w:t>
      </w:r>
      <w:r w:rsidR="00987BDC" w:rsidRPr="00091EF5">
        <w:rPr>
          <w:color w:val="000000"/>
          <w:highlight w:val="yellow"/>
        </w:rPr>
        <w:t xml:space="preserve">Gao </w:t>
      </w:r>
      <w:r w:rsidRPr="00091EF5">
        <w:rPr>
          <w:color w:val="000000"/>
          <w:highlight w:val="yellow"/>
        </w:rPr>
        <w:t>et al.,</w:t>
      </w:r>
      <w:r w:rsidRPr="0002507A">
        <w:rPr>
          <w:color w:val="000000"/>
        </w:rPr>
        <w:t xml:space="preserve"> 2015).</w:t>
      </w:r>
      <w:r w:rsidR="00F85042">
        <w:rPr>
          <w:color w:val="000000"/>
        </w:rPr>
        <w:t xml:space="preserve"> </w:t>
      </w:r>
      <w:r w:rsidR="00E76A06" w:rsidRPr="0002507A">
        <w:rPr>
          <w:color w:val="000000"/>
        </w:rPr>
        <w:t>This pronounced metabolic heterogeneity challenges the identification of universal metabolic vulnerabilities beyond the consistently conserved nucleotide and glycan pathways</w:t>
      </w:r>
      <w:r w:rsidR="00F85042">
        <w:rPr>
          <w:color w:val="000000"/>
        </w:rPr>
        <w:t xml:space="preserve">, </w:t>
      </w:r>
      <w:r w:rsidR="00E76A06" w:rsidRPr="0002507A">
        <w:rPr>
          <w:color w:val="000000"/>
        </w:rPr>
        <w:t>emphasiz</w:t>
      </w:r>
      <w:r w:rsidR="00F85042">
        <w:rPr>
          <w:color w:val="000000"/>
        </w:rPr>
        <w:t>ing</w:t>
      </w:r>
      <w:r w:rsidR="00E76A06" w:rsidRPr="0002507A">
        <w:rPr>
          <w:color w:val="000000"/>
        </w:rPr>
        <w:t xml:space="preserve"> the value of integrative multi-cohort analyses to comprehensively capture </w:t>
      </w:r>
      <w:r w:rsidR="00E76A06" w:rsidRPr="0002507A">
        <w:rPr>
          <w:color w:val="000000"/>
        </w:rPr>
        <w:lastRenderedPageBreak/>
        <w:t>metabolic diversity and enhance the robustness and predictive power of metabolic biomarkers</w:t>
      </w:r>
      <w:r w:rsidRPr="0002507A">
        <w:rPr>
          <w:color w:val="000000"/>
        </w:rPr>
        <w:t>.</w:t>
      </w:r>
    </w:p>
    <w:p w14:paraId="5F73F78E" w14:textId="1792548E" w:rsidR="00FB0F74" w:rsidRPr="00091EF5" w:rsidRDefault="00FB0F74" w:rsidP="005C63A3">
      <w:pPr>
        <w:spacing w:after="240" w:line="480" w:lineRule="auto"/>
        <w:rPr>
          <w:b/>
          <w:bCs/>
          <w:sz w:val="28"/>
          <w:szCs w:val="28"/>
        </w:rPr>
      </w:pPr>
      <w:r w:rsidRPr="00091EF5">
        <w:rPr>
          <w:b/>
          <w:bCs/>
          <w:sz w:val="28"/>
          <w:szCs w:val="28"/>
        </w:rPr>
        <w:t>Reference</w:t>
      </w:r>
    </w:p>
    <w:p w14:paraId="6EEBFEB9" w14:textId="77777777" w:rsidR="00FB0F74" w:rsidRDefault="00FB0F74" w:rsidP="00FB0F74">
      <w:pPr>
        <w:pStyle w:val="ListParagraph"/>
        <w:numPr>
          <w:ilvl w:val="0"/>
          <w:numId w:val="24"/>
        </w:numPr>
        <w:spacing w:after="240" w:line="480" w:lineRule="auto"/>
      </w:pPr>
      <w:r w:rsidRPr="002B7077">
        <w:t xml:space="preserve">Mullen NJ, Singh PK. Nucleotide metabolism: a pan-cancer metabolic dependency. Nat Rev Cancer. </w:t>
      </w:r>
      <w:proofErr w:type="gramStart"/>
      <w:r w:rsidRPr="002B7077">
        <w:t>2023;23:275</w:t>
      </w:r>
      <w:proofErr w:type="gramEnd"/>
      <w:r w:rsidRPr="002B7077">
        <w:t>-94.</w:t>
      </w:r>
    </w:p>
    <w:p w14:paraId="6E97EE06" w14:textId="77777777" w:rsidR="00FB0F74" w:rsidRPr="000755BD" w:rsidRDefault="00FB0F74" w:rsidP="00FB0F74">
      <w:pPr>
        <w:pStyle w:val="ListParagraph"/>
        <w:numPr>
          <w:ilvl w:val="0"/>
          <w:numId w:val="24"/>
        </w:numPr>
        <w:spacing w:after="240" w:line="480" w:lineRule="auto"/>
      </w:pPr>
      <w:r w:rsidRPr="002B7077">
        <w:rPr>
          <w:color w:val="000000" w:themeColor="text1"/>
        </w:rPr>
        <w:t xml:space="preserve">Shi DD, Savani MR, Abdullah KG, McBrayer SK. Emerging roles of nucleotide metabolism in cancer. Trends Cancer. </w:t>
      </w:r>
      <w:proofErr w:type="gramStart"/>
      <w:r w:rsidRPr="002B7077">
        <w:rPr>
          <w:color w:val="000000" w:themeColor="text1"/>
        </w:rPr>
        <w:t>2023;9:624</w:t>
      </w:r>
      <w:proofErr w:type="gramEnd"/>
      <w:r w:rsidRPr="002B7077">
        <w:rPr>
          <w:color w:val="000000" w:themeColor="text1"/>
        </w:rPr>
        <w:t>-35.</w:t>
      </w:r>
    </w:p>
    <w:p w14:paraId="55934EE5" w14:textId="77777777" w:rsidR="00FB0F74" w:rsidRPr="002B7077" w:rsidRDefault="00FB0F74" w:rsidP="00FB0F74">
      <w:pPr>
        <w:pStyle w:val="ListParagraph"/>
        <w:numPr>
          <w:ilvl w:val="0"/>
          <w:numId w:val="24"/>
        </w:numPr>
        <w:spacing w:after="240" w:line="480" w:lineRule="auto"/>
      </w:pPr>
      <w:r w:rsidRPr="006457DD">
        <w:t>Mullen NJ, Singh PK. Nucleotide metabolism: a pan-cancer metabolic dependency.</w:t>
      </w:r>
      <w:r w:rsidRPr="006D5304">
        <w:t xml:space="preserve"> Nat. Rev. Cancer</w:t>
      </w:r>
      <w:r w:rsidRPr="006457DD">
        <w:t xml:space="preserve">. </w:t>
      </w:r>
      <w:proofErr w:type="gramStart"/>
      <w:r w:rsidRPr="006457DD">
        <w:t>2023;23:275</w:t>
      </w:r>
      <w:proofErr w:type="gramEnd"/>
      <w:r w:rsidRPr="006457DD">
        <w:t>-94.</w:t>
      </w:r>
    </w:p>
    <w:p w14:paraId="0F4684A1" w14:textId="77777777" w:rsidR="00FB0F74" w:rsidRDefault="00FB0F74" w:rsidP="00FB0F74">
      <w:pPr>
        <w:pStyle w:val="ListParagraph"/>
        <w:numPr>
          <w:ilvl w:val="0"/>
          <w:numId w:val="24"/>
        </w:numPr>
        <w:spacing w:after="240" w:line="480" w:lineRule="auto"/>
      </w:pPr>
      <w:proofErr w:type="spellStart"/>
      <w:r w:rsidRPr="001306B6">
        <w:rPr>
          <w:lang w:val="sv-SE"/>
        </w:rPr>
        <w:t>Vander</w:t>
      </w:r>
      <w:proofErr w:type="spellEnd"/>
      <w:r w:rsidRPr="001306B6">
        <w:rPr>
          <w:lang w:val="sv-SE"/>
        </w:rPr>
        <w:t xml:space="preserve"> Heiden MG, </w:t>
      </w:r>
      <w:proofErr w:type="spellStart"/>
      <w:r w:rsidRPr="001306B6">
        <w:rPr>
          <w:lang w:val="sv-SE"/>
        </w:rPr>
        <w:t>DeBerardinis</w:t>
      </w:r>
      <w:proofErr w:type="spellEnd"/>
      <w:r w:rsidRPr="001306B6">
        <w:rPr>
          <w:lang w:val="sv-SE"/>
        </w:rPr>
        <w:t xml:space="preserve"> RJ. </w:t>
      </w:r>
      <w:r w:rsidRPr="001D0DEB">
        <w:t>Understanding the intersections between metabolism and cancer biology. </w:t>
      </w:r>
      <w:r w:rsidRPr="000755BD">
        <w:t>Cell</w:t>
      </w:r>
      <w:r w:rsidRPr="006457DD">
        <w:t>.</w:t>
      </w:r>
      <w:r w:rsidRPr="001D0DEB">
        <w:t xml:space="preserve"> </w:t>
      </w:r>
      <w:proofErr w:type="gramStart"/>
      <w:r w:rsidRPr="001D0DEB">
        <w:t>2017;168:657</w:t>
      </w:r>
      <w:proofErr w:type="gramEnd"/>
      <w:r w:rsidRPr="001D0DEB">
        <w:t>-669.</w:t>
      </w:r>
    </w:p>
    <w:p w14:paraId="1F5ADB5F" w14:textId="77777777" w:rsidR="00FB0F74" w:rsidRDefault="00FB0F74" w:rsidP="00FB0F74">
      <w:pPr>
        <w:pStyle w:val="ListParagraph"/>
        <w:numPr>
          <w:ilvl w:val="0"/>
          <w:numId w:val="24"/>
        </w:numPr>
        <w:spacing w:after="240" w:line="480" w:lineRule="auto"/>
      </w:pPr>
      <w:r w:rsidRPr="00FA2C04">
        <w:t>Hsu PP, Sabatini DM. Cancer cell metabolism: Warburg and beyond. </w:t>
      </w:r>
      <w:r w:rsidRPr="000755BD">
        <w:t>Cell</w:t>
      </w:r>
      <w:r w:rsidRPr="00FA2C04">
        <w:t xml:space="preserve">. </w:t>
      </w:r>
      <w:proofErr w:type="gramStart"/>
      <w:r w:rsidRPr="00FA2C04">
        <w:t>2008;134:703</w:t>
      </w:r>
      <w:proofErr w:type="gramEnd"/>
      <w:r w:rsidRPr="00FA2C04">
        <w:t>-7</w:t>
      </w:r>
      <w:r>
        <w:t>.</w:t>
      </w:r>
    </w:p>
    <w:p w14:paraId="7B9E9EE7" w14:textId="77777777" w:rsidR="00FB0F74" w:rsidRPr="002B7077" w:rsidRDefault="00FB0F74" w:rsidP="00FB0F74">
      <w:pPr>
        <w:pStyle w:val="ListParagraph"/>
        <w:numPr>
          <w:ilvl w:val="0"/>
          <w:numId w:val="24"/>
        </w:numPr>
        <w:spacing w:after="240" w:line="480" w:lineRule="auto"/>
      </w:pPr>
      <w:r w:rsidRPr="002B7077">
        <w:t xml:space="preserve">Pavlova NN, Zhu J, Thompson CB. The hallmarks of cancer metabolism: Still emerging. Cell </w:t>
      </w:r>
      <w:proofErr w:type="spellStart"/>
      <w:r w:rsidRPr="002B7077">
        <w:t>Metab</w:t>
      </w:r>
      <w:proofErr w:type="spellEnd"/>
      <w:r w:rsidRPr="002B7077">
        <w:t xml:space="preserve">. </w:t>
      </w:r>
      <w:proofErr w:type="gramStart"/>
      <w:r w:rsidRPr="002B7077">
        <w:t>2022;34:355</w:t>
      </w:r>
      <w:proofErr w:type="gramEnd"/>
      <w:r w:rsidRPr="002B7077">
        <w:t>-77.</w:t>
      </w:r>
    </w:p>
    <w:p w14:paraId="0F430A7E" w14:textId="77777777" w:rsidR="00FB0F74" w:rsidRDefault="00FB0F74" w:rsidP="00FB0F74">
      <w:pPr>
        <w:pStyle w:val="ListParagraph"/>
        <w:numPr>
          <w:ilvl w:val="0"/>
          <w:numId w:val="24"/>
        </w:numPr>
        <w:spacing w:after="240" w:line="480" w:lineRule="auto"/>
        <w:rPr>
          <w:color w:val="000000"/>
        </w:rPr>
      </w:pPr>
      <w:r w:rsidRPr="00792F29">
        <w:rPr>
          <w:color w:val="000000"/>
        </w:rPr>
        <w:t>Mayers JR, Vander Heiden MG. Nature and nurture: what determines tumor metabolic phenotypes? </w:t>
      </w:r>
      <w:r w:rsidRPr="000755BD">
        <w:rPr>
          <w:color w:val="000000"/>
        </w:rPr>
        <w:t>Cancer Res</w:t>
      </w:r>
      <w:r w:rsidRPr="00792F29">
        <w:rPr>
          <w:color w:val="000000"/>
        </w:rPr>
        <w:t xml:space="preserve">. </w:t>
      </w:r>
      <w:proofErr w:type="gramStart"/>
      <w:r w:rsidRPr="00792F29">
        <w:rPr>
          <w:color w:val="000000"/>
        </w:rPr>
        <w:t>2017;77:2265</w:t>
      </w:r>
      <w:proofErr w:type="gramEnd"/>
      <w:r w:rsidRPr="00792F29">
        <w:rPr>
          <w:color w:val="000000"/>
        </w:rPr>
        <w:t>-2269.</w:t>
      </w:r>
    </w:p>
    <w:p w14:paraId="19F63FF2" w14:textId="77777777" w:rsidR="00FB0F74" w:rsidRDefault="00FB0F74" w:rsidP="00FB0F74">
      <w:pPr>
        <w:pStyle w:val="ListParagraph"/>
        <w:numPr>
          <w:ilvl w:val="0"/>
          <w:numId w:val="24"/>
        </w:numPr>
        <w:spacing w:after="240" w:line="480" w:lineRule="auto"/>
      </w:pPr>
      <w:r w:rsidRPr="002B7077">
        <w:t>DeBerardinis RJ, Chandel NS. Fundamentals of cancer metabolism. Sci Adv. 2016;</w:t>
      </w:r>
      <w:proofErr w:type="gramStart"/>
      <w:r w:rsidRPr="002B7077">
        <w:t>2:e</w:t>
      </w:r>
      <w:proofErr w:type="gramEnd"/>
      <w:r w:rsidRPr="002B7077">
        <w:t>1600200</w:t>
      </w:r>
      <w:r>
        <w:t>.</w:t>
      </w:r>
    </w:p>
    <w:p w14:paraId="16FFD4EC" w14:textId="77777777" w:rsidR="00FB0F74" w:rsidRPr="008014B1" w:rsidRDefault="00FB0F74" w:rsidP="00FB0F74">
      <w:pPr>
        <w:pStyle w:val="ListParagraph"/>
        <w:numPr>
          <w:ilvl w:val="0"/>
          <w:numId w:val="24"/>
        </w:numPr>
        <w:spacing w:after="240" w:line="480" w:lineRule="auto"/>
      </w:pPr>
      <w:r w:rsidRPr="00E64A05">
        <w:t>Quail DF, Joyce JA. Microenvironmental regulation of tumor progression and metastasis. </w:t>
      </w:r>
      <w:r w:rsidRPr="000755BD">
        <w:t>Nat Med</w:t>
      </w:r>
      <w:r w:rsidRPr="00E64A05">
        <w:t xml:space="preserve">. </w:t>
      </w:r>
      <w:proofErr w:type="gramStart"/>
      <w:r w:rsidRPr="00E64A05">
        <w:t>2013;19:1423</w:t>
      </w:r>
      <w:proofErr w:type="gramEnd"/>
      <w:r w:rsidRPr="00E64A05">
        <w:t>-37</w:t>
      </w:r>
      <w:r>
        <w:t>.</w:t>
      </w:r>
    </w:p>
    <w:p w14:paraId="147FFABE" w14:textId="48435D03" w:rsidR="00495C10" w:rsidRPr="009050A9" w:rsidRDefault="00FB0F74" w:rsidP="00091EF5">
      <w:pPr>
        <w:pStyle w:val="ListParagraph"/>
        <w:numPr>
          <w:ilvl w:val="0"/>
          <w:numId w:val="24"/>
        </w:numPr>
        <w:spacing w:after="240" w:line="480" w:lineRule="auto"/>
      </w:pPr>
      <w:r w:rsidRPr="000755BD">
        <w:rPr>
          <w:color w:val="000000"/>
        </w:rPr>
        <w:t xml:space="preserve">Gao J, Aksoy BA, </w:t>
      </w:r>
      <w:proofErr w:type="spellStart"/>
      <w:r w:rsidRPr="000755BD">
        <w:rPr>
          <w:color w:val="000000"/>
        </w:rPr>
        <w:t>Dogrusoz</w:t>
      </w:r>
      <w:proofErr w:type="spellEnd"/>
      <w:r w:rsidRPr="000755BD">
        <w:rPr>
          <w:color w:val="000000"/>
        </w:rPr>
        <w:t xml:space="preserve"> U, Dresdner G, Gross B, Sumer SO,</w:t>
      </w:r>
      <w:r>
        <w:rPr>
          <w:color w:val="000000"/>
        </w:rPr>
        <w:t xml:space="preserve"> et al</w:t>
      </w:r>
      <w:r w:rsidRPr="000755BD">
        <w:rPr>
          <w:color w:val="000000"/>
        </w:rPr>
        <w:t xml:space="preserve">. Integrative analysis of complex cancer genomics and clinical profiles using the </w:t>
      </w:r>
      <w:proofErr w:type="spellStart"/>
      <w:r w:rsidRPr="000755BD">
        <w:rPr>
          <w:color w:val="000000"/>
        </w:rPr>
        <w:t>cBioPortal</w:t>
      </w:r>
      <w:proofErr w:type="spellEnd"/>
      <w:r w:rsidRPr="000755BD">
        <w:rPr>
          <w:color w:val="000000"/>
        </w:rPr>
        <w:t>. Science signaling. 2013;6:pl1</w:t>
      </w:r>
      <w:r>
        <w:rPr>
          <w:color w:val="000000"/>
        </w:rPr>
        <w:t>.</w:t>
      </w:r>
    </w:p>
    <w:sectPr w:rsidR="00495C10" w:rsidRPr="009050A9" w:rsidSect="001F2BB0">
      <w:footerReference w:type="even" r:id="rId8"/>
      <w:footerReference w:type="default" r:id="rId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78B2" w14:textId="77777777" w:rsidR="00807811" w:rsidRDefault="00807811" w:rsidP="001F2BB0">
      <w:r>
        <w:separator/>
      </w:r>
    </w:p>
  </w:endnote>
  <w:endnote w:type="continuationSeparator" w:id="0">
    <w:p w14:paraId="1B874FD1" w14:textId="77777777" w:rsidR="00807811" w:rsidRDefault="00807811" w:rsidP="001F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0497283"/>
      <w:docPartObj>
        <w:docPartGallery w:val="Page Numbers (Bottom of Page)"/>
        <w:docPartUnique/>
      </w:docPartObj>
    </w:sdtPr>
    <w:sdtContent>
      <w:p w14:paraId="72021351" w14:textId="643815A7"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D705B0" w14:textId="77777777" w:rsidR="001F2BB0" w:rsidRDefault="001F2BB0" w:rsidP="001F2B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6407628"/>
      <w:docPartObj>
        <w:docPartGallery w:val="Page Numbers (Bottom of Page)"/>
        <w:docPartUnique/>
      </w:docPartObj>
    </w:sdtPr>
    <w:sdtContent>
      <w:p w14:paraId="23C9B717" w14:textId="58C69A31" w:rsidR="001F2BB0" w:rsidRDefault="001F2BB0" w:rsidP="00FC2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BF87CD" w14:textId="77777777" w:rsidR="001F2BB0" w:rsidRDefault="001F2BB0" w:rsidP="001F2B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B47A1" w14:textId="77777777" w:rsidR="00807811" w:rsidRDefault="00807811" w:rsidP="001F2BB0">
      <w:r>
        <w:separator/>
      </w:r>
    </w:p>
  </w:footnote>
  <w:footnote w:type="continuationSeparator" w:id="0">
    <w:p w14:paraId="18271B38" w14:textId="77777777" w:rsidR="00807811" w:rsidRDefault="00807811" w:rsidP="001F2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A54"/>
    <w:multiLevelType w:val="multilevel"/>
    <w:tmpl w:val="05B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C29"/>
    <w:multiLevelType w:val="multilevel"/>
    <w:tmpl w:val="4FC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6CC1"/>
    <w:multiLevelType w:val="hybridMultilevel"/>
    <w:tmpl w:val="C1DC91A4"/>
    <w:lvl w:ilvl="0" w:tplc="E98C5C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6720F"/>
    <w:multiLevelType w:val="multilevel"/>
    <w:tmpl w:val="197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12ED0"/>
    <w:multiLevelType w:val="hybridMultilevel"/>
    <w:tmpl w:val="C4883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B67E9"/>
    <w:multiLevelType w:val="multilevel"/>
    <w:tmpl w:val="63F2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72564"/>
    <w:multiLevelType w:val="hybridMultilevel"/>
    <w:tmpl w:val="5198BC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8A222EF"/>
    <w:multiLevelType w:val="hybridMultilevel"/>
    <w:tmpl w:val="C3C4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397D"/>
    <w:multiLevelType w:val="hybridMultilevel"/>
    <w:tmpl w:val="B67411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B33C13"/>
    <w:multiLevelType w:val="hybridMultilevel"/>
    <w:tmpl w:val="A9B8916C"/>
    <w:lvl w:ilvl="0" w:tplc="08090001">
      <w:start w:val="3"/>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05E5FD5"/>
    <w:multiLevelType w:val="multilevel"/>
    <w:tmpl w:val="5A7C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A4F96"/>
    <w:multiLevelType w:val="multilevel"/>
    <w:tmpl w:val="046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D2274"/>
    <w:multiLevelType w:val="multilevel"/>
    <w:tmpl w:val="A76E98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9840148"/>
    <w:multiLevelType w:val="multilevel"/>
    <w:tmpl w:val="89A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676A0"/>
    <w:multiLevelType w:val="multilevel"/>
    <w:tmpl w:val="479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437F6"/>
    <w:multiLevelType w:val="multilevel"/>
    <w:tmpl w:val="0FC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F4151"/>
    <w:multiLevelType w:val="multilevel"/>
    <w:tmpl w:val="FE3E35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55251F"/>
    <w:multiLevelType w:val="hybridMultilevel"/>
    <w:tmpl w:val="C00896C8"/>
    <w:lvl w:ilvl="0" w:tplc="BEA098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17343C"/>
    <w:multiLevelType w:val="hybridMultilevel"/>
    <w:tmpl w:val="D8F49DAA"/>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6A09AA"/>
    <w:multiLevelType w:val="multilevel"/>
    <w:tmpl w:val="C81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057C2"/>
    <w:multiLevelType w:val="hybridMultilevel"/>
    <w:tmpl w:val="D2023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214262"/>
    <w:multiLevelType w:val="multilevel"/>
    <w:tmpl w:val="CC4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B5448"/>
    <w:multiLevelType w:val="hybridMultilevel"/>
    <w:tmpl w:val="3B4E8B78"/>
    <w:lvl w:ilvl="0" w:tplc="E98C5C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EF75087"/>
    <w:multiLevelType w:val="hybridMultilevel"/>
    <w:tmpl w:val="02A60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325988">
    <w:abstractNumId w:val="12"/>
  </w:num>
  <w:num w:numId="2" w16cid:durableId="342513842">
    <w:abstractNumId w:val="16"/>
  </w:num>
  <w:num w:numId="3" w16cid:durableId="592861662">
    <w:abstractNumId w:val="9"/>
  </w:num>
  <w:num w:numId="4" w16cid:durableId="1981229249">
    <w:abstractNumId w:val="21"/>
  </w:num>
  <w:num w:numId="5" w16cid:durableId="728306163">
    <w:abstractNumId w:val="11"/>
  </w:num>
  <w:num w:numId="6" w16cid:durableId="354425889">
    <w:abstractNumId w:val="15"/>
  </w:num>
  <w:num w:numId="7" w16cid:durableId="187987109">
    <w:abstractNumId w:val="19"/>
  </w:num>
  <w:num w:numId="8" w16cid:durableId="696468308">
    <w:abstractNumId w:val="0"/>
  </w:num>
  <w:num w:numId="9" w16cid:durableId="1090928165">
    <w:abstractNumId w:val="20"/>
  </w:num>
  <w:num w:numId="10" w16cid:durableId="1969430549">
    <w:abstractNumId w:val="23"/>
  </w:num>
  <w:num w:numId="11" w16cid:durableId="1284992990">
    <w:abstractNumId w:val="2"/>
  </w:num>
  <w:num w:numId="12" w16cid:durableId="218825560">
    <w:abstractNumId w:val="22"/>
  </w:num>
  <w:num w:numId="13" w16cid:durableId="211698145">
    <w:abstractNumId w:val="6"/>
  </w:num>
  <w:num w:numId="14" w16cid:durableId="217866102">
    <w:abstractNumId w:val="3"/>
  </w:num>
  <w:num w:numId="15" w16cid:durableId="604381728">
    <w:abstractNumId w:val="10"/>
  </w:num>
  <w:num w:numId="16" w16cid:durableId="1737818660">
    <w:abstractNumId w:val="5"/>
  </w:num>
  <w:num w:numId="17" w16cid:durableId="1786847746">
    <w:abstractNumId w:val="18"/>
  </w:num>
  <w:num w:numId="18" w16cid:durableId="1237940164">
    <w:abstractNumId w:val="8"/>
  </w:num>
  <w:num w:numId="19" w16cid:durableId="1224874957">
    <w:abstractNumId w:val="1"/>
  </w:num>
  <w:num w:numId="20" w16cid:durableId="722097750">
    <w:abstractNumId w:val="14"/>
  </w:num>
  <w:num w:numId="21" w16cid:durableId="252008514">
    <w:abstractNumId w:val="13"/>
  </w:num>
  <w:num w:numId="22" w16cid:durableId="950697929">
    <w:abstractNumId w:val="7"/>
  </w:num>
  <w:num w:numId="23" w16cid:durableId="192766601">
    <w:abstractNumId w:val="17"/>
  </w:num>
  <w:num w:numId="24" w16cid:durableId="4134749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 Li">
    <w15:presenceInfo w15:providerId="AD" w15:userId="S::ekol-yal@lu.se::7f0790e1-41fb-4c4a-835b-22aa5bb7d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F4"/>
    <w:rsid w:val="00000167"/>
    <w:rsid w:val="000044C0"/>
    <w:rsid w:val="00004E5A"/>
    <w:rsid w:val="00005909"/>
    <w:rsid w:val="00007C3C"/>
    <w:rsid w:val="000103A3"/>
    <w:rsid w:val="0001077B"/>
    <w:rsid w:val="00010801"/>
    <w:rsid w:val="000109EE"/>
    <w:rsid w:val="00012659"/>
    <w:rsid w:val="00012CA4"/>
    <w:rsid w:val="00013990"/>
    <w:rsid w:val="00014911"/>
    <w:rsid w:val="00015446"/>
    <w:rsid w:val="00015C22"/>
    <w:rsid w:val="000165D7"/>
    <w:rsid w:val="00016BD6"/>
    <w:rsid w:val="0001785C"/>
    <w:rsid w:val="00017928"/>
    <w:rsid w:val="00017D8C"/>
    <w:rsid w:val="00017F66"/>
    <w:rsid w:val="0002018C"/>
    <w:rsid w:val="00021D50"/>
    <w:rsid w:val="00022196"/>
    <w:rsid w:val="000222DD"/>
    <w:rsid w:val="00022566"/>
    <w:rsid w:val="00023666"/>
    <w:rsid w:val="00023CA1"/>
    <w:rsid w:val="0002439E"/>
    <w:rsid w:val="00024C3F"/>
    <w:rsid w:val="0002507A"/>
    <w:rsid w:val="00026D58"/>
    <w:rsid w:val="00027166"/>
    <w:rsid w:val="00027C3B"/>
    <w:rsid w:val="000306EC"/>
    <w:rsid w:val="000318EB"/>
    <w:rsid w:val="000322D0"/>
    <w:rsid w:val="00034347"/>
    <w:rsid w:val="00035736"/>
    <w:rsid w:val="00035F11"/>
    <w:rsid w:val="0003631E"/>
    <w:rsid w:val="00036B77"/>
    <w:rsid w:val="000371AB"/>
    <w:rsid w:val="000375F9"/>
    <w:rsid w:val="00037BD4"/>
    <w:rsid w:val="0004012C"/>
    <w:rsid w:val="00040835"/>
    <w:rsid w:val="00041DE2"/>
    <w:rsid w:val="0004318D"/>
    <w:rsid w:val="0004526E"/>
    <w:rsid w:val="000452ED"/>
    <w:rsid w:val="00045AA7"/>
    <w:rsid w:val="00051350"/>
    <w:rsid w:val="00051F0F"/>
    <w:rsid w:val="00052662"/>
    <w:rsid w:val="000542AD"/>
    <w:rsid w:val="000551E1"/>
    <w:rsid w:val="000558B8"/>
    <w:rsid w:val="00056F64"/>
    <w:rsid w:val="0005759E"/>
    <w:rsid w:val="000605B4"/>
    <w:rsid w:val="00060FC3"/>
    <w:rsid w:val="00062CA2"/>
    <w:rsid w:val="0006333C"/>
    <w:rsid w:val="00063832"/>
    <w:rsid w:val="00063F05"/>
    <w:rsid w:val="000650C6"/>
    <w:rsid w:val="00065E82"/>
    <w:rsid w:val="00066270"/>
    <w:rsid w:val="000664A3"/>
    <w:rsid w:val="00070D2D"/>
    <w:rsid w:val="00070DDE"/>
    <w:rsid w:val="000711B1"/>
    <w:rsid w:val="000717A3"/>
    <w:rsid w:val="000718B2"/>
    <w:rsid w:val="00073669"/>
    <w:rsid w:val="00073910"/>
    <w:rsid w:val="00075A0D"/>
    <w:rsid w:val="00075AF0"/>
    <w:rsid w:val="00075E33"/>
    <w:rsid w:val="0007641E"/>
    <w:rsid w:val="00081987"/>
    <w:rsid w:val="00081D2D"/>
    <w:rsid w:val="00084272"/>
    <w:rsid w:val="0008444A"/>
    <w:rsid w:val="00084787"/>
    <w:rsid w:val="000847C4"/>
    <w:rsid w:val="0008598A"/>
    <w:rsid w:val="00086095"/>
    <w:rsid w:val="00086C83"/>
    <w:rsid w:val="0008769C"/>
    <w:rsid w:val="000878CC"/>
    <w:rsid w:val="00090DB5"/>
    <w:rsid w:val="00091099"/>
    <w:rsid w:val="00091BE8"/>
    <w:rsid w:val="00091EF5"/>
    <w:rsid w:val="00092E62"/>
    <w:rsid w:val="00094B1D"/>
    <w:rsid w:val="000976FE"/>
    <w:rsid w:val="000A237B"/>
    <w:rsid w:val="000A3D0C"/>
    <w:rsid w:val="000A3F9C"/>
    <w:rsid w:val="000A598B"/>
    <w:rsid w:val="000A5F92"/>
    <w:rsid w:val="000A7CE5"/>
    <w:rsid w:val="000B0CE4"/>
    <w:rsid w:val="000B17CE"/>
    <w:rsid w:val="000B1E17"/>
    <w:rsid w:val="000B217B"/>
    <w:rsid w:val="000B28B7"/>
    <w:rsid w:val="000B30A9"/>
    <w:rsid w:val="000B4362"/>
    <w:rsid w:val="000B6E46"/>
    <w:rsid w:val="000B769C"/>
    <w:rsid w:val="000B783A"/>
    <w:rsid w:val="000B7C1F"/>
    <w:rsid w:val="000C014D"/>
    <w:rsid w:val="000C02B4"/>
    <w:rsid w:val="000C5178"/>
    <w:rsid w:val="000C657D"/>
    <w:rsid w:val="000C6D05"/>
    <w:rsid w:val="000C7D91"/>
    <w:rsid w:val="000D1D4A"/>
    <w:rsid w:val="000D322A"/>
    <w:rsid w:val="000D3D3D"/>
    <w:rsid w:val="000D42B7"/>
    <w:rsid w:val="000D4BE8"/>
    <w:rsid w:val="000D50A1"/>
    <w:rsid w:val="000D5C01"/>
    <w:rsid w:val="000D6538"/>
    <w:rsid w:val="000E098D"/>
    <w:rsid w:val="000E15EC"/>
    <w:rsid w:val="000E1E2E"/>
    <w:rsid w:val="000E237A"/>
    <w:rsid w:val="000E2803"/>
    <w:rsid w:val="000E5773"/>
    <w:rsid w:val="000E5AF1"/>
    <w:rsid w:val="000E5D39"/>
    <w:rsid w:val="000E5E08"/>
    <w:rsid w:val="000F0190"/>
    <w:rsid w:val="000F13A8"/>
    <w:rsid w:val="000F147A"/>
    <w:rsid w:val="000F2F5B"/>
    <w:rsid w:val="000F386C"/>
    <w:rsid w:val="000F39E0"/>
    <w:rsid w:val="000F70D9"/>
    <w:rsid w:val="000F7594"/>
    <w:rsid w:val="001009E8"/>
    <w:rsid w:val="00102046"/>
    <w:rsid w:val="00102FDF"/>
    <w:rsid w:val="001046F5"/>
    <w:rsid w:val="00105921"/>
    <w:rsid w:val="001062A4"/>
    <w:rsid w:val="00106DEF"/>
    <w:rsid w:val="0010777C"/>
    <w:rsid w:val="00107E23"/>
    <w:rsid w:val="00110B52"/>
    <w:rsid w:val="001115CF"/>
    <w:rsid w:val="00112DE1"/>
    <w:rsid w:val="0011524C"/>
    <w:rsid w:val="00116E34"/>
    <w:rsid w:val="00117255"/>
    <w:rsid w:val="00117DE4"/>
    <w:rsid w:val="00120AEB"/>
    <w:rsid w:val="001217E7"/>
    <w:rsid w:val="00121F1D"/>
    <w:rsid w:val="00121F99"/>
    <w:rsid w:val="0012253A"/>
    <w:rsid w:val="001227B1"/>
    <w:rsid w:val="001229E1"/>
    <w:rsid w:val="00123267"/>
    <w:rsid w:val="00123F66"/>
    <w:rsid w:val="00124BD8"/>
    <w:rsid w:val="001265D9"/>
    <w:rsid w:val="00126B59"/>
    <w:rsid w:val="0012793A"/>
    <w:rsid w:val="00127AED"/>
    <w:rsid w:val="001305AD"/>
    <w:rsid w:val="001306B6"/>
    <w:rsid w:val="001314B4"/>
    <w:rsid w:val="00133092"/>
    <w:rsid w:val="00133C4F"/>
    <w:rsid w:val="00135495"/>
    <w:rsid w:val="001356AA"/>
    <w:rsid w:val="00135CC6"/>
    <w:rsid w:val="001363A2"/>
    <w:rsid w:val="0013741B"/>
    <w:rsid w:val="00137AB4"/>
    <w:rsid w:val="00140084"/>
    <w:rsid w:val="001415EF"/>
    <w:rsid w:val="00141B8B"/>
    <w:rsid w:val="00143098"/>
    <w:rsid w:val="001430DE"/>
    <w:rsid w:val="00144145"/>
    <w:rsid w:val="00144184"/>
    <w:rsid w:val="00144EF4"/>
    <w:rsid w:val="00145657"/>
    <w:rsid w:val="00145BC9"/>
    <w:rsid w:val="001463DB"/>
    <w:rsid w:val="001473E9"/>
    <w:rsid w:val="001501DD"/>
    <w:rsid w:val="00150245"/>
    <w:rsid w:val="00150BFB"/>
    <w:rsid w:val="001513C6"/>
    <w:rsid w:val="001515DF"/>
    <w:rsid w:val="0015567C"/>
    <w:rsid w:val="001557F2"/>
    <w:rsid w:val="00155ACC"/>
    <w:rsid w:val="00160025"/>
    <w:rsid w:val="0016023B"/>
    <w:rsid w:val="00160A04"/>
    <w:rsid w:val="00160E24"/>
    <w:rsid w:val="00161648"/>
    <w:rsid w:val="00163F2E"/>
    <w:rsid w:val="00164E0F"/>
    <w:rsid w:val="001673E5"/>
    <w:rsid w:val="001708C1"/>
    <w:rsid w:val="00171124"/>
    <w:rsid w:val="001713A6"/>
    <w:rsid w:val="001721C8"/>
    <w:rsid w:val="001730BB"/>
    <w:rsid w:val="00173E01"/>
    <w:rsid w:val="00174017"/>
    <w:rsid w:val="00174F8E"/>
    <w:rsid w:val="00175B46"/>
    <w:rsid w:val="00176B40"/>
    <w:rsid w:val="001776BC"/>
    <w:rsid w:val="001776FE"/>
    <w:rsid w:val="00180605"/>
    <w:rsid w:val="00180CA4"/>
    <w:rsid w:val="00181C0D"/>
    <w:rsid w:val="00182E01"/>
    <w:rsid w:val="0018305E"/>
    <w:rsid w:val="001839D5"/>
    <w:rsid w:val="00186224"/>
    <w:rsid w:val="001869E2"/>
    <w:rsid w:val="001877E9"/>
    <w:rsid w:val="00190533"/>
    <w:rsid w:val="00191080"/>
    <w:rsid w:val="001923B6"/>
    <w:rsid w:val="001932EF"/>
    <w:rsid w:val="00195F2B"/>
    <w:rsid w:val="001966CF"/>
    <w:rsid w:val="00196955"/>
    <w:rsid w:val="00196B5A"/>
    <w:rsid w:val="00197A11"/>
    <w:rsid w:val="001A01B2"/>
    <w:rsid w:val="001A04C9"/>
    <w:rsid w:val="001A077B"/>
    <w:rsid w:val="001A0CA8"/>
    <w:rsid w:val="001A105B"/>
    <w:rsid w:val="001A14F2"/>
    <w:rsid w:val="001A16E6"/>
    <w:rsid w:val="001A208C"/>
    <w:rsid w:val="001A289C"/>
    <w:rsid w:val="001A29D7"/>
    <w:rsid w:val="001A37B3"/>
    <w:rsid w:val="001A3C9B"/>
    <w:rsid w:val="001A3D38"/>
    <w:rsid w:val="001A3F05"/>
    <w:rsid w:val="001A4225"/>
    <w:rsid w:val="001A4D46"/>
    <w:rsid w:val="001A4F34"/>
    <w:rsid w:val="001A685E"/>
    <w:rsid w:val="001A6F46"/>
    <w:rsid w:val="001B044B"/>
    <w:rsid w:val="001B2145"/>
    <w:rsid w:val="001B2B48"/>
    <w:rsid w:val="001B3096"/>
    <w:rsid w:val="001B3D2E"/>
    <w:rsid w:val="001B47F0"/>
    <w:rsid w:val="001B4B8E"/>
    <w:rsid w:val="001B5AF2"/>
    <w:rsid w:val="001B6288"/>
    <w:rsid w:val="001B65BF"/>
    <w:rsid w:val="001B7A0C"/>
    <w:rsid w:val="001C0A29"/>
    <w:rsid w:val="001C2676"/>
    <w:rsid w:val="001C26C5"/>
    <w:rsid w:val="001C3864"/>
    <w:rsid w:val="001C3DE3"/>
    <w:rsid w:val="001C4BDC"/>
    <w:rsid w:val="001C5567"/>
    <w:rsid w:val="001D0DEB"/>
    <w:rsid w:val="001D0F18"/>
    <w:rsid w:val="001D152D"/>
    <w:rsid w:val="001D21FC"/>
    <w:rsid w:val="001D253F"/>
    <w:rsid w:val="001D35F7"/>
    <w:rsid w:val="001D3F40"/>
    <w:rsid w:val="001D5288"/>
    <w:rsid w:val="001D5B3A"/>
    <w:rsid w:val="001D6C8C"/>
    <w:rsid w:val="001E0417"/>
    <w:rsid w:val="001E091C"/>
    <w:rsid w:val="001E109E"/>
    <w:rsid w:val="001E18CC"/>
    <w:rsid w:val="001E2EDF"/>
    <w:rsid w:val="001E560A"/>
    <w:rsid w:val="001E571E"/>
    <w:rsid w:val="001E6E0F"/>
    <w:rsid w:val="001F01FF"/>
    <w:rsid w:val="001F0DB7"/>
    <w:rsid w:val="001F2115"/>
    <w:rsid w:val="001F2BB0"/>
    <w:rsid w:val="001F2F9C"/>
    <w:rsid w:val="001F36B5"/>
    <w:rsid w:val="001F3B1B"/>
    <w:rsid w:val="001F4AF6"/>
    <w:rsid w:val="001F53E8"/>
    <w:rsid w:val="001F724E"/>
    <w:rsid w:val="002001DF"/>
    <w:rsid w:val="002017C8"/>
    <w:rsid w:val="002019D9"/>
    <w:rsid w:val="00202EE2"/>
    <w:rsid w:val="002030A6"/>
    <w:rsid w:val="002046D0"/>
    <w:rsid w:val="002048E6"/>
    <w:rsid w:val="002052B4"/>
    <w:rsid w:val="00206FC9"/>
    <w:rsid w:val="0020774B"/>
    <w:rsid w:val="0020796A"/>
    <w:rsid w:val="0021008D"/>
    <w:rsid w:val="0021014C"/>
    <w:rsid w:val="00210D46"/>
    <w:rsid w:val="002117F7"/>
    <w:rsid w:val="0021189B"/>
    <w:rsid w:val="00211B09"/>
    <w:rsid w:val="00211DEA"/>
    <w:rsid w:val="00212362"/>
    <w:rsid w:val="002126E1"/>
    <w:rsid w:val="00212F7D"/>
    <w:rsid w:val="002132BC"/>
    <w:rsid w:val="0021465B"/>
    <w:rsid w:val="00214A76"/>
    <w:rsid w:val="002158F5"/>
    <w:rsid w:val="00215FDC"/>
    <w:rsid w:val="00216E42"/>
    <w:rsid w:val="00220643"/>
    <w:rsid w:val="002207D7"/>
    <w:rsid w:val="00221054"/>
    <w:rsid w:val="00221D7A"/>
    <w:rsid w:val="0022312B"/>
    <w:rsid w:val="0022363F"/>
    <w:rsid w:val="00223EF1"/>
    <w:rsid w:val="00224414"/>
    <w:rsid w:val="0022640D"/>
    <w:rsid w:val="00230483"/>
    <w:rsid w:val="00230B7B"/>
    <w:rsid w:val="0023161B"/>
    <w:rsid w:val="00232CD4"/>
    <w:rsid w:val="00233388"/>
    <w:rsid w:val="002333ED"/>
    <w:rsid w:val="00233CAE"/>
    <w:rsid w:val="002344B9"/>
    <w:rsid w:val="0023489B"/>
    <w:rsid w:val="0023586A"/>
    <w:rsid w:val="00235D03"/>
    <w:rsid w:val="00236510"/>
    <w:rsid w:val="00236732"/>
    <w:rsid w:val="00236FC0"/>
    <w:rsid w:val="00241087"/>
    <w:rsid w:val="002412DA"/>
    <w:rsid w:val="002413E4"/>
    <w:rsid w:val="00244770"/>
    <w:rsid w:val="0025006C"/>
    <w:rsid w:val="00250251"/>
    <w:rsid w:val="00250B91"/>
    <w:rsid w:val="002517F7"/>
    <w:rsid w:val="00251AC5"/>
    <w:rsid w:val="00251ACD"/>
    <w:rsid w:val="0025227F"/>
    <w:rsid w:val="00252736"/>
    <w:rsid w:val="00254A2C"/>
    <w:rsid w:val="00255FFB"/>
    <w:rsid w:val="00256866"/>
    <w:rsid w:val="002573AB"/>
    <w:rsid w:val="0026118B"/>
    <w:rsid w:val="00263CFC"/>
    <w:rsid w:val="00265464"/>
    <w:rsid w:val="00265942"/>
    <w:rsid w:val="00266589"/>
    <w:rsid w:val="0026778B"/>
    <w:rsid w:val="002706FF"/>
    <w:rsid w:val="00273467"/>
    <w:rsid w:val="002758D6"/>
    <w:rsid w:val="00276FDF"/>
    <w:rsid w:val="002802D6"/>
    <w:rsid w:val="002805A2"/>
    <w:rsid w:val="00280FE3"/>
    <w:rsid w:val="002818F7"/>
    <w:rsid w:val="00282E86"/>
    <w:rsid w:val="00283241"/>
    <w:rsid w:val="00283524"/>
    <w:rsid w:val="00283A5A"/>
    <w:rsid w:val="00283B76"/>
    <w:rsid w:val="00283B8D"/>
    <w:rsid w:val="002856D8"/>
    <w:rsid w:val="002905D0"/>
    <w:rsid w:val="00290609"/>
    <w:rsid w:val="00291607"/>
    <w:rsid w:val="0029161F"/>
    <w:rsid w:val="002919CF"/>
    <w:rsid w:val="00293267"/>
    <w:rsid w:val="0029343C"/>
    <w:rsid w:val="0029378C"/>
    <w:rsid w:val="00293A23"/>
    <w:rsid w:val="00295DAC"/>
    <w:rsid w:val="0029604E"/>
    <w:rsid w:val="00297BDF"/>
    <w:rsid w:val="002A157F"/>
    <w:rsid w:val="002A16AA"/>
    <w:rsid w:val="002A2B53"/>
    <w:rsid w:val="002A30BF"/>
    <w:rsid w:val="002A3BE9"/>
    <w:rsid w:val="002A3CA2"/>
    <w:rsid w:val="002A40FB"/>
    <w:rsid w:val="002A5C4D"/>
    <w:rsid w:val="002A5C79"/>
    <w:rsid w:val="002A64B2"/>
    <w:rsid w:val="002A77AA"/>
    <w:rsid w:val="002B25EE"/>
    <w:rsid w:val="002B30D6"/>
    <w:rsid w:val="002B3C5B"/>
    <w:rsid w:val="002B3E14"/>
    <w:rsid w:val="002B4205"/>
    <w:rsid w:val="002B51AE"/>
    <w:rsid w:val="002B596D"/>
    <w:rsid w:val="002B5FE3"/>
    <w:rsid w:val="002B6C91"/>
    <w:rsid w:val="002B7077"/>
    <w:rsid w:val="002B799A"/>
    <w:rsid w:val="002C02CC"/>
    <w:rsid w:val="002C4145"/>
    <w:rsid w:val="002C440A"/>
    <w:rsid w:val="002C4445"/>
    <w:rsid w:val="002C6085"/>
    <w:rsid w:val="002C6FB6"/>
    <w:rsid w:val="002C77E5"/>
    <w:rsid w:val="002D0B97"/>
    <w:rsid w:val="002D1B62"/>
    <w:rsid w:val="002D32D9"/>
    <w:rsid w:val="002D416B"/>
    <w:rsid w:val="002D6C97"/>
    <w:rsid w:val="002D71D1"/>
    <w:rsid w:val="002D74ED"/>
    <w:rsid w:val="002D7B28"/>
    <w:rsid w:val="002E08F6"/>
    <w:rsid w:val="002E0FF5"/>
    <w:rsid w:val="002E1170"/>
    <w:rsid w:val="002E2995"/>
    <w:rsid w:val="002E3A68"/>
    <w:rsid w:val="002E5346"/>
    <w:rsid w:val="002E5378"/>
    <w:rsid w:val="002E5F5E"/>
    <w:rsid w:val="002E6524"/>
    <w:rsid w:val="002E6CC9"/>
    <w:rsid w:val="002E7FF3"/>
    <w:rsid w:val="002F007D"/>
    <w:rsid w:val="002F16D7"/>
    <w:rsid w:val="002F1AD9"/>
    <w:rsid w:val="002F1F83"/>
    <w:rsid w:val="002F216C"/>
    <w:rsid w:val="002F29F0"/>
    <w:rsid w:val="002F2C4B"/>
    <w:rsid w:val="002F2D5B"/>
    <w:rsid w:val="002F444B"/>
    <w:rsid w:val="002F4ECA"/>
    <w:rsid w:val="002F4F7A"/>
    <w:rsid w:val="002F58B9"/>
    <w:rsid w:val="002F6AAC"/>
    <w:rsid w:val="002F75E5"/>
    <w:rsid w:val="00300576"/>
    <w:rsid w:val="0030074C"/>
    <w:rsid w:val="00300B6E"/>
    <w:rsid w:val="00300DF6"/>
    <w:rsid w:val="003010B4"/>
    <w:rsid w:val="003011AF"/>
    <w:rsid w:val="003015E0"/>
    <w:rsid w:val="0030163C"/>
    <w:rsid w:val="00302BCD"/>
    <w:rsid w:val="00302CF8"/>
    <w:rsid w:val="003037F3"/>
    <w:rsid w:val="00303ECF"/>
    <w:rsid w:val="00305FE8"/>
    <w:rsid w:val="00310812"/>
    <w:rsid w:val="00312C75"/>
    <w:rsid w:val="003150C9"/>
    <w:rsid w:val="00315181"/>
    <w:rsid w:val="00315984"/>
    <w:rsid w:val="0031668F"/>
    <w:rsid w:val="0032005E"/>
    <w:rsid w:val="00320088"/>
    <w:rsid w:val="0032116F"/>
    <w:rsid w:val="0032217D"/>
    <w:rsid w:val="00322E71"/>
    <w:rsid w:val="00322F76"/>
    <w:rsid w:val="00323765"/>
    <w:rsid w:val="00323A29"/>
    <w:rsid w:val="00323E83"/>
    <w:rsid w:val="00323F42"/>
    <w:rsid w:val="0032461A"/>
    <w:rsid w:val="00324DFA"/>
    <w:rsid w:val="003251EA"/>
    <w:rsid w:val="00326C72"/>
    <w:rsid w:val="0032739F"/>
    <w:rsid w:val="0033088F"/>
    <w:rsid w:val="003311D4"/>
    <w:rsid w:val="0033175A"/>
    <w:rsid w:val="00332BDD"/>
    <w:rsid w:val="00332F43"/>
    <w:rsid w:val="00334321"/>
    <w:rsid w:val="003357BD"/>
    <w:rsid w:val="003357D2"/>
    <w:rsid w:val="0034081E"/>
    <w:rsid w:val="00340856"/>
    <w:rsid w:val="003428A3"/>
    <w:rsid w:val="0034457A"/>
    <w:rsid w:val="003447FB"/>
    <w:rsid w:val="00345710"/>
    <w:rsid w:val="003473EA"/>
    <w:rsid w:val="00350C8E"/>
    <w:rsid w:val="00350E90"/>
    <w:rsid w:val="00351B2E"/>
    <w:rsid w:val="00351B8B"/>
    <w:rsid w:val="00352E31"/>
    <w:rsid w:val="003533A9"/>
    <w:rsid w:val="00361ED3"/>
    <w:rsid w:val="00363749"/>
    <w:rsid w:val="00363D20"/>
    <w:rsid w:val="00364CA0"/>
    <w:rsid w:val="00365B65"/>
    <w:rsid w:val="003660E3"/>
    <w:rsid w:val="0036716B"/>
    <w:rsid w:val="00367752"/>
    <w:rsid w:val="0037196F"/>
    <w:rsid w:val="00371CC5"/>
    <w:rsid w:val="00372F0C"/>
    <w:rsid w:val="003731C5"/>
    <w:rsid w:val="003735E1"/>
    <w:rsid w:val="00374ACB"/>
    <w:rsid w:val="00375299"/>
    <w:rsid w:val="00376281"/>
    <w:rsid w:val="00382318"/>
    <w:rsid w:val="00384781"/>
    <w:rsid w:val="00384AE3"/>
    <w:rsid w:val="00385D80"/>
    <w:rsid w:val="0038645D"/>
    <w:rsid w:val="00386A82"/>
    <w:rsid w:val="00386B14"/>
    <w:rsid w:val="00386CC2"/>
    <w:rsid w:val="00391CEC"/>
    <w:rsid w:val="00392F64"/>
    <w:rsid w:val="0039368F"/>
    <w:rsid w:val="00393B64"/>
    <w:rsid w:val="00396563"/>
    <w:rsid w:val="00396D73"/>
    <w:rsid w:val="00397B40"/>
    <w:rsid w:val="00397CD3"/>
    <w:rsid w:val="003A118B"/>
    <w:rsid w:val="003A1A34"/>
    <w:rsid w:val="003A332A"/>
    <w:rsid w:val="003A396A"/>
    <w:rsid w:val="003A3C11"/>
    <w:rsid w:val="003A5197"/>
    <w:rsid w:val="003A5D86"/>
    <w:rsid w:val="003A6F00"/>
    <w:rsid w:val="003A75EC"/>
    <w:rsid w:val="003A79F9"/>
    <w:rsid w:val="003B03A9"/>
    <w:rsid w:val="003B08BC"/>
    <w:rsid w:val="003B16F0"/>
    <w:rsid w:val="003B2B61"/>
    <w:rsid w:val="003B2C05"/>
    <w:rsid w:val="003B3A12"/>
    <w:rsid w:val="003B4CEE"/>
    <w:rsid w:val="003C2BEF"/>
    <w:rsid w:val="003C5199"/>
    <w:rsid w:val="003C72B9"/>
    <w:rsid w:val="003C776A"/>
    <w:rsid w:val="003D472F"/>
    <w:rsid w:val="003D5083"/>
    <w:rsid w:val="003D519D"/>
    <w:rsid w:val="003D55B7"/>
    <w:rsid w:val="003D578A"/>
    <w:rsid w:val="003D75F8"/>
    <w:rsid w:val="003D7E89"/>
    <w:rsid w:val="003E06AF"/>
    <w:rsid w:val="003E101D"/>
    <w:rsid w:val="003E2009"/>
    <w:rsid w:val="003E2A58"/>
    <w:rsid w:val="003E535C"/>
    <w:rsid w:val="003E7B10"/>
    <w:rsid w:val="003F0456"/>
    <w:rsid w:val="003F0A32"/>
    <w:rsid w:val="003F1048"/>
    <w:rsid w:val="003F1291"/>
    <w:rsid w:val="003F25DE"/>
    <w:rsid w:val="003F35AB"/>
    <w:rsid w:val="003F4215"/>
    <w:rsid w:val="003F517F"/>
    <w:rsid w:val="003F5CA1"/>
    <w:rsid w:val="003F5F68"/>
    <w:rsid w:val="00400C8A"/>
    <w:rsid w:val="004018E0"/>
    <w:rsid w:val="0040230D"/>
    <w:rsid w:val="00403331"/>
    <w:rsid w:val="00403A1F"/>
    <w:rsid w:val="00404C28"/>
    <w:rsid w:val="00405103"/>
    <w:rsid w:val="004052A9"/>
    <w:rsid w:val="004055BE"/>
    <w:rsid w:val="00405DC0"/>
    <w:rsid w:val="00406994"/>
    <w:rsid w:val="00406E16"/>
    <w:rsid w:val="00407AB1"/>
    <w:rsid w:val="00407BB0"/>
    <w:rsid w:val="00415923"/>
    <w:rsid w:val="004173A4"/>
    <w:rsid w:val="004179C9"/>
    <w:rsid w:val="00421BBC"/>
    <w:rsid w:val="00423165"/>
    <w:rsid w:val="00423804"/>
    <w:rsid w:val="0042383E"/>
    <w:rsid w:val="00424369"/>
    <w:rsid w:val="004245A2"/>
    <w:rsid w:val="00426662"/>
    <w:rsid w:val="004266A8"/>
    <w:rsid w:val="00426725"/>
    <w:rsid w:val="00426B19"/>
    <w:rsid w:val="00426F9D"/>
    <w:rsid w:val="00427140"/>
    <w:rsid w:val="004310C1"/>
    <w:rsid w:val="004312F8"/>
    <w:rsid w:val="00431C49"/>
    <w:rsid w:val="00432185"/>
    <w:rsid w:val="0043348C"/>
    <w:rsid w:val="0043399C"/>
    <w:rsid w:val="00434B4A"/>
    <w:rsid w:val="00435E68"/>
    <w:rsid w:val="00440F13"/>
    <w:rsid w:val="0044229F"/>
    <w:rsid w:val="00443913"/>
    <w:rsid w:val="004440B9"/>
    <w:rsid w:val="00444CA2"/>
    <w:rsid w:val="0044511F"/>
    <w:rsid w:val="004457DD"/>
    <w:rsid w:val="00446AB7"/>
    <w:rsid w:val="00447F61"/>
    <w:rsid w:val="004512DF"/>
    <w:rsid w:val="00451F22"/>
    <w:rsid w:val="00452032"/>
    <w:rsid w:val="004521AF"/>
    <w:rsid w:val="00452739"/>
    <w:rsid w:val="0045438F"/>
    <w:rsid w:val="004544FA"/>
    <w:rsid w:val="004547A2"/>
    <w:rsid w:val="00455A4B"/>
    <w:rsid w:val="00455C09"/>
    <w:rsid w:val="00456708"/>
    <w:rsid w:val="004600F4"/>
    <w:rsid w:val="00461AB5"/>
    <w:rsid w:val="00463C2A"/>
    <w:rsid w:val="00464CDE"/>
    <w:rsid w:val="00465DBD"/>
    <w:rsid w:val="004662A3"/>
    <w:rsid w:val="00470444"/>
    <w:rsid w:val="00472204"/>
    <w:rsid w:val="00473AB4"/>
    <w:rsid w:val="00476B48"/>
    <w:rsid w:val="004772B6"/>
    <w:rsid w:val="00480287"/>
    <w:rsid w:val="0048142D"/>
    <w:rsid w:val="00481B90"/>
    <w:rsid w:val="00483C5E"/>
    <w:rsid w:val="0048564D"/>
    <w:rsid w:val="00485BB1"/>
    <w:rsid w:val="0048617D"/>
    <w:rsid w:val="00486569"/>
    <w:rsid w:val="00487668"/>
    <w:rsid w:val="004900C7"/>
    <w:rsid w:val="004921D4"/>
    <w:rsid w:val="00492B2D"/>
    <w:rsid w:val="004958DD"/>
    <w:rsid w:val="00495C10"/>
    <w:rsid w:val="00497255"/>
    <w:rsid w:val="004A0C5E"/>
    <w:rsid w:val="004A1289"/>
    <w:rsid w:val="004A14CD"/>
    <w:rsid w:val="004A1583"/>
    <w:rsid w:val="004A1790"/>
    <w:rsid w:val="004A2153"/>
    <w:rsid w:val="004A2F0D"/>
    <w:rsid w:val="004A319C"/>
    <w:rsid w:val="004A44D5"/>
    <w:rsid w:val="004A6881"/>
    <w:rsid w:val="004B0D22"/>
    <w:rsid w:val="004B0EF4"/>
    <w:rsid w:val="004B2460"/>
    <w:rsid w:val="004B2A5D"/>
    <w:rsid w:val="004B3BF3"/>
    <w:rsid w:val="004B4604"/>
    <w:rsid w:val="004B468D"/>
    <w:rsid w:val="004B628F"/>
    <w:rsid w:val="004B69D9"/>
    <w:rsid w:val="004B7A3F"/>
    <w:rsid w:val="004B7E68"/>
    <w:rsid w:val="004C07D2"/>
    <w:rsid w:val="004C1774"/>
    <w:rsid w:val="004C1B09"/>
    <w:rsid w:val="004C210D"/>
    <w:rsid w:val="004C2535"/>
    <w:rsid w:val="004C2E02"/>
    <w:rsid w:val="004C3136"/>
    <w:rsid w:val="004C37F2"/>
    <w:rsid w:val="004C4816"/>
    <w:rsid w:val="004C4BF1"/>
    <w:rsid w:val="004C612D"/>
    <w:rsid w:val="004C6E69"/>
    <w:rsid w:val="004C7ED8"/>
    <w:rsid w:val="004D0426"/>
    <w:rsid w:val="004D057D"/>
    <w:rsid w:val="004D0FC9"/>
    <w:rsid w:val="004D1BE1"/>
    <w:rsid w:val="004D5662"/>
    <w:rsid w:val="004D66C4"/>
    <w:rsid w:val="004D7A8A"/>
    <w:rsid w:val="004D7D8C"/>
    <w:rsid w:val="004E1068"/>
    <w:rsid w:val="004E1B84"/>
    <w:rsid w:val="004E230D"/>
    <w:rsid w:val="004E2624"/>
    <w:rsid w:val="004E3220"/>
    <w:rsid w:val="004E48FF"/>
    <w:rsid w:val="004E52C8"/>
    <w:rsid w:val="004E5D8F"/>
    <w:rsid w:val="004F185C"/>
    <w:rsid w:val="004F2D2C"/>
    <w:rsid w:val="004F3844"/>
    <w:rsid w:val="004F4A7E"/>
    <w:rsid w:val="004F4DF3"/>
    <w:rsid w:val="004F5173"/>
    <w:rsid w:val="004F56AB"/>
    <w:rsid w:val="004F5C36"/>
    <w:rsid w:val="004F65C2"/>
    <w:rsid w:val="004F70DC"/>
    <w:rsid w:val="004F72FC"/>
    <w:rsid w:val="004F78EA"/>
    <w:rsid w:val="004F7BA7"/>
    <w:rsid w:val="00502B85"/>
    <w:rsid w:val="00503899"/>
    <w:rsid w:val="00503975"/>
    <w:rsid w:val="00503A28"/>
    <w:rsid w:val="0050552F"/>
    <w:rsid w:val="00505CC2"/>
    <w:rsid w:val="00507332"/>
    <w:rsid w:val="0050784F"/>
    <w:rsid w:val="00510202"/>
    <w:rsid w:val="005109A7"/>
    <w:rsid w:val="00511A71"/>
    <w:rsid w:val="005127AF"/>
    <w:rsid w:val="00512C37"/>
    <w:rsid w:val="00514452"/>
    <w:rsid w:val="00514839"/>
    <w:rsid w:val="00514FE6"/>
    <w:rsid w:val="005153C0"/>
    <w:rsid w:val="00517771"/>
    <w:rsid w:val="00517FFC"/>
    <w:rsid w:val="005208B6"/>
    <w:rsid w:val="00520AD6"/>
    <w:rsid w:val="00520B68"/>
    <w:rsid w:val="00520CAC"/>
    <w:rsid w:val="0052169F"/>
    <w:rsid w:val="00523689"/>
    <w:rsid w:val="0052401C"/>
    <w:rsid w:val="00524C5C"/>
    <w:rsid w:val="00524CE6"/>
    <w:rsid w:val="00526B8B"/>
    <w:rsid w:val="0053114D"/>
    <w:rsid w:val="005313BD"/>
    <w:rsid w:val="0053144F"/>
    <w:rsid w:val="00533CD4"/>
    <w:rsid w:val="00533EF6"/>
    <w:rsid w:val="00536B72"/>
    <w:rsid w:val="005375BF"/>
    <w:rsid w:val="00537D91"/>
    <w:rsid w:val="0054007E"/>
    <w:rsid w:val="005413E4"/>
    <w:rsid w:val="00542301"/>
    <w:rsid w:val="00542CF0"/>
    <w:rsid w:val="00543B5C"/>
    <w:rsid w:val="00544F78"/>
    <w:rsid w:val="00545D9E"/>
    <w:rsid w:val="0054667F"/>
    <w:rsid w:val="00546F33"/>
    <w:rsid w:val="00547B39"/>
    <w:rsid w:val="00550153"/>
    <w:rsid w:val="00550E7D"/>
    <w:rsid w:val="00551075"/>
    <w:rsid w:val="0055427C"/>
    <w:rsid w:val="00556A58"/>
    <w:rsid w:val="00557356"/>
    <w:rsid w:val="00560DD6"/>
    <w:rsid w:val="00561266"/>
    <w:rsid w:val="00561407"/>
    <w:rsid w:val="005619E3"/>
    <w:rsid w:val="00564948"/>
    <w:rsid w:val="005657C1"/>
    <w:rsid w:val="00566179"/>
    <w:rsid w:val="00566506"/>
    <w:rsid w:val="00566538"/>
    <w:rsid w:val="00566FAD"/>
    <w:rsid w:val="0056760C"/>
    <w:rsid w:val="005709BA"/>
    <w:rsid w:val="00571A3D"/>
    <w:rsid w:val="00573671"/>
    <w:rsid w:val="00573B05"/>
    <w:rsid w:val="00573D8F"/>
    <w:rsid w:val="00574DD7"/>
    <w:rsid w:val="005752BE"/>
    <w:rsid w:val="005753B9"/>
    <w:rsid w:val="0057653C"/>
    <w:rsid w:val="005772BF"/>
    <w:rsid w:val="00577AD7"/>
    <w:rsid w:val="005805AF"/>
    <w:rsid w:val="00582D51"/>
    <w:rsid w:val="005864B7"/>
    <w:rsid w:val="00586D4D"/>
    <w:rsid w:val="00590D2A"/>
    <w:rsid w:val="00591763"/>
    <w:rsid w:val="00593B2D"/>
    <w:rsid w:val="00593DEF"/>
    <w:rsid w:val="00594A2D"/>
    <w:rsid w:val="00594F15"/>
    <w:rsid w:val="00595E8B"/>
    <w:rsid w:val="00596AAE"/>
    <w:rsid w:val="00596AFF"/>
    <w:rsid w:val="005976F9"/>
    <w:rsid w:val="005A00AE"/>
    <w:rsid w:val="005A05C3"/>
    <w:rsid w:val="005A0855"/>
    <w:rsid w:val="005A0C2B"/>
    <w:rsid w:val="005A30BD"/>
    <w:rsid w:val="005A3300"/>
    <w:rsid w:val="005A36C3"/>
    <w:rsid w:val="005A426A"/>
    <w:rsid w:val="005A465C"/>
    <w:rsid w:val="005A5049"/>
    <w:rsid w:val="005A797C"/>
    <w:rsid w:val="005A7F9F"/>
    <w:rsid w:val="005B00CE"/>
    <w:rsid w:val="005B0242"/>
    <w:rsid w:val="005B4871"/>
    <w:rsid w:val="005B5AB4"/>
    <w:rsid w:val="005B72DE"/>
    <w:rsid w:val="005B743A"/>
    <w:rsid w:val="005C0E6D"/>
    <w:rsid w:val="005C1AF7"/>
    <w:rsid w:val="005C2D3F"/>
    <w:rsid w:val="005C424E"/>
    <w:rsid w:val="005C497A"/>
    <w:rsid w:val="005C4E6D"/>
    <w:rsid w:val="005C5319"/>
    <w:rsid w:val="005C5A9E"/>
    <w:rsid w:val="005C5FE5"/>
    <w:rsid w:val="005C63A3"/>
    <w:rsid w:val="005C75AB"/>
    <w:rsid w:val="005D19DB"/>
    <w:rsid w:val="005D1A62"/>
    <w:rsid w:val="005D4BDE"/>
    <w:rsid w:val="005D5161"/>
    <w:rsid w:val="005D5256"/>
    <w:rsid w:val="005D5B14"/>
    <w:rsid w:val="005D7D5F"/>
    <w:rsid w:val="005E0FD3"/>
    <w:rsid w:val="005E3A49"/>
    <w:rsid w:val="005E4D2A"/>
    <w:rsid w:val="005E6459"/>
    <w:rsid w:val="005E72AF"/>
    <w:rsid w:val="005E752E"/>
    <w:rsid w:val="005E75DB"/>
    <w:rsid w:val="005F043E"/>
    <w:rsid w:val="005F0DD8"/>
    <w:rsid w:val="005F1FEE"/>
    <w:rsid w:val="005F23F1"/>
    <w:rsid w:val="005F2CE4"/>
    <w:rsid w:val="005F45AB"/>
    <w:rsid w:val="005F51BE"/>
    <w:rsid w:val="005F6F7E"/>
    <w:rsid w:val="005F732E"/>
    <w:rsid w:val="00600B9B"/>
    <w:rsid w:val="006015A0"/>
    <w:rsid w:val="006029A4"/>
    <w:rsid w:val="006029ED"/>
    <w:rsid w:val="00603546"/>
    <w:rsid w:val="00603C44"/>
    <w:rsid w:val="00605263"/>
    <w:rsid w:val="00605454"/>
    <w:rsid w:val="00606260"/>
    <w:rsid w:val="006069B0"/>
    <w:rsid w:val="00607475"/>
    <w:rsid w:val="006077AC"/>
    <w:rsid w:val="006117EC"/>
    <w:rsid w:val="006118C5"/>
    <w:rsid w:val="006128CA"/>
    <w:rsid w:val="006128D0"/>
    <w:rsid w:val="00613153"/>
    <w:rsid w:val="00613BE4"/>
    <w:rsid w:val="00613E52"/>
    <w:rsid w:val="006154A9"/>
    <w:rsid w:val="00615580"/>
    <w:rsid w:val="00615BB7"/>
    <w:rsid w:val="00620B51"/>
    <w:rsid w:val="00624532"/>
    <w:rsid w:val="00624703"/>
    <w:rsid w:val="006263A0"/>
    <w:rsid w:val="00626C62"/>
    <w:rsid w:val="0062734A"/>
    <w:rsid w:val="006277A2"/>
    <w:rsid w:val="00627BF3"/>
    <w:rsid w:val="00630406"/>
    <w:rsid w:val="00631A92"/>
    <w:rsid w:val="00632176"/>
    <w:rsid w:val="006329E8"/>
    <w:rsid w:val="006338CD"/>
    <w:rsid w:val="00633B1A"/>
    <w:rsid w:val="006344B5"/>
    <w:rsid w:val="00636FE0"/>
    <w:rsid w:val="0063778F"/>
    <w:rsid w:val="00641029"/>
    <w:rsid w:val="0064105D"/>
    <w:rsid w:val="00641340"/>
    <w:rsid w:val="0064220E"/>
    <w:rsid w:val="006422F6"/>
    <w:rsid w:val="0064233E"/>
    <w:rsid w:val="006426C1"/>
    <w:rsid w:val="006449E3"/>
    <w:rsid w:val="006452DB"/>
    <w:rsid w:val="00645E1D"/>
    <w:rsid w:val="0064667C"/>
    <w:rsid w:val="00646C37"/>
    <w:rsid w:val="006508C1"/>
    <w:rsid w:val="00650BE6"/>
    <w:rsid w:val="00650EE3"/>
    <w:rsid w:val="00650FC9"/>
    <w:rsid w:val="00651227"/>
    <w:rsid w:val="006512EB"/>
    <w:rsid w:val="00652582"/>
    <w:rsid w:val="006528AA"/>
    <w:rsid w:val="006531FA"/>
    <w:rsid w:val="006542A8"/>
    <w:rsid w:val="00654666"/>
    <w:rsid w:val="006573BC"/>
    <w:rsid w:val="00657627"/>
    <w:rsid w:val="0065783E"/>
    <w:rsid w:val="006578DD"/>
    <w:rsid w:val="006579C0"/>
    <w:rsid w:val="0066230A"/>
    <w:rsid w:val="0066277A"/>
    <w:rsid w:val="00662CA5"/>
    <w:rsid w:val="00663C32"/>
    <w:rsid w:val="00664056"/>
    <w:rsid w:val="00664EC6"/>
    <w:rsid w:val="00665025"/>
    <w:rsid w:val="00666D27"/>
    <w:rsid w:val="006703F1"/>
    <w:rsid w:val="00670C39"/>
    <w:rsid w:val="00670E90"/>
    <w:rsid w:val="0067181B"/>
    <w:rsid w:val="0067326B"/>
    <w:rsid w:val="00673A80"/>
    <w:rsid w:val="0067429F"/>
    <w:rsid w:val="00675688"/>
    <w:rsid w:val="00676F6D"/>
    <w:rsid w:val="0068013A"/>
    <w:rsid w:val="006812FD"/>
    <w:rsid w:val="00682345"/>
    <w:rsid w:val="00682E2F"/>
    <w:rsid w:val="006864F0"/>
    <w:rsid w:val="0068662C"/>
    <w:rsid w:val="0068724A"/>
    <w:rsid w:val="00687874"/>
    <w:rsid w:val="00687EF4"/>
    <w:rsid w:val="00690419"/>
    <w:rsid w:val="006915F2"/>
    <w:rsid w:val="006918A0"/>
    <w:rsid w:val="00692686"/>
    <w:rsid w:val="00693440"/>
    <w:rsid w:val="006937C9"/>
    <w:rsid w:val="006949B3"/>
    <w:rsid w:val="00694AAD"/>
    <w:rsid w:val="00695295"/>
    <w:rsid w:val="0069667A"/>
    <w:rsid w:val="00696A4E"/>
    <w:rsid w:val="006A0A89"/>
    <w:rsid w:val="006A0B98"/>
    <w:rsid w:val="006A194E"/>
    <w:rsid w:val="006A1FB8"/>
    <w:rsid w:val="006A3486"/>
    <w:rsid w:val="006A349A"/>
    <w:rsid w:val="006A450D"/>
    <w:rsid w:val="006A53B5"/>
    <w:rsid w:val="006A59D5"/>
    <w:rsid w:val="006B0317"/>
    <w:rsid w:val="006B0BD8"/>
    <w:rsid w:val="006B179A"/>
    <w:rsid w:val="006B1D22"/>
    <w:rsid w:val="006B25B4"/>
    <w:rsid w:val="006B2912"/>
    <w:rsid w:val="006B4130"/>
    <w:rsid w:val="006B41AA"/>
    <w:rsid w:val="006B54B5"/>
    <w:rsid w:val="006B71ED"/>
    <w:rsid w:val="006B7A16"/>
    <w:rsid w:val="006C1A0B"/>
    <w:rsid w:val="006C2012"/>
    <w:rsid w:val="006C20A8"/>
    <w:rsid w:val="006C36A5"/>
    <w:rsid w:val="006C4905"/>
    <w:rsid w:val="006C4E76"/>
    <w:rsid w:val="006C68FD"/>
    <w:rsid w:val="006D1C59"/>
    <w:rsid w:val="006D3873"/>
    <w:rsid w:val="006D41F2"/>
    <w:rsid w:val="006D6F8B"/>
    <w:rsid w:val="006E0E91"/>
    <w:rsid w:val="006E14EF"/>
    <w:rsid w:val="006E16F2"/>
    <w:rsid w:val="006E2201"/>
    <w:rsid w:val="006E31DB"/>
    <w:rsid w:val="006E3FA0"/>
    <w:rsid w:val="006E4C58"/>
    <w:rsid w:val="006E4C5F"/>
    <w:rsid w:val="006E4DD4"/>
    <w:rsid w:val="006E5827"/>
    <w:rsid w:val="006E7213"/>
    <w:rsid w:val="006E724E"/>
    <w:rsid w:val="006E74DD"/>
    <w:rsid w:val="006E76D7"/>
    <w:rsid w:val="006F57EB"/>
    <w:rsid w:val="006F5A2C"/>
    <w:rsid w:val="006F62B0"/>
    <w:rsid w:val="006F62E5"/>
    <w:rsid w:val="006F6D67"/>
    <w:rsid w:val="006F7121"/>
    <w:rsid w:val="007016CD"/>
    <w:rsid w:val="007017BF"/>
    <w:rsid w:val="0070285A"/>
    <w:rsid w:val="0070311B"/>
    <w:rsid w:val="00703B21"/>
    <w:rsid w:val="00704382"/>
    <w:rsid w:val="007062FF"/>
    <w:rsid w:val="007078B2"/>
    <w:rsid w:val="00710C10"/>
    <w:rsid w:val="00710C8C"/>
    <w:rsid w:val="00711BF8"/>
    <w:rsid w:val="0071246B"/>
    <w:rsid w:val="007129CA"/>
    <w:rsid w:val="00713726"/>
    <w:rsid w:val="00713EF6"/>
    <w:rsid w:val="007144B9"/>
    <w:rsid w:val="0071514B"/>
    <w:rsid w:val="00715701"/>
    <w:rsid w:val="00716C17"/>
    <w:rsid w:val="00716DC1"/>
    <w:rsid w:val="00721821"/>
    <w:rsid w:val="00721AF0"/>
    <w:rsid w:val="007249A8"/>
    <w:rsid w:val="00725225"/>
    <w:rsid w:val="00730027"/>
    <w:rsid w:val="0073130A"/>
    <w:rsid w:val="00732EF4"/>
    <w:rsid w:val="00734305"/>
    <w:rsid w:val="00734B37"/>
    <w:rsid w:val="0073526B"/>
    <w:rsid w:val="00740217"/>
    <w:rsid w:val="00741C0F"/>
    <w:rsid w:val="00741E03"/>
    <w:rsid w:val="00741FC4"/>
    <w:rsid w:val="00742491"/>
    <w:rsid w:val="00743723"/>
    <w:rsid w:val="00746D7E"/>
    <w:rsid w:val="00751A10"/>
    <w:rsid w:val="00751CC7"/>
    <w:rsid w:val="00751F57"/>
    <w:rsid w:val="0075212C"/>
    <w:rsid w:val="0075256D"/>
    <w:rsid w:val="00752720"/>
    <w:rsid w:val="00752C96"/>
    <w:rsid w:val="00753AF7"/>
    <w:rsid w:val="00754430"/>
    <w:rsid w:val="0075545F"/>
    <w:rsid w:val="00755A4D"/>
    <w:rsid w:val="0076022F"/>
    <w:rsid w:val="007603BB"/>
    <w:rsid w:val="00760CB7"/>
    <w:rsid w:val="00760F4B"/>
    <w:rsid w:val="00761B04"/>
    <w:rsid w:val="00762D89"/>
    <w:rsid w:val="00763016"/>
    <w:rsid w:val="007637E1"/>
    <w:rsid w:val="00764924"/>
    <w:rsid w:val="007665A9"/>
    <w:rsid w:val="007705E4"/>
    <w:rsid w:val="007736D6"/>
    <w:rsid w:val="0077664C"/>
    <w:rsid w:val="00776DB8"/>
    <w:rsid w:val="007773B1"/>
    <w:rsid w:val="00777B57"/>
    <w:rsid w:val="00777B65"/>
    <w:rsid w:val="00777BEB"/>
    <w:rsid w:val="00780166"/>
    <w:rsid w:val="0078049A"/>
    <w:rsid w:val="00780FEC"/>
    <w:rsid w:val="007812F1"/>
    <w:rsid w:val="00782DF4"/>
    <w:rsid w:val="00786C3D"/>
    <w:rsid w:val="007904D6"/>
    <w:rsid w:val="00790853"/>
    <w:rsid w:val="0079102D"/>
    <w:rsid w:val="00791E66"/>
    <w:rsid w:val="00791F19"/>
    <w:rsid w:val="007929F6"/>
    <w:rsid w:val="00792AE3"/>
    <w:rsid w:val="0079360E"/>
    <w:rsid w:val="0079378D"/>
    <w:rsid w:val="0079409E"/>
    <w:rsid w:val="00795305"/>
    <w:rsid w:val="00795574"/>
    <w:rsid w:val="007956B9"/>
    <w:rsid w:val="00795E17"/>
    <w:rsid w:val="007973BE"/>
    <w:rsid w:val="007978E4"/>
    <w:rsid w:val="00797CF4"/>
    <w:rsid w:val="007A0E51"/>
    <w:rsid w:val="007A1B08"/>
    <w:rsid w:val="007A37A9"/>
    <w:rsid w:val="007A4125"/>
    <w:rsid w:val="007A4416"/>
    <w:rsid w:val="007A598E"/>
    <w:rsid w:val="007A61EB"/>
    <w:rsid w:val="007B0496"/>
    <w:rsid w:val="007B082F"/>
    <w:rsid w:val="007B2442"/>
    <w:rsid w:val="007B4E40"/>
    <w:rsid w:val="007B5E52"/>
    <w:rsid w:val="007B6AFD"/>
    <w:rsid w:val="007B7CDE"/>
    <w:rsid w:val="007C111A"/>
    <w:rsid w:val="007C2F60"/>
    <w:rsid w:val="007C5004"/>
    <w:rsid w:val="007C64C9"/>
    <w:rsid w:val="007D169A"/>
    <w:rsid w:val="007D3094"/>
    <w:rsid w:val="007D4AE4"/>
    <w:rsid w:val="007D4AF3"/>
    <w:rsid w:val="007D556B"/>
    <w:rsid w:val="007D56DB"/>
    <w:rsid w:val="007D5A40"/>
    <w:rsid w:val="007D5A5B"/>
    <w:rsid w:val="007D62B1"/>
    <w:rsid w:val="007D6B36"/>
    <w:rsid w:val="007D7009"/>
    <w:rsid w:val="007D7991"/>
    <w:rsid w:val="007D7C0E"/>
    <w:rsid w:val="007D7E11"/>
    <w:rsid w:val="007E04A5"/>
    <w:rsid w:val="007E067B"/>
    <w:rsid w:val="007E5C65"/>
    <w:rsid w:val="007E6767"/>
    <w:rsid w:val="007E73FA"/>
    <w:rsid w:val="007F06BA"/>
    <w:rsid w:val="007F0965"/>
    <w:rsid w:val="007F0DB9"/>
    <w:rsid w:val="007F24CD"/>
    <w:rsid w:val="007F2D67"/>
    <w:rsid w:val="007F375A"/>
    <w:rsid w:val="007F3790"/>
    <w:rsid w:val="007F3BE7"/>
    <w:rsid w:val="007F418C"/>
    <w:rsid w:val="007F5778"/>
    <w:rsid w:val="007F6598"/>
    <w:rsid w:val="00802D25"/>
    <w:rsid w:val="008036D9"/>
    <w:rsid w:val="00803D0B"/>
    <w:rsid w:val="00803E12"/>
    <w:rsid w:val="0080446D"/>
    <w:rsid w:val="00804C86"/>
    <w:rsid w:val="00805FA8"/>
    <w:rsid w:val="008060FC"/>
    <w:rsid w:val="00806D1E"/>
    <w:rsid w:val="00806F7E"/>
    <w:rsid w:val="0080764C"/>
    <w:rsid w:val="00807811"/>
    <w:rsid w:val="0081000B"/>
    <w:rsid w:val="008114A5"/>
    <w:rsid w:val="0081194F"/>
    <w:rsid w:val="00811B90"/>
    <w:rsid w:val="00812051"/>
    <w:rsid w:val="00813212"/>
    <w:rsid w:val="008135D0"/>
    <w:rsid w:val="00815426"/>
    <w:rsid w:val="008162C2"/>
    <w:rsid w:val="0081686F"/>
    <w:rsid w:val="00816FA3"/>
    <w:rsid w:val="00817762"/>
    <w:rsid w:val="008201A3"/>
    <w:rsid w:val="0082023F"/>
    <w:rsid w:val="00820A35"/>
    <w:rsid w:val="00821A26"/>
    <w:rsid w:val="00821BFF"/>
    <w:rsid w:val="00823F76"/>
    <w:rsid w:val="00824A0C"/>
    <w:rsid w:val="00825D8F"/>
    <w:rsid w:val="0082643B"/>
    <w:rsid w:val="00826B41"/>
    <w:rsid w:val="00827312"/>
    <w:rsid w:val="008303C4"/>
    <w:rsid w:val="008307A2"/>
    <w:rsid w:val="008320C7"/>
    <w:rsid w:val="00834476"/>
    <w:rsid w:val="0083558F"/>
    <w:rsid w:val="00836174"/>
    <w:rsid w:val="00836265"/>
    <w:rsid w:val="00836BEC"/>
    <w:rsid w:val="00837941"/>
    <w:rsid w:val="0084123E"/>
    <w:rsid w:val="0084146B"/>
    <w:rsid w:val="0084160D"/>
    <w:rsid w:val="00841A72"/>
    <w:rsid w:val="00842568"/>
    <w:rsid w:val="00842908"/>
    <w:rsid w:val="008433EB"/>
    <w:rsid w:val="0084574F"/>
    <w:rsid w:val="00845C63"/>
    <w:rsid w:val="008463B8"/>
    <w:rsid w:val="008473D2"/>
    <w:rsid w:val="008477AB"/>
    <w:rsid w:val="00847B19"/>
    <w:rsid w:val="00850BD4"/>
    <w:rsid w:val="008513A0"/>
    <w:rsid w:val="008526FF"/>
    <w:rsid w:val="008544C9"/>
    <w:rsid w:val="00854D04"/>
    <w:rsid w:val="0085552F"/>
    <w:rsid w:val="008555BB"/>
    <w:rsid w:val="00857733"/>
    <w:rsid w:val="00863373"/>
    <w:rsid w:val="008638B1"/>
    <w:rsid w:val="00864453"/>
    <w:rsid w:val="00864EAC"/>
    <w:rsid w:val="00865CF8"/>
    <w:rsid w:val="0086630A"/>
    <w:rsid w:val="0086634A"/>
    <w:rsid w:val="00866A6F"/>
    <w:rsid w:val="00867BFD"/>
    <w:rsid w:val="00870911"/>
    <w:rsid w:val="00870B1F"/>
    <w:rsid w:val="008711EF"/>
    <w:rsid w:val="00871527"/>
    <w:rsid w:val="00871566"/>
    <w:rsid w:val="008718CC"/>
    <w:rsid w:val="0087257D"/>
    <w:rsid w:val="008729BE"/>
    <w:rsid w:val="00872F94"/>
    <w:rsid w:val="00873DB6"/>
    <w:rsid w:val="0087483E"/>
    <w:rsid w:val="0088116E"/>
    <w:rsid w:val="00881325"/>
    <w:rsid w:val="00881A39"/>
    <w:rsid w:val="008846E2"/>
    <w:rsid w:val="00886531"/>
    <w:rsid w:val="0088728F"/>
    <w:rsid w:val="0088770E"/>
    <w:rsid w:val="00887AC2"/>
    <w:rsid w:val="00887E8E"/>
    <w:rsid w:val="00894A7E"/>
    <w:rsid w:val="008954F4"/>
    <w:rsid w:val="00895B81"/>
    <w:rsid w:val="00897069"/>
    <w:rsid w:val="00897E89"/>
    <w:rsid w:val="008A0DF8"/>
    <w:rsid w:val="008A1430"/>
    <w:rsid w:val="008A17BA"/>
    <w:rsid w:val="008A2567"/>
    <w:rsid w:val="008A3AAA"/>
    <w:rsid w:val="008A4308"/>
    <w:rsid w:val="008A43CE"/>
    <w:rsid w:val="008A53DF"/>
    <w:rsid w:val="008A6235"/>
    <w:rsid w:val="008A6A63"/>
    <w:rsid w:val="008B1581"/>
    <w:rsid w:val="008B39A1"/>
    <w:rsid w:val="008B42BD"/>
    <w:rsid w:val="008B56C0"/>
    <w:rsid w:val="008B6D07"/>
    <w:rsid w:val="008C3AA3"/>
    <w:rsid w:val="008C4B34"/>
    <w:rsid w:val="008C679A"/>
    <w:rsid w:val="008C6E93"/>
    <w:rsid w:val="008C6FA8"/>
    <w:rsid w:val="008C7E34"/>
    <w:rsid w:val="008D0393"/>
    <w:rsid w:val="008D133F"/>
    <w:rsid w:val="008D3157"/>
    <w:rsid w:val="008D4854"/>
    <w:rsid w:val="008D5AB8"/>
    <w:rsid w:val="008D75D0"/>
    <w:rsid w:val="008E0193"/>
    <w:rsid w:val="008E0B94"/>
    <w:rsid w:val="008E1E93"/>
    <w:rsid w:val="008E35B9"/>
    <w:rsid w:val="008E47A9"/>
    <w:rsid w:val="008E603D"/>
    <w:rsid w:val="008E61BF"/>
    <w:rsid w:val="008E6787"/>
    <w:rsid w:val="008E7478"/>
    <w:rsid w:val="008E7FC3"/>
    <w:rsid w:val="008F068E"/>
    <w:rsid w:val="008F0906"/>
    <w:rsid w:val="008F2304"/>
    <w:rsid w:val="008F27D9"/>
    <w:rsid w:val="008F40E6"/>
    <w:rsid w:val="008F410F"/>
    <w:rsid w:val="008F50AB"/>
    <w:rsid w:val="008F659D"/>
    <w:rsid w:val="008F6926"/>
    <w:rsid w:val="008F6C0C"/>
    <w:rsid w:val="008F6F2E"/>
    <w:rsid w:val="008F7114"/>
    <w:rsid w:val="00900459"/>
    <w:rsid w:val="00900708"/>
    <w:rsid w:val="00902C43"/>
    <w:rsid w:val="009037AB"/>
    <w:rsid w:val="00903A69"/>
    <w:rsid w:val="00903F54"/>
    <w:rsid w:val="00904AA2"/>
    <w:rsid w:val="00904E0A"/>
    <w:rsid w:val="0090509B"/>
    <w:rsid w:val="009050A9"/>
    <w:rsid w:val="00905546"/>
    <w:rsid w:val="00905AD1"/>
    <w:rsid w:val="00905FF0"/>
    <w:rsid w:val="00906327"/>
    <w:rsid w:val="00906375"/>
    <w:rsid w:val="0090668D"/>
    <w:rsid w:val="0090784A"/>
    <w:rsid w:val="009108FE"/>
    <w:rsid w:val="009125EA"/>
    <w:rsid w:val="009135AA"/>
    <w:rsid w:val="0091491E"/>
    <w:rsid w:val="0091542A"/>
    <w:rsid w:val="00920601"/>
    <w:rsid w:val="00920A2E"/>
    <w:rsid w:val="00922753"/>
    <w:rsid w:val="00922B06"/>
    <w:rsid w:val="00922B46"/>
    <w:rsid w:val="0092577C"/>
    <w:rsid w:val="00925BED"/>
    <w:rsid w:val="00925EB0"/>
    <w:rsid w:val="00926C3E"/>
    <w:rsid w:val="00926CA3"/>
    <w:rsid w:val="009271E3"/>
    <w:rsid w:val="00930677"/>
    <w:rsid w:val="00931131"/>
    <w:rsid w:val="00931CCF"/>
    <w:rsid w:val="009343DD"/>
    <w:rsid w:val="00937998"/>
    <w:rsid w:val="00937CA3"/>
    <w:rsid w:val="009402EA"/>
    <w:rsid w:val="00940846"/>
    <w:rsid w:val="0094190A"/>
    <w:rsid w:val="00942EEE"/>
    <w:rsid w:val="00942F62"/>
    <w:rsid w:val="009436F1"/>
    <w:rsid w:val="00944539"/>
    <w:rsid w:val="009448B6"/>
    <w:rsid w:val="00946750"/>
    <w:rsid w:val="009467C6"/>
    <w:rsid w:val="0094734D"/>
    <w:rsid w:val="00950820"/>
    <w:rsid w:val="009544D7"/>
    <w:rsid w:val="00954807"/>
    <w:rsid w:val="0095687B"/>
    <w:rsid w:val="009578E0"/>
    <w:rsid w:val="00957E51"/>
    <w:rsid w:val="009611C8"/>
    <w:rsid w:val="009613F6"/>
    <w:rsid w:val="009618D7"/>
    <w:rsid w:val="00961ACC"/>
    <w:rsid w:val="00962A69"/>
    <w:rsid w:val="0096323B"/>
    <w:rsid w:val="00963689"/>
    <w:rsid w:val="0096421F"/>
    <w:rsid w:val="00964222"/>
    <w:rsid w:val="00964CE4"/>
    <w:rsid w:val="00965803"/>
    <w:rsid w:val="0096645E"/>
    <w:rsid w:val="00967DB6"/>
    <w:rsid w:val="00970E5A"/>
    <w:rsid w:val="009720E3"/>
    <w:rsid w:val="0097356F"/>
    <w:rsid w:val="00974226"/>
    <w:rsid w:val="00977B21"/>
    <w:rsid w:val="00977C2E"/>
    <w:rsid w:val="0098002A"/>
    <w:rsid w:val="009826B9"/>
    <w:rsid w:val="00983409"/>
    <w:rsid w:val="009835FE"/>
    <w:rsid w:val="00985523"/>
    <w:rsid w:val="00986525"/>
    <w:rsid w:val="00987BDC"/>
    <w:rsid w:val="00991F15"/>
    <w:rsid w:val="009921AC"/>
    <w:rsid w:val="00992AFA"/>
    <w:rsid w:val="00993B1C"/>
    <w:rsid w:val="00994094"/>
    <w:rsid w:val="009942C8"/>
    <w:rsid w:val="009951C7"/>
    <w:rsid w:val="009959E1"/>
    <w:rsid w:val="00995C24"/>
    <w:rsid w:val="0099648A"/>
    <w:rsid w:val="009A0747"/>
    <w:rsid w:val="009A08CD"/>
    <w:rsid w:val="009A0CA3"/>
    <w:rsid w:val="009A0E14"/>
    <w:rsid w:val="009A0FF7"/>
    <w:rsid w:val="009A1979"/>
    <w:rsid w:val="009A5DD0"/>
    <w:rsid w:val="009A5FA9"/>
    <w:rsid w:val="009A703C"/>
    <w:rsid w:val="009A7AD2"/>
    <w:rsid w:val="009A7E29"/>
    <w:rsid w:val="009B0753"/>
    <w:rsid w:val="009B11D6"/>
    <w:rsid w:val="009B23FD"/>
    <w:rsid w:val="009B2FAA"/>
    <w:rsid w:val="009B4FE4"/>
    <w:rsid w:val="009B56D5"/>
    <w:rsid w:val="009B5F16"/>
    <w:rsid w:val="009B69B9"/>
    <w:rsid w:val="009B71D1"/>
    <w:rsid w:val="009C3584"/>
    <w:rsid w:val="009C3C06"/>
    <w:rsid w:val="009C5722"/>
    <w:rsid w:val="009C729D"/>
    <w:rsid w:val="009C7D9F"/>
    <w:rsid w:val="009D0661"/>
    <w:rsid w:val="009D19C6"/>
    <w:rsid w:val="009D2285"/>
    <w:rsid w:val="009D234B"/>
    <w:rsid w:val="009D2F8C"/>
    <w:rsid w:val="009D30E9"/>
    <w:rsid w:val="009D3435"/>
    <w:rsid w:val="009D3ADB"/>
    <w:rsid w:val="009D3B20"/>
    <w:rsid w:val="009D447F"/>
    <w:rsid w:val="009D4AFC"/>
    <w:rsid w:val="009D51E0"/>
    <w:rsid w:val="009D579B"/>
    <w:rsid w:val="009D5AE4"/>
    <w:rsid w:val="009D6BC9"/>
    <w:rsid w:val="009D76F0"/>
    <w:rsid w:val="009D7D6F"/>
    <w:rsid w:val="009E1DF9"/>
    <w:rsid w:val="009E2756"/>
    <w:rsid w:val="009E2CD4"/>
    <w:rsid w:val="009E35C0"/>
    <w:rsid w:val="009E3A6A"/>
    <w:rsid w:val="009E3C03"/>
    <w:rsid w:val="009E528D"/>
    <w:rsid w:val="009E62DF"/>
    <w:rsid w:val="009E7172"/>
    <w:rsid w:val="009E7F85"/>
    <w:rsid w:val="009F0819"/>
    <w:rsid w:val="009F0AF4"/>
    <w:rsid w:val="009F1B47"/>
    <w:rsid w:val="009F20AF"/>
    <w:rsid w:val="009F2AFB"/>
    <w:rsid w:val="009F64AD"/>
    <w:rsid w:val="009F654F"/>
    <w:rsid w:val="009F7F49"/>
    <w:rsid w:val="00A00272"/>
    <w:rsid w:val="00A00B5D"/>
    <w:rsid w:val="00A00D59"/>
    <w:rsid w:val="00A012CF"/>
    <w:rsid w:val="00A01E3D"/>
    <w:rsid w:val="00A023D4"/>
    <w:rsid w:val="00A0368E"/>
    <w:rsid w:val="00A03D77"/>
    <w:rsid w:val="00A0773C"/>
    <w:rsid w:val="00A07D95"/>
    <w:rsid w:val="00A10B86"/>
    <w:rsid w:val="00A11509"/>
    <w:rsid w:val="00A11CA4"/>
    <w:rsid w:val="00A12049"/>
    <w:rsid w:val="00A12169"/>
    <w:rsid w:val="00A142CB"/>
    <w:rsid w:val="00A152C8"/>
    <w:rsid w:val="00A16A30"/>
    <w:rsid w:val="00A171B7"/>
    <w:rsid w:val="00A1769C"/>
    <w:rsid w:val="00A17853"/>
    <w:rsid w:val="00A1795A"/>
    <w:rsid w:val="00A17FD5"/>
    <w:rsid w:val="00A20E1B"/>
    <w:rsid w:val="00A20E7A"/>
    <w:rsid w:val="00A21188"/>
    <w:rsid w:val="00A22ACF"/>
    <w:rsid w:val="00A2312D"/>
    <w:rsid w:val="00A23376"/>
    <w:rsid w:val="00A239CF"/>
    <w:rsid w:val="00A240CF"/>
    <w:rsid w:val="00A252D4"/>
    <w:rsid w:val="00A255CE"/>
    <w:rsid w:val="00A256DE"/>
    <w:rsid w:val="00A25991"/>
    <w:rsid w:val="00A25E3C"/>
    <w:rsid w:val="00A26C90"/>
    <w:rsid w:val="00A278EF"/>
    <w:rsid w:val="00A27995"/>
    <w:rsid w:val="00A321DC"/>
    <w:rsid w:val="00A33B6E"/>
    <w:rsid w:val="00A33D84"/>
    <w:rsid w:val="00A35064"/>
    <w:rsid w:val="00A3562A"/>
    <w:rsid w:val="00A36B91"/>
    <w:rsid w:val="00A40DCB"/>
    <w:rsid w:val="00A42834"/>
    <w:rsid w:val="00A43388"/>
    <w:rsid w:val="00A43ACF"/>
    <w:rsid w:val="00A43C53"/>
    <w:rsid w:val="00A44AC5"/>
    <w:rsid w:val="00A458A2"/>
    <w:rsid w:val="00A46A9B"/>
    <w:rsid w:val="00A50571"/>
    <w:rsid w:val="00A51707"/>
    <w:rsid w:val="00A57613"/>
    <w:rsid w:val="00A57ECE"/>
    <w:rsid w:val="00A62409"/>
    <w:rsid w:val="00A627ED"/>
    <w:rsid w:val="00A6289F"/>
    <w:rsid w:val="00A62A65"/>
    <w:rsid w:val="00A62F61"/>
    <w:rsid w:val="00A63051"/>
    <w:rsid w:val="00A63E28"/>
    <w:rsid w:val="00A64C83"/>
    <w:rsid w:val="00A662EF"/>
    <w:rsid w:val="00A67E78"/>
    <w:rsid w:val="00A75DE6"/>
    <w:rsid w:val="00A75E0B"/>
    <w:rsid w:val="00A76ED2"/>
    <w:rsid w:val="00A772DA"/>
    <w:rsid w:val="00A777FC"/>
    <w:rsid w:val="00A77AF4"/>
    <w:rsid w:val="00A80016"/>
    <w:rsid w:val="00A80C1C"/>
    <w:rsid w:val="00A81A4C"/>
    <w:rsid w:val="00A84D17"/>
    <w:rsid w:val="00A85366"/>
    <w:rsid w:val="00A85B73"/>
    <w:rsid w:val="00A85E7D"/>
    <w:rsid w:val="00A878F4"/>
    <w:rsid w:val="00A87950"/>
    <w:rsid w:val="00A87AC4"/>
    <w:rsid w:val="00A90651"/>
    <w:rsid w:val="00A90B7E"/>
    <w:rsid w:val="00A90CBE"/>
    <w:rsid w:val="00A92777"/>
    <w:rsid w:val="00A95580"/>
    <w:rsid w:val="00A958CE"/>
    <w:rsid w:val="00A966D6"/>
    <w:rsid w:val="00A967DE"/>
    <w:rsid w:val="00A96B45"/>
    <w:rsid w:val="00A9771F"/>
    <w:rsid w:val="00AA0B61"/>
    <w:rsid w:val="00AA17AC"/>
    <w:rsid w:val="00AA18E0"/>
    <w:rsid w:val="00AA2615"/>
    <w:rsid w:val="00AA29FD"/>
    <w:rsid w:val="00AA313E"/>
    <w:rsid w:val="00AA61FF"/>
    <w:rsid w:val="00AB044F"/>
    <w:rsid w:val="00AB0721"/>
    <w:rsid w:val="00AB0D60"/>
    <w:rsid w:val="00AB14AE"/>
    <w:rsid w:val="00AB152C"/>
    <w:rsid w:val="00AB153E"/>
    <w:rsid w:val="00AB3C11"/>
    <w:rsid w:val="00AB62E2"/>
    <w:rsid w:val="00AB7494"/>
    <w:rsid w:val="00AB7961"/>
    <w:rsid w:val="00AC2AB8"/>
    <w:rsid w:val="00AC2B01"/>
    <w:rsid w:val="00AC32AB"/>
    <w:rsid w:val="00AC4058"/>
    <w:rsid w:val="00AC451B"/>
    <w:rsid w:val="00AC4F1D"/>
    <w:rsid w:val="00AC6B46"/>
    <w:rsid w:val="00AC6FD4"/>
    <w:rsid w:val="00AC77A5"/>
    <w:rsid w:val="00AC7A63"/>
    <w:rsid w:val="00AC7A71"/>
    <w:rsid w:val="00AC7E79"/>
    <w:rsid w:val="00AD0631"/>
    <w:rsid w:val="00AD0812"/>
    <w:rsid w:val="00AD1640"/>
    <w:rsid w:val="00AD1700"/>
    <w:rsid w:val="00AD224F"/>
    <w:rsid w:val="00AD23AC"/>
    <w:rsid w:val="00AD2775"/>
    <w:rsid w:val="00AD2D5B"/>
    <w:rsid w:val="00AD399B"/>
    <w:rsid w:val="00AD4941"/>
    <w:rsid w:val="00AD4D33"/>
    <w:rsid w:val="00AD5429"/>
    <w:rsid w:val="00AD549F"/>
    <w:rsid w:val="00AD5D4B"/>
    <w:rsid w:val="00AE2259"/>
    <w:rsid w:val="00AE25D2"/>
    <w:rsid w:val="00AE2A0C"/>
    <w:rsid w:val="00AE3E66"/>
    <w:rsid w:val="00AE3EC1"/>
    <w:rsid w:val="00AE7374"/>
    <w:rsid w:val="00AF601B"/>
    <w:rsid w:val="00AF6A90"/>
    <w:rsid w:val="00B00847"/>
    <w:rsid w:val="00B01981"/>
    <w:rsid w:val="00B01B94"/>
    <w:rsid w:val="00B01E64"/>
    <w:rsid w:val="00B02C9C"/>
    <w:rsid w:val="00B02CA2"/>
    <w:rsid w:val="00B034E7"/>
    <w:rsid w:val="00B03AA2"/>
    <w:rsid w:val="00B03F42"/>
    <w:rsid w:val="00B04422"/>
    <w:rsid w:val="00B0495C"/>
    <w:rsid w:val="00B04D66"/>
    <w:rsid w:val="00B06293"/>
    <w:rsid w:val="00B06691"/>
    <w:rsid w:val="00B0684B"/>
    <w:rsid w:val="00B07EA8"/>
    <w:rsid w:val="00B07F66"/>
    <w:rsid w:val="00B10422"/>
    <w:rsid w:val="00B10E88"/>
    <w:rsid w:val="00B11719"/>
    <w:rsid w:val="00B1180B"/>
    <w:rsid w:val="00B126D8"/>
    <w:rsid w:val="00B14313"/>
    <w:rsid w:val="00B14F30"/>
    <w:rsid w:val="00B159F7"/>
    <w:rsid w:val="00B15E2E"/>
    <w:rsid w:val="00B1686F"/>
    <w:rsid w:val="00B1705B"/>
    <w:rsid w:val="00B17062"/>
    <w:rsid w:val="00B17CE4"/>
    <w:rsid w:val="00B200ED"/>
    <w:rsid w:val="00B2075E"/>
    <w:rsid w:val="00B23DBF"/>
    <w:rsid w:val="00B23E42"/>
    <w:rsid w:val="00B24460"/>
    <w:rsid w:val="00B24C5A"/>
    <w:rsid w:val="00B25857"/>
    <w:rsid w:val="00B27123"/>
    <w:rsid w:val="00B272D3"/>
    <w:rsid w:val="00B27E82"/>
    <w:rsid w:val="00B301C1"/>
    <w:rsid w:val="00B30D1E"/>
    <w:rsid w:val="00B31B59"/>
    <w:rsid w:val="00B31D86"/>
    <w:rsid w:val="00B31E49"/>
    <w:rsid w:val="00B3238C"/>
    <w:rsid w:val="00B32527"/>
    <w:rsid w:val="00B3271C"/>
    <w:rsid w:val="00B3539B"/>
    <w:rsid w:val="00B353A7"/>
    <w:rsid w:val="00B370E2"/>
    <w:rsid w:val="00B40D20"/>
    <w:rsid w:val="00B41998"/>
    <w:rsid w:val="00B4223D"/>
    <w:rsid w:val="00B43BB5"/>
    <w:rsid w:val="00B44226"/>
    <w:rsid w:val="00B44272"/>
    <w:rsid w:val="00B451EA"/>
    <w:rsid w:val="00B4632E"/>
    <w:rsid w:val="00B46B8C"/>
    <w:rsid w:val="00B519D2"/>
    <w:rsid w:val="00B51D5C"/>
    <w:rsid w:val="00B51D5D"/>
    <w:rsid w:val="00B521BB"/>
    <w:rsid w:val="00B52D15"/>
    <w:rsid w:val="00B5300B"/>
    <w:rsid w:val="00B53DF6"/>
    <w:rsid w:val="00B5440A"/>
    <w:rsid w:val="00B5489F"/>
    <w:rsid w:val="00B551EB"/>
    <w:rsid w:val="00B61002"/>
    <w:rsid w:val="00B628D6"/>
    <w:rsid w:val="00B62EB5"/>
    <w:rsid w:val="00B636C3"/>
    <w:rsid w:val="00B636F9"/>
    <w:rsid w:val="00B63B04"/>
    <w:rsid w:val="00B71546"/>
    <w:rsid w:val="00B71942"/>
    <w:rsid w:val="00B719C1"/>
    <w:rsid w:val="00B71FE7"/>
    <w:rsid w:val="00B72040"/>
    <w:rsid w:val="00B7228C"/>
    <w:rsid w:val="00B72B69"/>
    <w:rsid w:val="00B73297"/>
    <w:rsid w:val="00B73A02"/>
    <w:rsid w:val="00B73CA4"/>
    <w:rsid w:val="00B74F76"/>
    <w:rsid w:val="00B80A28"/>
    <w:rsid w:val="00B82F72"/>
    <w:rsid w:val="00B85919"/>
    <w:rsid w:val="00B867F5"/>
    <w:rsid w:val="00B87489"/>
    <w:rsid w:val="00B87671"/>
    <w:rsid w:val="00B877A2"/>
    <w:rsid w:val="00B90A2E"/>
    <w:rsid w:val="00B90A8C"/>
    <w:rsid w:val="00B9146A"/>
    <w:rsid w:val="00B91712"/>
    <w:rsid w:val="00B942D0"/>
    <w:rsid w:val="00B961B3"/>
    <w:rsid w:val="00B96CA7"/>
    <w:rsid w:val="00B97A9E"/>
    <w:rsid w:val="00B97EC5"/>
    <w:rsid w:val="00BA0D45"/>
    <w:rsid w:val="00BA537D"/>
    <w:rsid w:val="00BA54FC"/>
    <w:rsid w:val="00BA5B7B"/>
    <w:rsid w:val="00BA64C9"/>
    <w:rsid w:val="00BA76D8"/>
    <w:rsid w:val="00BB0B95"/>
    <w:rsid w:val="00BB12A8"/>
    <w:rsid w:val="00BB169F"/>
    <w:rsid w:val="00BB266F"/>
    <w:rsid w:val="00BB5200"/>
    <w:rsid w:val="00BB5FF4"/>
    <w:rsid w:val="00BB7010"/>
    <w:rsid w:val="00BB72C1"/>
    <w:rsid w:val="00BC0C52"/>
    <w:rsid w:val="00BC3712"/>
    <w:rsid w:val="00BC4042"/>
    <w:rsid w:val="00BC5467"/>
    <w:rsid w:val="00BC63B4"/>
    <w:rsid w:val="00BC67C0"/>
    <w:rsid w:val="00BC6FB3"/>
    <w:rsid w:val="00BC734E"/>
    <w:rsid w:val="00BC7F95"/>
    <w:rsid w:val="00BD036A"/>
    <w:rsid w:val="00BD0991"/>
    <w:rsid w:val="00BD0C66"/>
    <w:rsid w:val="00BD1BDD"/>
    <w:rsid w:val="00BD3C67"/>
    <w:rsid w:val="00BD42DA"/>
    <w:rsid w:val="00BD4A44"/>
    <w:rsid w:val="00BD5053"/>
    <w:rsid w:val="00BD5AED"/>
    <w:rsid w:val="00BD6332"/>
    <w:rsid w:val="00BD65BD"/>
    <w:rsid w:val="00BD6FB3"/>
    <w:rsid w:val="00BE0B1B"/>
    <w:rsid w:val="00BE0F2A"/>
    <w:rsid w:val="00BE1F7C"/>
    <w:rsid w:val="00BE4435"/>
    <w:rsid w:val="00BE4568"/>
    <w:rsid w:val="00BE4E01"/>
    <w:rsid w:val="00BE5A58"/>
    <w:rsid w:val="00BE64DD"/>
    <w:rsid w:val="00BE70E0"/>
    <w:rsid w:val="00BF0626"/>
    <w:rsid w:val="00BF09CF"/>
    <w:rsid w:val="00BF2455"/>
    <w:rsid w:val="00BF332F"/>
    <w:rsid w:val="00BF3482"/>
    <w:rsid w:val="00BF3C5A"/>
    <w:rsid w:val="00BF5CCE"/>
    <w:rsid w:val="00BF6A21"/>
    <w:rsid w:val="00BF7749"/>
    <w:rsid w:val="00C00FFB"/>
    <w:rsid w:val="00C01E59"/>
    <w:rsid w:val="00C0396F"/>
    <w:rsid w:val="00C044FB"/>
    <w:rsid w:val="00C04A2D"/>
    <w:rsid w:val="00C055A4"/>
    <w:rsid w:val="00C06514"/>
    <w:rsid w:val="00C103EB"/>
    <w:rsid w:val="00C1051D"/>
    <w:rsid w:val="00C11386"/>
    <w:rsid w:val="00C11895"/>
    <w:rsid w:val="00C127E1"/>
    <w:rsid w:val="00C12E74"/>
    <w:rsid w:val="00C13448"/>
    <w:rsid w:val="00C14217"/>
    <w:rsid w:val="00C14AF3"/>
    <w:rsid w:val="00C1507E"/>
    <w:rsid w:val="00C1698F"/>
    <w:rsid w:val="00C174BA"/>
    <w:rsid w:val="00C200B2"/>
    <w:rsid w:val="00C21059"/>
    <w:rsid w:val="00C21F98"/>
    <w:rsid w:val="00C2321D"/>
    <w:rsid w:val="00C237F4"/>
    <w:rsid w:val="00C238DB"/>
    <w:rsid w:val="00C24B2D"/>
    <w:rsid w:val="00C31346"/>
    <w:rsid w:val="00C32287"/>
    <w:rsid w:val="00C3239A"/>
    <w:rsid w:val="00C3302E"/>
    <w:rsid w:val="00C33197"/>
    <w:rsid w:val="00C33276"/>
    <w:rsid w:val="00C33757"/>
    <w:rsid w:val="00C355C7"/>
    <w:rsid w:val="00C3649B"/>
    <w:rsid w:val="00C364E6"/>
    <w:rsid w:val="00C36F9B"/>
    <w:rsid w:val="00C37012"/>
    <w:rsid w:val="00C4017D"/>
    <w:rsid w:val="00C40339"/>
    <w:rsid w:val="00C40F40"/>
    <w:rsid w:val="00C4322C"/>
    <w:rsid w:val="00C4343D"/>
    <w:rsid w:val="00C46E57"/>
    <w:rsid w:val="00C4738E"/>
    <w:rsid w:val="00C47516"/>
    <w:rsid w:val="00C502A1"/>
    <w:rsid w:val="00C50756"/>
    <w:rsid w:val="00C5101B"/>
    <w:rsid w:val="00C528B3"/>
    <w:rsid w:val="00C5312A"/>
    <w:rsid w:val="00C53595"/>
    <w:rsid w:val="00C53A39"/>
    <w:rsid w:val="00C53CD4"/>
    <w:rsid w:val="00C547BA"/>
    <w:rsid w:val="00C5495B"/>
    <w:rsid w:val="00C54A8B"/>
    <w:rsid w:val="00C56B00"/>
    <w:rsid w:val="00C56B77"/>
    <w:rsid w:val="00C57310"/>
    <w:rsid w:val="00C573D8"/>
    <w:rsid w:val="00C617F5"/>
    <w:rsid w:val="00C621F3"/>
    <w:rsid w:val="00C62566"/>
    <w:rsid w:val="00C627E5"/>
    <w:rsid w:val="00C62D96"/>
    <w:rsid w:val="00C62E1B"/>
    <w:rsid w:val="00C62EC9"/>
    <w:rsid w:val="00C633F2"/>
    <w:rsid w:val="00C63CBB"/>
    <w:rsid w:val="00C674B1"/>
    <w:rsid w:val="00C67EC8"/>
    <w:rsid w:val="00C70457"/>
    <w:rsid w:val="00C72166"/>
    <w:rsid w:val="00C72E4C"/>
    <w:rsid w:val="00C73D3A"/>
    <w:rsid w:val="00C7457D"/>
    <w:rsid w:val="00C76002"/>
    <w:rsid w:val="00C76D4E"/>
    <w:rsid w:val="00C77048"/>
    <w:rsid w:val="00C822D6"/>
    <w:rsid w:val="00C830C5"/>
    <w:rsid w:val="00C830D5"/>
    <w:rsid w:val="00C84CB2"/>
    <w:rsid w:val="00C855DB"/>
    <w:rsid w:val="00C8592E"/>
    <w:rsid w:val="00C85FF3"/>
    <w:rsid w:val="00C87CE7"/>
    <w:rsid w:val="00C907E6"/>
    <w:rsid w:val="00C914FF"/>
    <w:rsid w:val="00C91DF8"/>
    <w:rsid w:val="00C93476"/>
    <w:rsid w:val="00C9395E"/>
    <w:rsid w:val="00C93A6D"/>
    <w:rsid w:val="00C93D2F"/>
    <w:rsid w:val="00C966BA"/>
    <w:rsid w:val="00CA1590"/>
    <w:rsid w:val="00CA2051"/>
    <w:rsid w:val="00CA2493"/>
    <w:rsid w:val="00CA269F"/>
    <w:rsid w:val="00CA28C6"/>
    <w:rsid w:val="00CA3176"/>
    <w:rsid w:val="00CA352E"/>
    <w:rsid w:val="00CA3937"/>
    <w:rsid w:val="00CA60C3"/>
    <w:rsid w:val="00CB09C2"/>
    <w:rsid w:val="00CB0A64"/>
    <w:rsid w:val="00CB1365"/>
    <w:rsid w:val="00CB1A51"/>
    <w:rsid w:val="00CB2113"/>
    <w:rsid w:val="00CB2CC3"/>
    <w:rsid w:val="00CB5844"/>
    <w:rsid w:val="00CB60B1"/>
    <w:rsid w:val="00CB7D6D"/>
    <w:rsid w:val="00CB7E7B"/>
    <w:rsid w:val="00CB7F8D"/>
    <w:rsid w:val="00CB7FFB"/>
    <w:rsid w:val="00CC0C76"/>
    <w:rsid w:val="00CC3125"/>
    <w:rsid w:val="00CC3BC3"/>
    <w:rsid w:val="00CC3D83"/>
    <w:rsid w:val="00CC5EE3"/>
    <w:rsid w:val="00CC6625"/>
    <w:rsid w:val="00CC6901"/>
    <w:rsid w:val="00CC6905"/>
    <w:rsid w:val="00CC6A21"/>
    <w:rsid w:val="00CC7456"/>
    <w:rsid w:val="00CC7DB9"/>
    <w:rsid w:val="00CD0417"/>
    <w:rsid w:val="00CD0A28"/>
    <w:rsid w:val="00CD3385"/>
    <w:rsid w:val="00CD4BC4"/>
    <w:rsid w:val="00CD4BD2"/>
    <w:rsid w:val="00CD629B"/>
    <w:rsid w:val="00CD7443"/>
    <w:rsid w:val="00CD7694"/>
    <w:rsid w:val="00CE235A"/>
    <w:rsid w:val="00CE356C"/>
    <w:rsid w:val="00CE3869"/>
    <w:rsid w:val="00CE3876"/>
    <w:rsid w:val="00CE395C"/>
    <w:rsid w:val="00CE3EE8"/>
    <w:rsid w:val="00CE598D"/>
    <w:rsid w:val="00CE5C36"/>
    <w:rsid w:val="00CE5D9F"/>
    <w:rsid w:val="00CE5E39"/>
    <w:rsid w:val="00CF04E8"/>
    <w:rsid w:val="00CF1652"/>
    <w:rsid w:val="00CF1A46"/>
    <w:rsid w:val="00CF1CFE"/>
    <w:rsid w:val="00CF25A5"/>
    <w:rsid w:val="00CF41E7"/>
    <w:rsid w:val="00CF4797"/>
    <w:rsid w:val="00CF51C2"/>
    <w:rsid w:val="00CF7693"/>
    <w:rsid w:val="00CF7C6D"/>
    <w:rsid w:val="00D00D8B"/>
    <w:rsid w:val="00D00ECE"/>
    <w:rsid w:val="00D02665"/>
    <w:rsid w:val="00D03552"/>
    <w:rsid w:val="00D03E01"/>
    <w:rsid w:val="00D0479A"/>
    <w:rsid w:val="00D0488B"/>
    <w:rsid w:val="00D06602"/>
    <w:rsid w:val="00D072CD"/>
    <w:rsid w:val="00D0733A"/>
    <w:rsid w:val="00D0749A"/>
    <w:rsid w:val="00D10AC8"/>
    <w:rsid w:val="00D11520"/>
    <w:rsid w:val="00D11835"/>
    <w:rsid w:val="00D13658"/>
    <w:rsid w:val="00D14AD5"/>
    <w:rsid w:val="00D151CE"/>
    <w:rsid w:val="00D1525E"/>
    <w:rsid w:val="00D159D5"/>
    <w:rsid w:val="00D1643F"/>
    <w:rsid w:val="00D17D7F"/>
    <w:rsid w:val="00D20929"/>
    <w:rsid w:val="00D22809"/>
    <w:rsid w:val="00D23573"/>
    <w:rsid w:val="00D2719C"/>
    <w:rsid w:val="00D30130"/>
    <w:rsid w:val="00D304EB"/>
    <w:rsid w:val="00D31EAD"/>
    <w:rsid w:val="00D321DE"/>
    <w:rsid w:val="00D32D43"/>
    <w:rsid w:val="00D34761"/>
    <w:rsid w:val="00D347A5"/>
    <w:rsid w:val="00D35623"/>
    <w:rsid w:val="00D3624F"/>
    <w:rsid w:val="00D36FA8"/>
    <w:rsid w:val="00D37359"/>
    <w:rsid w:val="00D37BB5"/>
    <w:rsid w:val="00D41874"/>
    <w:rsid w:val="00D44483"/>
    <w:rsid w:val="00D4465F"/>
    <w:rsid w:val="00D44D1B"/>
    <w:rsid w:val="00D47EEE"/>
    <w:rsid w:val="00D5011C"/>
    <w:rsid w:val="00D503F9"/>
    <w:rsid w:val="00D50443"/>
    <w:rsid w:val="00D51293"/>
    <w:rsid w:val="00D51F28"/>
    <w:rsid w:val="00D53F28"/>
    <w:rsid w:val="00D56012"/>
    <w:rsid w:val="00D564A9"/>
    <w:rsid w:val="00D565CA"/>
    <w:rsid w:val="00D574F2"/>
    <w:rsid w:val="00D60F3E"/>
    <w:rsid w:val="00D60F80"/>
    <w:rsid w:val="00D626EF"/>
    <w:rsid w:val="00D62D53"/>
    <w:rsid w:val="00D62E48"/>
    <w:rsid w:val="00D63649"/>
    <w:rsid w:val="00D63B53"/>
    <w:rsid w:val="00D6632D"/>
    <w:rsid w:val="00D66B8B"/>
    <w:rsid w:val="00D671AD"/>
    <w:rsid w:val="00D70041"/>
    <w:rsid w:val="00D70378"/>
    <w:rsid w:val="00D7124A"/>
    <w:rsid w:val="00D7218D"/>
    <w:rsid w:val="00D7291C"/>
    <w:rsid w:val="00D7333E"/>
    <w:rsid w:val="00D7344D"/>
    <w:rsid w:val="00D7348D"/>
    <w:rsid w:val="00D740B5"/>
    <w:rsid w:val="00D75483"/>
    <w:rsid w:val="00D76346"/>
    <w:rsid w:val="00D77920"/>
    <w:rsid w:val="00D77A9C"/>
    <w:rsid w:val="00D77BB8"/>
    <w:rsid w:val="00D80319"/>
    <w:rsid w:val="00D80F2B"/>
    <w:rsid w:val="00D813AF"/>
    <w:rsid w:val="00D81B74"/>
    <w:rsid w:val="00D81D93"/>
    <w:rsid w:val="00D83AEE"/>
    <w:rsid w:val="00D8402D"/>
    <w:rsid w:val="00D84131"/>
    <w:rsid w:val="00D84210"/>
    <w:rsid w:val="00D84B4C"/>
    <w:rsid w:val="00D85A7D"/>
    <w:rsid w:val="00D863F8"/>
    <w:rsid w:val="00D8664F"/>
    <w:rsid w:val="00D86A26"/>
    <w:rsid w:val="00D86D1E"/>
    <w:rsid w:val="00D87B56"/>
    <w:rsid w:val="00D906D6"/>
    <w:rsid w:val="00D931D4"/>
    <w:rsid w:val="00D93F83"/>
    <w:rsid w:val="00D945C2"/>
    <w:rsid w:val="00D94963"/>
    <w:rsid w:val="00D952A6"/>
    <w:rsid w:val="00D95645"/>
    <w:rsid w:val="00D95E5E"/>
    <w:rsid w:val="00D97752"/>
    <w:rsid w:val="00D97833"/>
    <w:rsid w:val="00DA06FE"/>
    <w:rsid w:val="00DA0BAC"/>
    <w:rsid w:val="00DA107F"/>
    <w:rsid w:val="00DA1E67"/>
    <w:rsid w:val="00DA241D"/>
    <w:rsid w:val="00DA259B"/>
    <w:rsid w:val="00DA28F3"/>
    <w:rsid w:val="00DA29DE"/>
    <w:rsid w:val="00DA2DAB"/>
    <w:rsid w:val="00DA41E4"/>
    <w:rsid w:val="00DA560A"/>
    <w:rsid w:val="00DA61D2"/>
    <w:rsid w:val="00DA6B15"/>
    <w:rsid w:val="00DA72A2"/>
    <w:rsid w:val="00DA75EB"/>
    <w:rsid w:val="00DB07AC"/>
    <w:rsid w:val="00DB07FB"/>
    <w:rsid w:val="00DB13E8"/>
    <w:rsid w:val="00DB1B46"/>
    <w:rsid w:val="00DB1B6B"/>
    <w:rsid w:val="00DB1D6B"/>
    <w:rsid w:val="00DB20FF"/>
    <w:rsid w:val="00DB2357"/>
    <w:rsid w:val="00DB4833"/>
    <w:rsid w:val="00DB49D2"/>
    <w:rsid w:val="00DB4D1E"/>
    <w:rsid w:val="00DB68AF"/>
    <w:rsid w:val="00DB76C1"/>
    <w:rsid w:val="00DB7889"/>
    <w:rsid w:val="00DB7DF4"/>
    <w:rsid w:val="00DC093B"/>
    <w:rsid w:val="00DC1F8C"/>
    <w:rsid w:val="00DC3DA5"/>
    <w:rsid w:val="00DC44DC"/>
    <w:rsid w:val="00DC7587"/>
    <w:rsid w:val="00DD0BE1"/>
    <w:rsid w:val="00DD2795"/>
    <w:rsid w:val="00DD66DF"/>
    <w:rsid w:val="00DD718E"/>
    <w:rsid w:val="00DE03A6"/>
    <w:rsid w:val="00DE06E5"/>
    <w:rsid w:val="00DE097D"/>
    <w:rsid w:val="00DE0E40"/>
    <w:rsid w:val="00DE51FD"/>
    <w:rsid w:val="00DE5EA2"/>
    <w:rsid w:val="00DF0989"/>
    <w:rsid w:val="00DF134D"/>
    <w:rsid w:val="00DF153C"/>
    <w:rsid w:val="00DF239E"/>
    <w:rsid w:val="00DF25A4"/>
    <w:rsid w:val="00DF2B8E"/>
    <w:rsid w:val="00DF4287"/>
    <w:rsid w:val="00DF56F4"/>
    <w:rsid w:val="00DF5C71"/>
    <w:rsid w:val="00DF69CA"/>
    <w:rsid w:val="00DF6DA5"/>
    <w:rsid w:val="00E00147"/>
    <w:rsid w:val="00E010E4"/>
    <w:rsid w:val="00E0279E"/>
    <w:rsid w:val="00E02C24"/>
    <w:rsid w:val="00E05893"/>
    <w:rsid w:val="00E06378"/>
    <w:rsid w:val="00E0644C"/>
    <w:rsid w:val="00E10B37"/>
    <w:rsid w:val="00E11097"/>
    <w:rsid w:val="00E1259F"/>
    <w:rsid w:val="00E12AF3"/>
    <w:rsid w:val="00E1388E"/>
    <w:rsid w:val="00E13A15"/>
    <w:rsid w:val="00E13BDB"/>
    <w:rsid w:val="00E14060"/>
    <w:rsid w:val="00E14780"/>
    <w:rsid w:val="00E1479C"/>
    <w:rsid w:val="00E156D2"/>
    <w:rsid w:val="00E165AF"/>
    <w:rsid w:val="00E1720E"/>
    <w:rsid w:val="00E204E1"/>
    <w:rsid w:val="00E22558"/>
    <w:rsid w:val="00E23782"/>
    <w:rsid w:val="00E237DF"/>
    <w:rsid w:val="00E23921"/>
    <w:rsid w:val="00E250C8"/>
    <w:rsid w:val="00E250C9"/>
    <w:rsid w:val="00E268D1"/>
    <w:rsid w:val="00E276A0"/>
    <w:rsid w:val="00E27978"/>
    <w:rsid w:val="00E30045"/>
    <w:rsid w:val="00E300A3"/>
    <w:rsid w:val="00E30622"/>
    <w:rsid w:val="00E32CFB"/>
    <w:rsid w:val="00E33DF9"/>
    <w:rsid w:val="00E363CA"/>
    <w:rsid w:val="00E36502"/>
    <w:rsid w:val="00E36871"/>
    <w:rsid w:val="00E369C9"/>
    <w:rsid w:val="00E36AA9"/>
    <w:rsid w:val="00E377EC"/>
    <w:rsid w:val="00E37CCE"/>
    <w:rsid w:val="00E419AC"/>
    <w:rsid w:val="00E5047D"/>
    <w:rsid w:val="00E506A8"/>
    <w:rsid w:val="00E5160F"/>
    <w:rsid w:val="00E51756"/>
    <w:rsid w:val="00E53372"/>
    <w:rsid w:val="00E54CB4"/>
    <w:rsid w:val="00E55260"/>
    <w:rsid w:val="00E55A51"/>
    <w:rsid w:val="00E561EF"/>
    <w:rsid w:val="00E56CC5"/>
    <w:rsid w:val="00E5735A"/>
    <w:rsid w:val="00E60178"/>
    <w:rsid w:val="00E63B12"/>
    <w:rsid w:val="00E6489F"/>
    <w:rsid w:val="00E66ED2"/>
    <w:rsid w:val="00E73C41"/>
    <w:rsid w:val="00E74084"/>
    <w:rsid w:val="00E76107"/>
    <w:rsid w:val="00E76A06"/>
    <w:rsid w:val="00E76E7C"/>
    <w:rsid w:val="00E77BBF"/>
    <w:rsid w:val="00E808A0"/>
    <w:rsid w:val="00E80C53"/>
    <w:rsid w:val="00E819B5"/>
    <w:rsid w:val="00E81D3D"/>
    <w:rsid w:val="00E81FA1"/>
    <w:rsid w:val="00E823A4"/>
    <w:rsid w:val="00E82576"/>
    <w:rsid w:val="00E86654"/>
    <w:rsid w:val="00E87DF3"/>
    <w:rsid w:val="00E901E0"/>
    <w:rsid w:val="00E904E5"/>
    <w:rsid w:val="00E90C8E"/>
    <w:rsid w:val="00E9284F"/>
    <w:rsid w:val="00E92F16"/>
    <w:rsid w:val="00E931FF"/>
    <w:rsid w:val="00E93556"/>
    <w:rsid w:val="00E95F34"/>
    <w:rsid w:val="00E96697"/>
    <w:rsid w:val="00E97152"/>
    <w:rsid w:val="00EA002B"/>
    <w:rsid w:val="00EA0987"/>
    <w:rsid w:val="00EA0A9D"/>
    <w:rsid w:val="00EA116A"/>
    <w:rsid w:val="00EA12DF"/>
    <w:rsid w:val="00EA1598"/>
    <w:rsid w:val="00EA1A2D"/>
    <w:rsid w:val="00EA3662"/>
    <w:rsid w:val="00EA3DCE"/>
    <w:rsid w:val="00EA5D05"/>
    <w:rsid w:val="00EA6E64"/>
    <w:rsid w:val="00EA761F"/>
    <w:rsid w:val="00EB00B9"/>
    <w:rsid w:val="00EB0A0A"/>
    <w:rsid w:val="00EB0BC1"/>
    <w:rsid w:val="00EB11B0"/>
    <w:rsid w:val="00EB350C"/>
    <w:rsid w:val="00EB36ED"/>
    <w:rsid w:val="00EB3F9F"/>
    <w:rsid w:val="00EB5D6D"/>
    <w:rsid w:val="00EB5DC5"/>
    <w:rsid w:val="00EB62E6"/>
    <w:rsid w:val="00EB776A"/>
    <w:rsid w:val="00EC0D6D"/>
    <w:rsid w:val="00EC1072"/>
    <w:rsid w:val="00EC1661"/>
    <w:rsid w:val="00EC2C6F"/>
    <w:rsid w:val="00EC46CD"/>
    <w:rsid w:val="00EC50F3"/>
    <w:rsid w:val="00EC609D"/>
    <w:rsid w:val="00EC62FC"/>
    <w:rsid w:val="00EC7119"/>
    <w:rsid w:val="00EC7CF6"/>
    <w:rsid w:val="00ED0CE3"/>
    <w:rsid w:val="00ED15D1"/>
    <w:rsid w:val="00ED164C"/>
    <w:rsid w:val="00ED2512"/>
    <w:rsid w:val="00ED290C"/>
    <w:rsid w:val="00ED2AFC"/>
    <w:rsid w:val="00ED3365"/>
    <w:rsid w:val="00ED34D9"/>
    <w:rsid w:val="00ED3D56"/>
    <w:rsid w:val="00ED3F18"/>
    <w:rsid w:val="00ED4DA4"/>
    <w:rsid w:val="00ED5350"/>
    <w:rsid w:val="00ED54D2"/>
    <w:rsid w:val="00ED64A8"/>
    <w:rsid w:val="00EE158C"/>
    <w:rsid w:val="00EE3BFA"/>
    <w:rsid w:val="00EE3EC8"/>
    <w:rsid w:val="00EE566A"/>
    <w:rsid w:val="00EE6214"/>
    <w:rsid w:val="00EE6F71"/>
    <w:rsid w:val="00EE7080"/>
    <w:rsid w:val="00EE7475"/>
    <w:rsid w:val="00EF0875"/>
    <w:rsid w:val="00EF39D4"/>
    <w:rsid w:val="00EF445A"/>
    <w:rsid w:val="00EF50F3"/>
    <w:rsid w:val="00EF5A19"/>
    <w:rsid w:val="00EF7E16"/>
    <w:rsid w:val="00F0180D"/>
    <w:rsid w:val="00F01ECC"/>
    <w:rsid w:val="00F02B26"/>
    <w:rsid w:val="00F02D00"/>
    <w:rsid w:val="00F04813"/>
    <w:rsid w:val="00F04F01"/>
    <w:rsid w:val="00F05F8A"/>
    <w:rsid w:val="00F06B80"/>
    <w:rsid w:val="00F06C1B"/>
    <w:rsid w:val="00F06E59"/>
    <w:rsid w:val="00F07901"/>
    <w:rsid w:val="00F07D86"/>
    <w:rsid w:val="00F10EB6"/>
    <w:rsid w:val="00F12070"/>
    <w:rsid w:val="00F12585"/>
    <w:rsid w:val="00F125E6"/>
    <w:rsid w:val="00F159A6"/>
    <w:rsid w:val="00F20EEE"/>
    <w:rsid w:val="00F22009"/>
    <w:rsid w:val="00F228DE"/>
    <w:rsid w:val="00F22A85"/>
    <w:rsid w:val="00F22F00"/>
    <w:rsid w:val="00F231E8"/>
    <w:rsid w:val="00F23603"/>
    <w:rsid w:val="00F24189"/>
    <w:rsid w:val="00F25135"/>
    <w:rsid w:val="00F2558F"/>
    <w:rsid w:val="00F2574E"/>
    <w:rsid w:val="00F2633D"/>
    <w:rsid w:val="00F26927"/>
    <w:rsid w:val="00F26C7F"/>
    <w:rsid w:val="00F26CC3"/>
    <w:rsid w:val="00F26FB0"/>
    <w:rsid w:val="00F273A7"/>
    <w:rsid w:val="00F30E3F"/>
    <w:rsid w:val="00F30EEA"/>
    <w:rsid w:val="00F3161C"/>
    <w:rsid w:val="00F3346E"/>
    <w:rsid w:val="00F33A76"/>
    <w:rsid w:val="00F33E0B"/>
    <w:rsid w:val="00F33E7B"/>
    <w:rsid w:val="00F3442C"/>
    <w:rsid w:val="00F3477E"/>
    <w:rsid w:val="00F35A38"/>
    <w:rsid w:val="00F35D8E"/>
    <w:rsid w:val="00F3688B"/>
    <w:rsid w:val="00F37416"/>
    <w:rsid w:val="00F37A96"/>
    <w:rsid w:val="00F4021A"/>
    <w:rsid w:val="00F4025A"/>
    <w:rsid w:val="00F426FA"/>
    <w:rsid w:val="00F44F84"/>
    <w:rsid w:val="00F45DAF"/>
    <w:rsid w:val="00F4665C"/>
    <w:rsid w:val="00F47AD3"/>
    <w:rsid w:val="00F47C42"/>
    <w:rsid w:val="00F5359B"/>
    <w:rsid w:val="00F53806"/>
    <w:rsid w:val="00F53A9A"/>
    <w:rsid w:val="00F54306"/>
    <w:rsid w:val="00F5446C"/>
    <w:rsid w:val="00F54D92"/>
    <w:rsid w:val="00F55CC5"/>
    <w:rsid w:val="00F5673C"/>
    <w:rsid w:val="00F56C5F"/>
    <w:rsid w:val="00F5771F"/>
    <w:rsid w:val="00F612E9"/>
    <w:rsid w:val="00F62673"/>
    <w:rsid w:val="00F628DC"/>
    <w:rsid w:val="00F65019"/>
    <w:rsid w:val="00F653D9"/>
    <w:rsid w:val="00F67FDA"/>
    <w:rsid w:val="00F700F8"/>
    <w:rsid w:val="00F72C3E"/>
    <w:rsid w:val="00F72F33"/>
    <w:rsid w:val="00F745D2"/>
    <w:rsid w:val="00F74E04"/>
    <w:rsid w:val="00F753DE"/>
    <w:rsid w:val="00F75AAA"/>
    <w:rsid w:val="00F75BCD"/>
    <w:rsid w:val="00F7616E"/>
    <w:rsid w:val="00F7736A"/>
    <w:rsid w:val="00F811D9"/>
    <w:rsid w:val="00F82983"/>
    <w:rsid w:val="00F82D13"/>
    <w:rsid w:val="00F832C8"/>
    <w:rsid w:val="00F84905"/>
    <w:rsid w:val="00F84E19"/>
    <w:rsid w:val="00F85042"/>
    <w:rsid w:val="00F865D9"/>
    <w:rsid w:val="00F878AA"/>
    <w:rsid w:val="00F910C2"/>
    <w:rsid w:val="00F91D0B"/>
    <w:rsid w:val="00F92F95"/>
    <w:rsid w:val="00F93487"/>
    <w:rsid w:val="00F94569"/>
    <w:rsid w:val="00F94A4A"/>
    <w:rsid w:val="00F94BAA"/>
    <w:rsid w:val="00F95775"/>
    <w:rsid w:val="00F97333"/>
    <w:rsid w:val="00F97C5D"/>
    <w:rsid w:val="00FA09BD"/>
    <w:rsid w:val="00FA0DA7"/>
    <w:rsid w:val="00FA1599"/>
    <w:rsid w:val="00FA15F1"/>
    <w:rsid w:val="00FA19E3"/>
    <w:rsid w:val="00FA20AA"/>
    <w:rsid w:val="00FA24B1"/>
    <w:rsid w:val="00FA2B60"/>
    <w:rsid w:val="00FA4BEA"/>
    <w:rsid w:val="00FA6225"/>
    <w:rsid w:val="00FA6442"/>
    <w:rsid w:val="00FB0F74"/>
    <w:rsid w:val="00FB1AF9"/>
    <w:rsid w:val="00FB1DFE"/>
    <w:rsid w:val="00FB3A22"/>
    <w:rsid w:val="00FB4DFA"/>
    <w:rsid w:val="00FB618E"/>
    <w:rsid w:val="00FB744C"/>
    <w:rsid w:val="00FB745F"/>
    <w:rsid w:val="00FB7EA0"/>
    <w:rsid w:val="00FC0BF4"/>
    <w:rsid w:val="00FC0CAF"/>
    <w:rsid w:val="00FC1F85"/>
    <w:rsid w:val="00FC558E"/>
    <w:rsid w:val="00FC6742"/>
    <w:rsid w:val="00FC68F6"/>
    <w:rsid w:val="00FC73B7"/>
    <w:rsid w:val="00FD1274"/>
    <w:rsid w:val="00FD1EFB"/>
    <w:rsid w:val="00FD225F"/>
    <w:rsid w:val="00FD245D"/>
    <w:rsid w:val="00FD3A5D"/>
    <w:rsid w:val="00FD4CFA"/>
    <w:rsid w:val="00FD58EE"/>
    <w:rsid w:val="00FD59AE"/>
    <w:rsid w:val="00FD6A91"/>
    <w:rsid w:val="00FD703E"/>
    <w:rsid w:val="00FE0445"/>
    <w:rsid w:val="00FE04F7"/>
    <w:rsid w:val="00FE0529"/>
    <w:rsid w:val="00FE0A8D"/>
    <w:rsid w:val="00FE11C2"/>
    <w:rsid w:val="00FE1815"/>
    <w:rsid w:val="00FE19DC"/>
    <w:rsid w:val="00FE2581"/>
    <w:rsid w:val="00FE352C"/>
    <w:rsid w:val="00FE4F63"/>
    <w:rsid w:val="00FE5265"/>
    <w:rsid w:val="00FE5EA0"/>
    <w:rsid w:val="00FE67FA"/>
    <w:rsid w:val="00FE6D60"/>
    <w:rsid w:val="00FE7275"/>
    <w:rsid w:val="00FE7496"/>
    <w:rsid w:val="00FE7801"/>
    <w:rsid w:val="00FF0FC8"/>
    <w:rsid w:val="00FF118E"/>
    <w:rsid w:val="00FF19C8"/>
    <w:rsid w:val="00FF1F02"/>
    <w:rsid w:val="00FF22AD"/>
    <w:rsid w:val="00FF26A6"/>
    <w:rsid w:val="00FF3404"/>
    <w:rsid w:val="00FF5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A4CF"/>
  <w15:chartTrackingRefBased/>
  <w15:docId w15:val="{3682AC25-5097-5247-8EAA-C65009BC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F4"/>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87EF4"/>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87EF4"/>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87EF4"/>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687EF4"/>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87EF4"/>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687EF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87EF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87EF4"/>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687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F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8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87EF4"/>
    <w:pPr>
      <w:spacing w:before="160"/>
      <w:jc w:val="center"/>
    </w:pPr>
    <w:rPr>
      <w:i/>
      <w:iCs/>
      <w:color w:val="404040" w:themeColor="text1" w:themeTint="BF"/>
    </w:rPr>
  </w:style>
  <w:style w:type="character" w:customStyle="1" w:styleId="QuoteChar">
    <w:name w:val="Quote Char"/>
    <w:basedOn w:val="DefaultParagraphFont"/>
    <w:link w:val="Quote"/>
    <w:uiPriority w:val="29"/>
    <w:rsid w:val="00687EF4"/>
    <w:rPr>
      <w:i/>
      <w:iCs/>
      <w:color w:val="404040" w:themeColor="text1" w:themeTint="BF"/>
      <w:kern w:val="0"/>
      <w14:ligatures w14:val="none"/>
    </w:rPr>
  </w:style>
  <w:style w:type="paragraph" w:styleId="ListParagraph">
    <w:name w:val="List Paragraph"/>
    <w:basedOn w:val="Normal"/>
    <w:uiPriority w:val="34"/>
    <w:qFormat/>
    <w:rsid w:val="00687EF4"/>
    <w:pPr>
      <w:ind w:left="720"/>
      <w:contextualSpacing/>
    </w:pPr>
  </w:style>
  <w:style w:type="character" w:styleId="IntenseEmphasis">
    <w:name w:val="Intense Emphasis"/>
    <w:basedOn w:val="DefaultParagraphFont"/>
    <w:uiPriority w:val="21"/>
    <w:qFormat/>
    <w:rsid w:val="00687EF4"/>
    <w:rPr>
      <w:i/>
      <w:iCs/>
      <w:color w:val="0F4761" w:themeColor="accent1" w:themeShade="BF"/>
    </w:rPr>
  </w:style>
  <w:style w:type="paragraph" w:styleId="IntenseQuote">
    <w:name w:val="Intense Quote"/>
    <w:basedOn w:val="Normal"/>
    <w:next w:val="Normal"/>
    <w:link w:val="IntenseQuoteChar"/>
    <w:uiPriority w:val="30"/>
    <w:qFormat/>
    <w:rsid w:val="0068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EF4"/>
    <w:rPr>
      <w:i/>
      <w:iCs/>
      <w:color w:val="0F4761" w:themeColor="accent1" w:themeShade="BF"/>
      <w:kern w:val="0"/>
      <w14:ligatures w14:val="none"/>
    </w:rPr>
  </w:style>
  <w:style w:type="character" w:styleId="IntenseReference">
    <w:name w:val="Intense Reference"/>
    <w:basedOn w:val="DefaultParagraphFont"/>
    <w:uiPriority w:val="32"/>
    <w:qFormat/>
    <w:rsid w:val="00687EF4"/>
    <w:rPr>
      <w:b/>
      <w:bCs/>
      <w:smallCaps/>
      <w:color w:val="0F4761" w:themeColor="accent1" w:themeShade="BF"/>
      <w:spacing w:val="5"/>
    </w:rPr>
  </w:style>
  <w:style w:type="table" w:styleId="TableGrid">
    <w:name w:val="Table Grid"/>
    <w:basedOn w:val="TableNormal"/>
    <w:uiPriority w:val="39"/>
    <w:rsid w:val="00E26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6270"/>
  </w:style>
  <w:style w:type="character" w:styleId="Hyperlink">
    <w:name w:val="Hyperlink"/>
    <w:basedOn w:val="DefaultParagraphFont"/>
    <w:uiPriority w:val="99"/>
    <w:unhideWhenUsed/>
    <w:rsid w:val="000A7CE5"/>
    <w:rPr>
      <w:color w:val="467886" w:themeColor="hyperlink"/>
      <w:u w:val="single"/>
    </w:rPr>
  </w:style>
  <w:style w:type="character" w:styleId="UnresolvedMention">
    <w:name w:val="Unresolved Mention"/>
    <w:basedOn w:val="DefaultParagraphFont"/>
    <w:uiPriority w:val="99"/>
    <w:semiHidden/>
    <w:unhideWhenUsed/>
    <w:rsid w:val="000A7CE5"/>
    <w:rPr>
      <w:color w:val="605E5C"/>
      <w:shd w:val="clear" w:color="auto" w:fill="E1DFDD"/>
    </w:rPr>
  </w:style>
  <w:style w:type="paragraph" w:customStyle="1" w:styleId="Body">
    <w:name w:val="Body"/>
    <w:rsid w:val="001B7A0C"/>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paragraph" w:styleId="Footer">
    <w:name w:val="footer"/>
    <w:basedOn w:val="Normal"/>
    <w:link w:val="FooterChar"/>
    <w:uiPriority w:val="99"/>
    <w:unhideWhenUsed/>
    <w:rsid w:val="001F2BB0"/>
    <w:pPr>
      <w:tabs>
        <w:tab w:val="center" w:pos="4513"/>
        <w:tab w:val="right" w:pos="9026"/>
      </w:tabs>
    </w:pPr>
  </w:style>
  <w:style w:type="character" w:customStyle="1" w:styleId="FooterChar">
    <w:name w:val="Footer Char"/>
    <w:basedOn w:val="DefaultParagraphFont"/>
    <w:link w:val="Footer"/>
    <w:uiPriority w:val="99"/>
    <w:rsid w:val="001F2BB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2BB0"/>
  </w:style>
  <w:style w:type="character" w:styleId="LineNumber">
    <w:name w:val="line number"/>
    <w:basedOn w:val="DefaultParagraphFont"/>
    <w:uiPriority w:val="99"/>
    <w:semiHidden/>
    <w:unhideWhenUsed/>
    <w:rsid w:val="001F2BB0"/>
  </w:style>
  <w:style w:type="paragraph" w:styleId="Revision">
    <w:name w:val="Revision"/>
    <w:hidden/>
    <w:uiPriority w:val="99"/>
    <w:semiHidden/>
    <w:rsid w:val="00364CA0"/>
    <w:pPr>
      <w:spacing w:after="0"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D6D"/>
    <w:rPr>
      <w:b/>
      <w:bCs/>
    </w:rPr>
  </w:style>
  <w:style w:type="character" w:customStyle="1" w:styleId="apple-converted-space">
    <w:name w:val="apple-converted-space"/>
    <w:basedOn w:val="DefaultParagraphFont"/>
    <w:rsid w:val="00EB5D6D"/>
  </w:style>
  <w:style w:type="character" w:styleId="HTMLCode">
    <w:name w:val="HTML Code"/>
    <w:basedOn w:val="DefaultParagraphFont"/>
    <w:uiPriority w:val="99"/>
    <w:semiHidden/>
    <w:unhideWhenUsed/>
    <w:rsid w:val="00EB5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44">
      <w:bodyDiv w:val="1"/>
      <w:marLeft w:val="0"/>
      <w:marRight w:val="0"/>
      <w:marTop w:val="0"/>
      <w:marBottom w:val="0"/>
      <w:divBdr>
        <w:top w:val="none" w:sz="0" w:space="0" w:color="auto"/>
        <w:left w:val="none" w:sz="0" w:space="0" w:color="auto"/>
        <w:bottom w:val="none" w:sz="0" w:space="0" w:color="auto"/>
        <w:right w:val="none" w:sz="0" w:space="0" w:color="auto"/>
      </w:divBdr>
      <w:divsChild>
        <w:div w:id="987705170">
          <w:marLeft w:val="0"/>
          <w:marRight w:val="0"/>
          <w:marTop w:val="0"/>
          <w:marBottom w:val="0"/>
          <w:divBdr>
            <w:top w:val="none" w:sz="0" w:space="0" w:color="auto"/>
            <w:left w:val="none" w:sz="0" w:space="0" w:color="auto"/>
            <w:bottom w:val="none" w:sz="0" w:space="0" w:color="auto"/>
            <w:right w:val="none" w:sz="0" w:space="0" w:color="auto"/>
          </w:divBdr>
          <w:divsChild>
            <w:div w:id="1330136217">
              <w:marLeft w:val="0"/>
              <w:marRight w:val="0"/>
              <w:marTop w:val="0"/>
              <w:marBottom w:val="0"/>
              <w:divBdr>
                <w:top w:val="none" w:sz="0" w:space="0" w:color="auto"/>
                <w:left w:val="none" w:sz="0" w:space="0" w:color="auto"/>
                <w:bottom w:val="none" w:sz="0" w:space="0" w:color="auto"/>
                <w:right w:val="none" w:sz="0" w:space="0" w:color="auto"/>
              </w:divBdr>
              <w:divsChild>
                <w:div w:id="19074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419">
      <w:bodyDiv w:val="1"/>
      <w:marLeft w:val="0"/>
      <w:marRight w:val="0"/>
      <w:marTop w:val="0"/>
      <w:marBottom w:val="0"/>
      <w:divBdr>
        <w:top w:val="none" w:sz="0" w:space="0" w:color="auto"/>
        <w:left w:val="none" w:sz="0" w:space="0" w:color="auto"/>
        <w:bottom w:val="none" w:sz="0" w:space="0" w:color="auto"/>
        <w:right w:val="none" w:sz="0" w:space="0" w:color="auto"/>
      </w:divBdr>
    </w:div>
    <w:div w:id="20128070">
      <w:bodyDiv w:val="1"/>
      <w:marLeft w:val="0"/>
      <w:marRight w:val="0"/>
      <w:marTop w:val="0"/>
      <w:marBottom w:val="0"/>
      <w:divBdr>
        <w:top w:val="none" w:sz="0" w:space="0" w:color="auto"/>
        <w:left w:val="none" w:sz="0" w:space="0" w:color="auto"/>
        <w:bottom w:val="none" w:sz="0" w:space="0" w:color="auto"/>
        <w:right w:val="none" w:sz="0" w:space="0" w:color="auto"/>
      </w:divBdr>
      <w:divsChild>
        <w:div w:id="861211649">
          <w:marLeft w:val="0"/>
          <w:marRight w:val="0"/>
          <w:marTop w:val="0"/>
          <w:marBottom w:val="0"/>
          <w:divBdr>
            <w:top w:val="none" w:sz="0" w:space="0" w:color="auto"/>
            <w:left w:val="none" w:sz="0" w:space="0" w:color="auto"/>
            <w:bottom w:val="none" w:sz="0" w:space="0" w:color="auto"/>
            <w:right w:val="none" w:sz="0" w:space="0" w:color="auto"/>
          </w:divBdr>
          <w:divsChild>
            <w:div w:id="458303752">
              <w:marLeft w:val="0"/>
              <w:marRight w:val="0"/>
              <w:marTop w:val="0"/>
              <w:marBottom w:val="0"/>
              <w:divBdr>
                <w:top w:val="none" w:sz="0" w:space="0" w:color="auto"/>
                <w:left w:val="none" w:sz="0" w:space="0" w:color="auto"/>
                <w:bottom w:val="none" w:sz="0" w:space="0" w:color="auto"/>
                <w:right w:val="none" w:sz="0" w:space="0" w:color="auto"/>
              </w:divBdr>
              <w:divsChild>
                <w:div w:id="16285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8753">
      <w:bodyDiv w:val="1"/>
      <w:marLeft w:val="0"/>
      <w:marRight w:val="0"/>
      <w:marTop w:val="0"/>
      <w:marBottom w:val="0"/>
      <w:divBdr>
        <w:top w:val="none" w:sz="0" w:space="0" w:color="auto"/>
        <w:left w:val="none" w:sz="0" w:space="0" w:color="auto"/>
        <w:bottom w:val="none" w:sz="0" w:space="0" w:color="auto"/>
        <w:right w:val="none" w:sz="0" w:space="0" w:color="auto"/>
      </w:divBdr>
      <w:divsChild>
        <w:div w:id="1889102035">
          <w:marLeft w:val="0"/>
          <w:marRight w:val="0"/>
          <w:marTop w:val="0"/>
          <w:marBottom w:val="0"/>
          <w:divBdr>
            <w:top w:val="none" w:sz="0" w:space="0" w:color="auto"/>
            <w:left w:val="none" w:sz="0" w:space="0" w:color="auto"/>
            <w:bottom w:val="none" w:sz="0" w:space="0" w:color="auto"/>
            <w:right w:val="none" w:sz="0" w:space="0" w:color="auto"/>
          </w:divBdr>
          <w:divsChild>
            <w:div w:id="1708722750">
              <w:marLeft w:val="0"/>
              <w:marRight w:val="0"/>
              <w:marTop w:val="0"/>
              <w:marBottom w:val="0"/>
              <w:divBdr>
                <w:top w:val="none" w:sz="0" w:space="0" w:color="auto"/>
                <w:left w:val="none" w:sz="0" w:space="0" w:color="auto"/>
                <w:bottom w:val="none" w:sz="0" w:space="0" w:color="auto"/>
                <w:right w:val="none" w:sz="0" w:space="0" w:color="auto"/>
              </w:divBdr>
              <w:divsChild>
                <w:div w:id="18898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4565">
      <w:bodyDiv w:val="1"/>
      <w:marLeft w:val="0"/>
      <w:marRight w:val="0"/>
      <w:marTop w:val="0"/>
      <w:marBottom w:val="0"/>
      <w:divBdr>
        <w:top w:val="none" w:sz="0" w:space="0" w:color="auto"/>
        <w:left w:val="none" w:sz="0" w:space="0" w:color="auto"/>
        <w:bottom w:val="none" w:sz="0" w:space="0" w:color="auto"/>
        <w:right w:val="none" w:sz="0" w:space="0" w:color="auto"/>
      </w:divBdr>
      <w:divsChild>
        <w:div w:id="302077508">
          <w:marLeft w:val="0"/>
          <w:marRight w:val="0"/>
          <w:marTop w:val="0"/>
          <w:marBottom w:val="0"/>
          <w:divBdr>
            <w:top w:val="none" w:sz="0" w:space="0" w:color="auto"/>
            <w:left w:val="none" w:sz="0" w:space="0" w:color="auto"/>
            <w:bottom w:val="none" w:sz="0" w:space="0" w:color="auto"/>
            <w:right w:val="none" w:sz="0" w:space="0" w:color="auto"/>
          </w:divBdr>
          <w:divsChild>
            <w:div w:id="390419489">
              <w:marLeft w:val="0"/>
              <w:marRight w:val="0"/>
              <w:marTop w:val="0"/>
              <w:marBottom w:val="0"/>
              <w:divBdr>
                <w:top w:val="none" w:sz="0" w:space="0" w:color="auto"/>
                <w:left w:val="none" w:sz="0" w:space="0" w:color="auto"/>
                <w:bottom w:val="none" w:sz="0" w:space="0" w:color="auto"/>
                <w:right w:val="none" w:sz="0" w:space="0" w:color="auto"/>
              </w:divBdr>
              <w:divsChild>
                <w:div w:id="19970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44404">
      <w:bodyDiv w:val="1"/>
      <w:marLeft w:val="0"/>
      <w:marRight w:val="0"/>
      <w:marTop w:val="0"/>
      <w:marBottom w:val="0"/>
      <w:divBdr>
        <w:top w:val="none" w:sz="0" w:space="0" w:color="auto"/>
        <w:left w:val="none" w:sz="0" w:space="0" w:color="auto"/>
        <w:bottom w:val="none" w:sz="0" w:space="0" w:color="auto"/>
        <w:right w:val="none" w:sz="0" w:space="0" w:color="auto"/>
      </w:divBdr>
      <w:divsChild>
        <w:div w:id="1877815099">
          <w:marLeft w:val="0"/>
          <w:marRight w:val="0"/>
          <w:marTop w:val="0"/>
          <w:marBottom w:val="0"/>
          <w:divBdr>
            <w:top w:val="none" w:sz="0" w:space="0" w:color="auto"/>
            <w:left w:val="none" w:sz="0" w:space="0" w:color="auto"/>
            <w:bottom w:val="none" w:sz="0" w:space="0" w:color="auto"/>
            <w:right w:val="none" w:sz="0" w:space="0" w:color="auto"/>
          </w:divBdr>
          <w:divsChild>
            <w:div w:id="688222359">
              <w:marLeft w:val="0"/>
              <w:marRight w:val="0"/>
              <w:marTop w:val="0"/>
              <w:marBottom w:val="0"/>
              <w:divBdr>
                <w:top w:val="none" w:sz="0" w:space="0" w:color="auto"/>
                <w:left w:val="none" w:sz="0" w:space="0" w:color="auto"/>
                <w:bottom w:val="none" w:sz="0" w:space="0" w:color="auto"/>
                <w:right w:val="none" w:sz="0" w:space="0" w:color="auto"/>
              </w:divBdr>
              <w:divsChild>
                <w:div w:id="20513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8952">
      <w:bodyDiv w:val="1"/>
      <w:marLeft w:val="0"/>
      <w:marRight w:val="0"/>
      <w:marTop w:val="0"/>
      <w:marBottom w:val="0"/>
      <w:divBdr>
        <w:top w:val="none" w:sz="0" w:space="0" w:color="auto"/>
        <w:left w:val="none" w:sz="0" w:space="0" w:color="auto"/>
        <w:bottom w:val="none" w:sz="0" w:space="0" w:color="auto"/>
        <w:right w:val="none" w:sz="0" w:space="0" w:color="auto"/>
      </w:divBdr>
      <w:divsChild>
        <w:div w:id="1005591684">
          <w:marLeft w:val="0"/>
          <w:marRight w:val="0"/>
          <w:marTop w:val="0"/>
          <w:marBottom w:val="0"/>
          <w:divBdr>
            <w:top w:val="none" w:sz="0" w:space="0" w:color="auto"/>
            <w:left w:val="none" w:sz="0" w:space="0" w:color="auto"/>
            <w:bottom w:val="none" w:sz="0" w:space="0" w:color="auto"/>
            <w:right w:val="none" w:sz="0" w:space="0" w:color="auto"/>
          </w:divBdr>
          <w:divsChild>
            <w:div w:id="715740621">
              <w:marLeft w:val="0"/>
              <w:marRight w:val="0"/>
              <w:marTop w:val="0"/>
              <w:marBottom w:val="0"/>
              <w:divBdr>
                <w:top w:val="none" w:sz="0" w:space="0" w:color="auto"/>
                <w:left w:val="none" w:sz="0" w:space="0" w:color="auto"/>
                <w:bottom w:val="none" w:sz="0" w:space="0" w:color="auto"/>
                <w:right w:val="none" w:sz="0" w:space="0" w:color="auto"/>
              </w:divBdr>
              <w:divsChild>
                <w:div w:id="20744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65">
      <w:bodyDiv w:val="1"/>
      <w:marLeft w:val="0"/>
      <w:marRight w:val="0"/>
      <w:marTop w:val="0"/>
      <w:marBottom w:val="0"/>
      <w:divBdr>
        <w:top w:val="none" w:sz="0" w:space="0" w:color="auto"/>
        <w:left w:val="none" w:sz="0" w:space="0" w:color="auto"/>
        <w:bottom w:val="none" w:sz="0" w:space="0" w:color="auto"/>
        <w:right w:val="none" w:sz="0" w:space="0" w:color="auto"/>
      </w:divBdr>
      <w:divsChild>
        <w:div w:id="1132941027">
          <w:marLeft w:val="0"/>
          <w:marRight w:val="0"/>
          <w:marTop w:val="0"/>
          <w:marBottom w:val="0"/>
          <w:divBdr>
            <w:top w:val="none" w:sz="0" w:space="0" w:color="auto"/>
            <w:left w:val="none" w:sz="0" w:space="0" w:color="auto"/>
            <w:bottom w:val="none" w:sz="0" w:space="0" w:color="auto"/>
            <w:right w:val="none" w:sz="0" w:space="0" w:color="auto"/>
          </w:divBdr>
          <w:divsChild>
            <w:div w:id="485556993">
              <w:marLeft w:val="0"/>
              <w:marRight w:val="0"/>
              <w:marTop w:val="0"/>
              <w:marBottom w:val="0"/>
              <w:divBdr>
                <w:top w:val="none" w:sz="0" w:space="0" w:color="auto"/>
                <w:left w:val="none" w:sz="0" w:space="0" w:color="auto"/>
                <w:bottom w:val="none" w:sz="0" w:space="0" w:color="auto"/>
                <w:right w:val="none" w:sz="0" w:space="0" w:color="auto"/>
              </w:divBdr>
              <w:divsChild>
                <w:div w:id="1107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5479">
      <w:bodyDiv w:val="1"/>
      <w:marLeft w:val="0"/>
      <w:marRight w:val="0"/>
      <w:marTop w:val="0"/>
      <w:marBottom w:val="0"/>
      <w:divBdr>
        <w:top w:val="none" w:sz="0" w:space="0" w:color="auto"/>
        <w:left w:val="none" w:sz="0" w:space="0" w:color="auto"/>
        <w:bottom w:val="none" w:sz="0" w:space="0" w:color="auto"/>
        <w:right w:val="none" w:sz="0" w:space="0" w:color="auto"/>
      </w:divBdr>
      <w:divsChild>
        <w:div w:id="1615476413">
          <w:marLeft w:val="0"/>
          <w:marRight w:val="0"/>
          <w:marTop w:val="0"/>
          <w:marBottom w:val="0"/>
          <w:divBdr>
            <w:top w:val="none" w:sz="0" w:space="0" w:color="auto"/>
            <w:left w:val="none" w:sz="0" w:space="0" w:color="auto"/>
            <w:bottom w:val="none" w:sz="0" w:space="0" w:color="auto"/>
            <w:right w:val="none" w:sz="0" w:space="0" w:color="auto"/>
          </w:divBdr>
          <w:divsChild>
            <w:div w:id="1560480771">
              <w:marLeft w:val="0"/>
              <w:marRight w:val="0"/>
              <w:marTop w:val="0"/>
              <w:marBottom w:val="0"/>
              <w:divBdr>
                <w:top w:val="none" w:sz="0" w:space="0" w:color="auto"/>
                <w:left w:val="none" w:sz="0" w:space="0" w:color="auto"/>
                <w:bottom w:val="none" w:sz="0" w:space="0" w:color="auto"/>
                <w:right w:val="none" w:sz="0" w:space="0" w:color="auto"/>
              </w:divBdr>
              <w:divsChild>
                <w:div w:id="4805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5856">
      <w:bodyDiv w:val="1"/>
      <w:marLeft w:val="0"/>
      <w:marRight w:val="0"/>
      <w:marTop w:val="0"/>
      <w:marBottom w:val="0"/>
      <w:divBdr>
        <w:top w:val="none" w:sz="0" w:space="0" w:color="auto"/>
        <w:left w:val="none" w:sz="0" w:space="0" w:color="auto"/>
        <w:bottom w:val="none" w:sz="0" w:space="0" w:color="auto"/>
        <w:right w:val="none" w:sz="0" w:space="0" w:color="auto"/>
      </w:divBdr>
      <w:divsChild>
        <w:div w:id="1308558717">
          <w:marLeft w:val="0"/>
          <w:marRight w:val="0"/>
          <w:marTop w:val="0"/>
          <w:marBottom w:val="0"/>
          <w:divBdr>
            <w:top w:val="none" w:sz="0" w:space="0" w:color="auto"/>
            <w:left w:val="none" w:sz="0" w:space="0" w:color="auto"/>
            <w:bottom w:val="none" w:sz="0" w:space="0" w:color="auto"/>
            <w:right w:val="none" w:sz="0" w:space="0" w:color="auto"/>
          </w:divBdr>
          <w:divsChild>
            <w:div w:id="1747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7521">
      <w:bodyDiv w:val="1"/>
      <w:marLeft w:val="0"/>
      <w:marRight w:val="0"/>
      <w:marTop w:val="0"/>
      <w:marBottom w:val="0"/>
      <w:divBdr>
        <w:top w:val="none" w:sz="0" w:space="0" w:color="auto"/>
        <w:left w:val="none" w:sz="0" w:space="0" w:color="auto"/>
        <w:bottom w:val="none" w:sz="0" w:space="0" w:color="auto"/>
        <w:right w:val="none" w:sz="0" w:space="0" w:color="auto"/>
      </w:divBdr>
    </w:div>
    <w:div w:id="90466850">
      <w:bodyDiv w:val="1"/>
      <w:marLeft w:val="0"/>
      <w:marRight w:val="0"/>
      <w:marTop w:val="0"/>
      <w:marBottom w:val="0"/>
      <w:divBdr>
        <w:top w:val="none" w:sz="0" w:space="0" w:color="auto"/>
        <w:left w:val="none" w:sz="0" w:space="0" w:color="auto"/>
        <w:bottom w:val="none" w:sz="0" w:space="0" w:color="auto"/>
        <w:right w:val="none" w:sz="0" w:space="0" w:color="auto"/>
      </w:divBdr>
      <w:divsChild>
        <w:div w:id="1605653783">
          <w:marLeft w:val="0"/>
          <w:marRight w:val="0"/>
          <w:marTop w:val="0"/>
          <w:marBottom w:val="0"/>
          <w:divBdr>
            <w:top w:val="none" w:sz="0" w:space="0" w:color="auto"/>
            <w:left w:val="none" w:sz="0" w:space="0" w:color="auto"/>
            <w:bottom w:val="none" w:sz="0" w:space="0" w:color="auto"/>
            <w:right w:val="none" w:sz="0" w:space="0" w:color="auto"/>
          </w:divBdr>
          <w:divsChild>
            <w:div w:id="36901168">
              <w:marLeft w:val="0"/>
              <w:marRight w:val="0"/>
              <w:marTop w:val="0"/>
              <w:marBottom w:val="0"/>
              <w:divBdr>
                <w:top w:val="none" w:sz="0" w:space="0" w:color="auto"/>
                <w:left w:val="none" w:sz="0" w:space="0" w:color="auto"/>
                <w:bottom w:val="none" w:sz="0" w:space="0" w:color="auto"/>
                <w:right w:val="none" w:sz="0" w:space="0" w:color="auto"/>
              </w:divBdr>
              <w:divsChild>
                <w:div w:id="726295005">
                  <w:marLeft w:val="0"/>
                  <w:marRight w:val="0"/>
                  <w:marTop w:val="0"/>
                  <w:marBottom w:val="0"/>
                  <w:divBdr>
                    <w:top w:val="none" w:sz="0" w:space="0" w:color="auto"/>
                    <w:left w:val="none" w:sz="0" w:space="0" w:color="auto"/>
                    <w:bottom w:val="none" w:sz="0" w:space="0" w:color="auto"/>
                    <w:right w:val="none" w:sz="0" w:space="0" w:color="auto"/>
                  </w:divBdr>
                  <w:divsChild>
                    <w:div w:id="2594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4381">
      <w:bodyDiv w:val="1"/>
      <w:marLeft w:val="0"/>
      <w:marRight w:val="0"/>
      <w:marTop w:val="0"/>
      <w:marBottom w:val="0"/>
      <w:divBdr>
        <w:top w:val="none" w:sz="0" w:space="0" w:color="auto"/>
        <w:left w:val="none" w:sz="0" w:space="0" w:color="auto"/>
        <w:bottom w:val="none" w:sz="0" w:space="0" w:color="auto"/>
        <w:right w:val="none" w:sz="0" w:space="0" w:color="auto"/>
      </w:divBdr>
      <w:divsChild>
        <w:div w:id="1730111055">
          <w:marLeft w:val="0"/>
          <w:marRight w:val="0"/>
          <w:marTop w:val="0"/>
          <w:marBottom w:val="0"/>
          <w:divBdr>
            <w:top w:val="none" w:sz="0" w:space="0" w:color="auto"/>
            <w:left w:val="none" w:sz="0" w:space="0" w:color="auto"/>
            <w:bottom w:val="none" w:sz="0" w:space="0" w:color="auto"/>
            <w:right w:val="none" w:sz="0" w:space="0" w:color="auto"/>
          </w:divBdr>
          <w:divsChild>
            <w:div w:id="1193617684">
              <w:marLeft w:val="0"/>
              <w:marRight w:val="0"/>
              <w:marTop w:val="0"/>
              <w:marBottom w:val="0"/>
              <w:divBdr>
                <w:top w:val="none" w:sz="0" w:space="0" w:color="auto"/>
                <w:left w:val="none" w:sz="0" w:space="0" w:color="auto"/>
                <w:bottom w:val="none" w:sz="0" w:space="0" w:color="auto"/>
                <w:right w:val="none" w:sz="0" w:space="0" w:color="auto"/>
              </w:divBdr>
              <w:divsChild>
                <w:div w:id="15035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2873">
      <w:bodyDiv w:val="1"/>
      <w:marLeft w:val="0"/>
      <w:marRight w:val="0"/>
      <w:marTop w:val="0"/>
      <w:marBottom w:val="0"/>
      <w:divBdr>
        <w:top w:val="none" w:sz="0" w:space="0" w:color="auto"/>
        <w:left w:val="none" w:sz="0" w:space="0" w:color="auto"/>
        <w:bottom w:val="none" w:sz="0" w:space="0" w:color="auto"/>
        <w:right w:val="none" w:sz="0" w:space="0" w:color="auto"/>
      </w:divBdr>
      <w:divsChild>
        <w:div w:id="1888494648">
          <w:marLeft w:val="0"/>
          <w:marRight w:val="0"/>
          <w:marTop w:val="0"/>
          <w:marBottom w:val="0"/>
          <w:divBdr>
            <w:top w:val="none" w:sz="0" w:space="0" w:color="auto"/>
            <w:left w:val="none" w:sz="0" w:space="0" w:color="auto"/>
            <w:bottom w:val="none" w:sz="0" w:space="0" w:color="auto"/>
            <w:right w:val="none" w:sz="0" w:space="0" w:color="auto"/>
          </w:divBdr>
          <w:divsChild>
            <w:div w:id="1249386831">
              <w:marLeft w:val="0"/>
              <w:marRight w:val="0"/>
              <w:marTop w:val="0"/>
              <w:marBottom w:val="0"/>
              <w:divBdr>
                <w:top w:val="none" w:sz="0" w:space="0" w:color="auto"/>
                <w:left w:val="none" w:sz="0" w:space="0" w:color="auto"/>
                <w:bottom w:val="none" w:sz="0" w:space="0" w:color="auto"/>
                <w:right w:val="none" w:sz="0" w:space="0" w:color="auto"/>
              </w:divBdr>
              <w:divsChild>
                <w:div w:id="14498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8171">
      <w:bodyDiv w:val="1"/>
      <w:marLeft w:val="0"/>
      <w:marRight w:val="0"/>
      <w:marTop w:val="0"/>
      <w:marBottom w:val="0"/>
      <w:divBdr>
        <w:top w:val="none" w:sz="0" w:space="0" w:color="auto"/>
        <w:left w:val="none" w:sz="0" w:space="0" w:color="auto"/>
        <w:bottom w:val="none" w:sz="0" w:space="0" w:color="auto"/>
        <w:right w:val="none" w:sz="0" w:space="0" w:color="auto"/>
      </w:divBdr>
      <w:divsChild>
        <w:div w:id="1180238708">
          <w:marLeft w:val="0"/>
          <w:marRight w:val="0"/>
          <w:marTop w:val="0"/>
          <w:marBottom w:val="0"/>
          <w:divBdr>
            <w:top w:val="none" w:sz="0" w:space="0" w:color="auto"/>
            <w:left w:val="none" w:sz="0" w:space="0" w:color="auto"/>
            <w:bottom w:val="none" w:sz="0" w:space="0" w:color="auto"/>
            <w:right w:val="none" w:sz="0" w:space="0" w:color="auto"/>
          </w:divBdr>
          <w:divsChild>
            <w:div w:id="1049645107">
              <w:marLeft w:val="0"/>
              <w:marRight w:val="0"/>
              <w:marTop w:val="0"/>
              <w:marBottom w:val="0"/>
              <w:divBdr>
                <w:top w:val="none" w:sz="0" w:space="0" w:color="auto"/>
                <w:left w:val="none" w:sz="0" w:space="0" w:color="auto"/>
                <w:bottom w:val="none" w:sz="0" w:space="0" w:color="auto"/>
                <w:right w:val="none" w:sz="0" w:space="0" w:color="auto"/>
              </w:divBdr>
              <w:divsChild>
                <w:div w:id="12701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9695">
      <w:bodyDiv w:val="1"/>
      <w:marLeft w:val="0"/>
      <w:marRight w:val="0"/>
      <w:marTop w:val="0"/>
      <w:marBottom w:val="0"/>
      <w:divBdr>
        <w:top w:val="none" w:sz="0" w:space="0" w:color="auto"/>
        <w:left w:val="none" w:sz="0" w:space="0" w:color="auto"/>
        <w:bottom w:val="none" w:sz="0" w:space="0" w:color="auto"/>
        <w:right w:val="none" w:sz="0" w:space="0" w:color="auto"/>
      </w:divBdr>
      <w:divsChild>
        <w:div w:id="709768783">
          <w:marLeft w:val="0"/>
          <w:marRight w:val="0"/>
          <w:marTop w:val="0"/>
          <w:marBottom w:val="0"/>
          <w:divBdr>
            <w:top w:val="none" w:sz="0" w:space="0" w:color="auto"/>
            <w:left w:val="none" w:sz="0" w:space="0" w:color="auto"/>
            <w:bottom w:val="none" w:sz="0" w:space="0" w:color="auto"/>
            <w:right w:val="none" w:sz="0" w:space="0" w:color="auto"/>
          </w:divBdr>
          <w:divsChild>
            <w:div w:id="142891666">
              <w:marLeft w:val="0"/>
              <w:marRight w:val="0"/>
              <w:marTop w:val="0"/>
              <w:marBottom w:val="0"/>
              <w:divBdr>
                <w:top w:val="none" w:sz="0" w:space="0" w:color="auto"/>
                <w:left w:val="none" w:sz="0" w:space="0" w:color="auto"/>
                <w:bottom w:val="none" w:sz="0" w:space="0" w:color="auto"/>
                <w:right w:val="none" w:sz="0" w:space="0" w:color="auto"/>
              </w:divBdr>
              <w:divsChild>
                <w:div w:id="591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4195">
      <w:bodyDiv w:val="1"/>
      <w:marLeft w:val="0"/>
      <w:marRight w:val="0"/>
      <w:marTop w:val="0"/>
      <w:marBottom w:val="0"/>
      <w:divBdr>
        <w:top w:val="none" w:sz="0" w:space="0" w:color="auto"/>
        <w:left w:val="none" w:sz="0" w:space="0" w:color="auto"/>
        <w:bottom w:val="none" w:sz="0" w:space="0" w:color="auto"/>
        <w:right w:val="none" w:sz="0" w:space="0" w:color="auto"/>
      </w:divBdr>
      <w:divsChild>
        <w:div w:id="1486169925">
          <w:marLeft w:val="0"/>
          <w:marRight w:val="0"/>
          <w:marTop w:val="0"/>
          <w:marBottom w:val="0"/>
          <w:divBdr>
            <w:top w:val="none" w:sz="0" w:space="0" w:color="auto"/>
            <w:left w:val="none" w:sz="0" w:space="0" w:color="auto"/>
            <w:bottom w:val="none" w:sz="0" w:space="0" w:color="auto"/>
            <w:right w:val="none" w:sz="0" w:space="0" w:color="auto"/>
          </w:divBdr>
          <w:divsChild>
            <w:div w:id="231812668">
              <w:marLeft w:val="0"/>
              <w:marRight w:val="0"/>
              <w:marTop w:val="0"/>
              <w:marBottom w:val="0"/>
              <w:divBdr>
                <w:top w:val="none" w:sz="0" w:space="0" w:color="auto"/>
                <w:left w:val="none" w:sz="0" w:space="0" w:color="auto"/>
                <w:bottom w:val="none" w:sz="0" w:space="0" w:color="auto"/>
                <w:right w:val="none" w:sz="0" w:space="0" w:color="auto"/>
              </w:divBdr>
              <w:divsChild>
                <w:div w:id="303196089">
                  <w:marLeft w:val="0"/>
                  <w:marRight w:val="0"/>
                  <w:marTop w:val="0"/>
                  <w:marBottom w:val="0"/>
                  <w:divBdr>
                    <w:top w:val="none" w:sz="0" w:space="0" w:color="auto"/>
                    <w:left w:val="none" w:sz="0" w:space="0" w:color="auto"/>
                    <w:bottom w:val="none" w:sz="0" w:space="0" w:color="auto"/>
                    <w:right w:val="none" w:sz="0" w:space="0" w:color="auto"/>
                  </w:divBdr>
                </w:div>
                <w:div w:id="13877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9621">
      <w:bodyDiv w:val="1"/>
      <w:marLeft w:val="0"/>
      <w:marRight w:val="0"/>
      <w:marTop w:val="0"/>
      <w:marBottom w:val="0"/>
      <w:divBdr>
        <w:top w:val="none" w:sz="0" w:space="0" w:color="auto"/>
        <w:left w:val="none" w:sz="0" w:space="0" w:color="auto"/>
        <w:bottom w:val="none" w:sz="0" w:space="0" w:color="auto"/>
        <w:right w:val="none" w:sz="0" w:space="0" w:color="auto"/>
      </w:divBdr>
      <w:divsChild>
        <w:div w:id="500704329">
          <w:marLeft w:val="0"/>
          <w:marRight w:val="0"/>
          <w:marTop w:val="0"/>
          <w:marBottom w:val="0"/>
          <w:divBdr>
            <w:top w:val="none" w:sz="0" w:space="0" w:color="auto"/>
            <w:left w:val="none" w:sz="0" w:space="0" w:color="auto"/>
            <w:bottom w:val="none" w:sz="0" w:space="0" w:color="auto"/>
            <w:right w:val="none" w:sz="0" w:space="0" w:color="auto"/>
          </w:divBdr>
          <w:divsChild>
            <w:div w:id="10567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3">
      <w:bodyDiv w:val="1"/>
      <w:marLeft w:val="0"/>
      <w:marRight w:val="0"/>
      <w:marTop w:val="0"/>
      <w:marBottom w:val="0"/>
      <w:divBdr>
        <w:top w:val="none" w:sz="0" w:space="0" w:color="auto"/>
        <w:left w:val="none" w:sz="0" w:space="0" w:color="auto"/>
        <w:bottom w:val="none" w:sz="0" w:space="0" w:color="auto"/>
        <w:right w:val="none" w:sz="0" w:space="0" w:color="auto"/>
      </w:divBdr>
      <w:divsChild>
        <w:div w:id="868225953">
          <w:marLeft w:val="0"/>
          <w:marRight w:val="0"/>
          <w:marTop w:val="0"/>
          <w:marBottom w:val="0"/>
          <w:divBdr>
            <w:top w:val="none" w:sz="0" w:space="0" w:color="auto"/>
            <w:left w:val="none" w:sz="0" w:space="0" w:color="auto"/>
            <w:bottom w:val="none" w:sz="0" w:space="0" w:color="auto"/>
            <w:right w:val="none" w:sz="0" w:space="0" w:color="auto"/>
          </w:divBdr>
          <w:divsChild>
            <w:div w:id="793789773">
              <w:marLeft w:val="0"/>
              <w:marRight w:val="0"/>
              <w:marTop w:val="0"/>
              <w:marBottom w:val="0"/>
              <w:divBdr>
                <w:top w:val="none" w:sz="0" w:space="0" w:color="auto"/>
                <w:left w:val="none" w:sz="0" w:space="0" w:color="auto"/>
                <w:bottom w:val="none" w:sz="0" w:space="0" w:color="auto"/>
                <w:right w:val="none" w:sz="0" w:space="0" w:color="auto"/>
              </w:divBdr>
              <w:divsChild>
                <w:div w:id="1031346175">
                  <w:marLeft w:val="0"/>
                  <w:marRight w:val="0"/>
                  <w:marTop w:val="0"/>
                  <w:marBottom w:val="0"/>
                  <w:divBdr>
                    <w:top w:val="none" w:sz="0" w:space="0" w:color="auto"/>
                    <w:left w:val="none" w:sz="0" w:space="0" w:color="auto"/>
                    <w:bottom w:val="none" w:sz="0" w:space="0" w:color="auto"/>
                    <w:right w:val="none" w:sz="0" w:space="0" w:color="auto"/>
                  </w:divBdr>
                  <w:divsChild>
                    <w:div w:id="3596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0325">
      <w:bodyDiv w:val="1"/>
      <w:marLeft w:val="0"/>
      <w:marRight w:val="0"/>
      <w:marTop w:val="0"/>
      <w:marBottom w:val="0"/>
      <w:divBdr>
        <w:top w:val="none" w:sz="0" w:space="0" w:color="auto"/>
        <w:left w:val="none" w:sz="0" w:space="0" w:color="auto"/>
        <w:bottom w:val="none" w:sz="0" w:space="0" w:color="auto"/>
        <w:right w:val="none" w:sz="0" w:space="0" w:color="auto"/>
      </w:divBdr>
      <w:divsChild>
        <w:div w:id="1902909592">
          <w:marLeft w:val="0"/>
          <w:marRight w:val="0"/>
          <w:marTop w:val="0"/>
          <w:marBottom w:val="0"/>
          <w:divBdr>
            <w:top w:val="none" w:sz="0" w:space="0" w:color="auto"/>
            <w:left w:val="none" w:sz="0" w:space="0" w:color="auto"/>
            <w:bottom w:val="none" w:sz="0" w:space="0" w:color="auto"/>
            <w:right w:val="none" w:sz="0" w:space="0" w:color="auto"/>
          </w:divBdr>
          <w:divsChild>
            <w:div w:id="1665739188">
              <w:marLeft w:val="0"/>
              <w:marRight w:val="0"/>
              <w:marTop w:val="0"/>
              <w:marBottom w:val="0"/>
              <w:divBdr>
                <w:top w:val="none" w:sz="0" w:space="0" w:color="auto"/>
                <w:left w:val="none" w:sz="0" w:space="0" w:color="auto"/>
                <w:bottom w:val="none" w:sz="0" w:space="0" w:color="auto"/>
                <w:right w:val="none" w:sz="0" w:space="0" w:color="auto"/>
              </w:divBdr>
              <w:divsChild>
                <w:div w:id="11822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1843">
      <w:bodyDiv w:val="1"/>
      <w:marLeft w:val="0"/>
      <w:marRight w:val="0"/>
      <w:marTop w:val="0"/>
      <w:marBottom w:val="0"/>
      <w:divBdr>
        <w:top w:val="none" w:sz="0" w:space="0" w:color="auto"/>
        <w:left w:val="none" w:sz="0" w:space="0" w:color="auto"/>
        <w:bottom w:val="none" w:sz="0" w:space="0" w:color="auto"/>
        <w:right w:val="none" w:sz="0" w:space="0" w:color="auto"/>
      </w:divBdr>
      <w:divsChild>
        <w:div w:id="2042238407">
          <w:marLeft w:val="0"/>
          <w:marRight w:val="0"/>
          <w:marTop w:val="0"/>
          <w:marBottom w:val="0"/>
          <w:divBdr>
            <w:top w:val="none" w:sz="0" w:space="0" w:color="auto"/>
            <w:left w:val="none" w:sz="0" w:space="0" w:color="auto"/>
            <w:bottom w:val="none" w:sz="0" w:space="0" w:color="auto"/>
            <w:right w:val="none" w:sz="0" w:space="0" w:color="auto"/>
          </w:divBdr>
          <w:divsChild>
            <w:div w:id="1856918871">
              <w:marLeft w:val="0"/>
              <w:marRight w:val="0"/>
              <w:marTop w:val="0"/>
              <w:marBottom w:val="0"/>
              <w:divBdr>
                <w:top w:val="none" w:sz="0" w:space="0" w:color="auto"/>
                <w:left w:val="none" w:sz="0" w:space="0" w:color="auto"/>
                <w:bottom w:val="none" w:sz="0" w:space="0" w:color="auto"/>
                <w:right w:val="none" w:sz="0" w:space="0" w:color="auto"/>
              </w:divBdr>
              <w:divsChild>
                <w:div w:id="3814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3179">
      <w:bodyDiv w:val="1"/>
      <w:marLeft w:val="0"/>
      <w:marRight w:val="0"/>
      <w:marTop w:val="0"/>
      <w:marBottom w:val="0"/>
      <w:divBdr>
        <w:top w:val="none" w:sz="0" w:space="0" w:color="auto"/>
        <w:left w:val="none" w:sz="0" w:space="0" w:color="auto"/>
        <w:bottom w:val="none" w:sz="0" w:space="0" w:color="auto"/>
        <w:right w:val="none" w:sz="0" w:space="0" w:color="auto"/>
      </w:divBdr>
      <w:divsChild>
        <w:div w:id="1844078950">
          <w:marLeft w:val="0"/>
          <w:marRight w:val="0"/>
          <w:marTop w:val="0"/>
          <w:marBottom w:val="0"/>
          <w:divBdr>
            <w:top w:val="none" w:sz="0" w:space="0" w:color="auto"/>
            <w:left w:val="none" w:sz="0" w:space="0" w:color="auto"/>
            <w:bottom w:val="none" w:sz="0" w:space="0" w:color="auto"/>
            <w:right w:val="none" w:sz="0" w:space="0" w:color="auto"/>
          </w:divBdr>
          <w:divsChild>
            <w:div w:id="504519112">
              <w:marLeft w:val="0"/>
              <w:marRight w:val="0"/>
              <w:marTop w:val="0"/>
              <w:marBottom w:val="0"/>
              <w:divBdr>
                <w:top w:val="none" w:sz="0" w:space="0" w:color="auto"/>
                <w:left w:val="none" w:sz="0" w:space="0" w:color="auto"/>
                <w:bottom w:val="none" w:sz="0" w:space="0" w:color="auto"/>
                <w:right w:val="none" w:sz="0" w:space="0" w:color="auto"/>
              </w:divBdr>
              <w:divsChild>
                <w:div w:id="19398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1562">
      <w:bodyDiv w:val="1"/>
      <w:marLeft w:val="0"/>
      <w:marRight w:val="0"/>
      <w:marTop w:val="0"/>
      <w:marBottom w:val="0"/>
      <w:divBdr>
        <w:top w:val="none" w:sz="0" w:space="0" w:color="auto"/>
        <w:left w:val="none" w:sz="0" w:space="0" w:color="auto"/>
        <w:bottom w:val="none" w:sz="0" w:space="0" w:color="auto"/>
        <w:right w:val="none" w:sz="0" w:space="0" w:color="auto"/>
      </w:divBdr>
    </w:div>
    <w:div w:id="154805088">
      <w:bodyDiv w:val="1"/>
      <w:marLeft w:val="0"/>
      <w:marRight w:val="0"/>
      <w:marTop w:val="0"/>
      <w:marBottom w:val="0"/>
      <w:divBdr>
        <w:top w:val="none" w:sz="0" w:space="0" w:color="auto"/>
        <w:left w:val="none" w:sz="0" w:space="0" w:color="auto"/>
        <w:bottom w:val="none" w:sz="0" w:space="0" w:color="auto"/>
        <w:right w:val="none" w:sz="0" w:space="0" w:color="auto"/>
      </w:divBdr>
      <w:divsChild>
        <w:div w:id="1343435800">
          <w:marLeft w:val="0"/>
          <w:marRight w:val="0"/>
          <w:marTop w:val="0"/>
          <w:marBottom w:val="0"/>
          <w:divBdr>
            <w:top w:val="none" w:sz="0" w:space="0" w:color="auto"/>
            <w:left w:val="none" w:sz="0" w:space="0" w:color="auto"/>
            <w:bottom w:val="none" w:sz="0" w:space="0" w:color="auto"/>
            <w:right w:val="none" w:sz="0" w:space="0" w:color="auto"/>
          </w:divBdr>
          <w:divsChild>
            <w:div w:id="1874220937">
              <w:marLeft w:val="0"/>
              <w:marRight w:val="0"/>
              <w:marTop w:val="0"/>
              <w:marBottom w:val="0"/>
              <w:divBdr>
                <w:top w:val="none" w:sz="0" w:space="0" w:color="auto"/>
                <w:left w:val="none" w:sz="0" w:space="0" w:color="auto"/>
                <w:bottom w:val="none" w:sz="0" w:space="0" w:color="auto"/>
                <w:right w:val="none" w:sz="0" w:space="0" w:color="auto"/>
              </w:divBdr>
              <w:divsChild>
                <w:div w:id="2103840225">
                  <w:marLeft w:val="0"/>
                  <w:marRight w:val="0"/>
                  <w:marTop w:val="0"/>
                  <w:marBottom w:val="0"/>
                  <w:divBdr>
                    <w:top w:val="none" w:sz="0" w:space="0" w:color="auto"/>
                    <w:left w:val="none" w:sz="0" w:space="0" w:color="auto"/>
                    <w:bottom w:val="none" w:sz="0" w:space="0" w:color="auto"/>
                    <w:right w:val="none" w:sz="0" w:space="0" w:color="auto"/>
                  </w:divBdr>
                  <w:divsChild>
                    <w:div w:id="8220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6186">
      <w:bodyDiv w:val="1"/>
      <w:marLeft w:val="0"/>
      <w:marRight w:val="0"/>
      <w:marTop w:val="0"/>
      <w:marBottom w:val="0"/>
      <w:divBdr>
        <w:top w:val="none" w:sz="0" w:space="0" w:color="auto"/>
        <w:left w:val="none" w:sz="0" w:space="0" w:color="auto"/>
        <w:bottom w:val="none" w:sz="0" w:space="0" w:color="auto"/>
        <w:right w:val="none" w:sz="0" w:space="0" w:color="auto"/>
      </w:divBdr>
      <w:divsChild>
        <w:div w:id="1610892760">
          <w:marLeft w:val="0"/>
          <w:marRight w:val="0"/>
          <w:marTop w:val="0"/>
          <w:marBottom w:val="0"/>
          <w:divBdr>
            <w:top w:val="none" w:sz="0" w:space="0" w:color="auto"/>
            <w:left w:val="none" w:sz="0" w:space="0" w:color="auto"/>
            <w:bottom w:val="none" w:sz="0" w:space="0" w:color="auto"/>
            <w:right w:val="none" w:sz="0" w:space="0" w:color="auto"/>
          </w:divBdr>
          <w:divsChild>
            <w:div w:id="1158426103">
              <w:marLeft w:val="0"/>
              <w:marRight w:val="0"/>
              <w:marTop w:val="0"/>
              <w:marBottom w:val="0"/>
              <w:divBdr>
                <w:top w:val="none" w:sz="0" w:space="0" w:color="auto"/>
                <w:left w:val="none" w:sz="0" w:space="0" w:color="auto"/>
                <w:bottom w:val="none" w:sz="0" w:space="0" w:color="auto"/>
                <w:right w:val="none" w:sz="0" w:space="0" w:color="auto"/>
              </w:divBdr>
              <w:divsChild>
                <w:div w:id="12475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0348">
      <w:bodyDiv w:val="1"/>
      <w:marLeft w:val="0"/>
      <w:marRight w:val="0"/>
      <w:marTop w:val="0"/>
      <w:marBottom w:val="0"/>
      <w:divBdr>
        <w:top w:val="none" w:sz="0" w:space="0" w:color="auto"/>
        <w:left w:val="none" w:sz="0" w:space="0" w:color="auto"/>
        <w:bottom w:val="none" w:sz="0" w:space="0" w:color="auto"/>
        <w:right w:val="none" w:sz="0" w:space="0" w:color="auto"/>
      </w:divBdr>
      <w:divsChild>
        <w:div w:id="261301411">
          <w:marLeft w:val="0"/>
          <w:marRight w:val="0"/>
          <w:marTop w:val="0"/>
          <w:marBottom w:val="0"/>
          <w:divBdr>
            <w:top w:val="none" w:sz="0" w:space="0" w:color="auto"/>
            <w:left w:val="none" w:sz="0" w:space="0" w:color="auto"/>
            <w:bottom w:val="none" w:sz="0" w:space="0" w:color="auto"/>
            <w:right w:val="none" w:sz="0" w:space="0" w:color="auto"/>
          </w:divBdr>
          <w:divsChild>
            <w:div w:id="165825805">
              <w:marLeft w:val="0"/>
              <w:marRight w:val="0"/>
              <w:marTop w:val="0"/>
              <w:marBottom w:val="0"/>
              <w:divBdr>
                <w:top w:val="none" w:sz="0" w:space="0" w:color="auto"/>
                <w:left w:val="none" w:sz="0" w:space="0" w:color="auto"/>
                <w:bottom w:val="none" w:sz="0" w:space="0" w:color="auto"/>
                <w:right w:val="none" w:sz="0" w:space="0" w:color="auto"/>
              </w:divBdr>
              <w:divsChild>
                <w:div w:id="14648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3249">
      <w:bodyDiv w:val="1"/>
      <w:marLeft w:val="0"/>
      <w:marRight w:val="0"/>
      <w:marTop w:val="0"/>
      <w:marBottom w:val="0"/>
      <w:divBdr>
        <w:top w:val="none" w:sz="0" w:space="0" w:color="auto"/>
        <w:left w:val="none" w:sz="0" w:space="0" w:color="auto"/>
        <w:bottom w:val="none" w:sz="0" w:space="0" w:color="auto"/>
        <w:right w:val="none" w:sz="0" w:space="0" w:color="auto"/>
      </w:divBdr>
      <w:divsChild>
        <w:div w:id="859898540">
          <w:marLeft w:val="0"/>
          <w:marRight w:val="0"/>
          <w:marTop w:val="0"/>
          <w:marBottom w:val="0"/>
          <w:divBdr>
            <w:top w:val="none" w:sz="0" w:space="0" w:color="auto"/>
            <w:left w:val="none" w:sz="0" w:space="0" w:color="auto"/>
            <w:bottom w:val="none" w:sz="0" w:space="0" w:color="auto"/>
            <w:right w:val="none" w:sz="0" w:space="0" w:color="auto"/>
          </w:divBdr>
          <w:divsChild>
            <w:div w:id="636687316">
              <w:marLeft w:val="0"/>
              <w:marRight w:val="0"/>
              <w:marTop w:val="0"/>
              <w:marBottom w:val="0"/>
              <w:divBdr>
                <w:top w:val="none" w:sz="0" w:space="0" w:color="auto"/>
                <w:left w:val="none" w:sz="0" w:space="0" w:color="auto"/>
                <w:bottom w:val="none" w:sz="0" w:space="0" w:color="auto"/>
                <w:right w:val="none" w:sz="0" w:space="0" w:color="auto"/>
              </w:divBdr>
              <w:divsChild>
                <w:div w:id="19989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7674">
      <w:bodyDiv w:val="1"/>
      <w:marLeft w:val="0"/>
      <w:marRight w:val="0"/>
      <w:marTop w:val="0"/>
      <w:marBottom w:val="0"/>
      <w:divBdr>
        <w:top w:val="none" w:sz="0" w:space="0" w:color="auto"/>
        <w:left w:val="none" w:sz="0" w:space="0" w:color="auto"/>
        <w:bottom w:val="none" w:sz="0" w:space="0" w:color="auto"/>
        <w:right w:val="none" w:sz="0" w:space="0" w:color="auto"/>
      </w:divBdr>
      <w:divsChild>
        <w:div w:id="907571782">
          <w:marLeft w:val="0"/>
          <w:marRight w:val="0"/>
          <w:marTop w:val="0"/>
          <w:marBottom w:val="0"/>
          <w:divBdr>
            <w:top w:val="none" w:sz="0" w:space="0" w:color="auto"/>
            <w:left w:val="none" w:sz="0" w:space="0" w:color="auto"/>
            <w:bottom w:val="none" w:sz="0" w:space="0" w:color="auto"/>
            <w:right w:val="none" w:sz="0" w:space="0" w:color="auto"/>
          </w:divBdr>
          <w:divsChild>
            <w:div w:id="779375463">
              <w:marLeft w:val="0"/>
              <w:marRight w:val="0"/>
              <w:marTop w:val="0"/>
              <w:marBottom w:val="0"/>
              <w:divBdr>
                <w:top w:val="none" w:sz="0" w:space="0" w:color="auto"/>
                <w:left w:val="none" w:sz="0" w:space="0" w:color="auto"/>
                <w:bottom w:val="none" w:sz="0" w:space="0" w:color="auto"/>
                <w:right w:val="none" w:sz="0" w:space="0" w:color="auto"/>
              </w:divBdr>
              <w:divsChild>
                <w:div w:id="8756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3884">
      <w:bodyDiv w:val="1"/>
      <w:marLeft w:val="0"/>
      <w:marRight w:val="0"/>
      <w:marTop w:val="0"/>
      <w:marBottom w:val="0"/>
      <w:divBdr>
        <w:top w:val="none" w:sz="0" w:space="0" w:color="auto"/>
        <w:left w:val="none" w:sz="0" w:space="0" w:color="auto"/>
        <w:bottom w:val="none" w:sz="0" w:space="0" w:color="auto"/>
        <w:right w:val="none" w:sz="0" w:space="0" w:color="auto"/>
      </w:divBdr>
      <w:divsChild>
        <w:div w:id="1289698862">
          <w:marLeft w:val="0"/>
          <w:marRight w:val="0"/>
          <w:marTop w:val="0"/>
          <w:marBottom w:val="0"/>
          <w:divBdr>
            <w:top w:val="none" w:sz="0" w:space="0" w:color="auto"/>
            <w:left w:val="none" w:sz="0" w:space="0" w:color="auto"/>
            <w:bottom w:val="none" w:sz="0" w:space="0" w:color="auto"/>
            <w:right w:val="none" w:sz="0" w:space="0" w:color="auto"/>
          </w:divBdr>
          <w:divsChild>
            <w:div w:id="498271614">
              <w:marLeft w:val="0"/>
              <w:marRight w:val="0"/>
              <w:marTop w:val="0"/>
              <w:marBottom w:val="0"/>
              <w:divBdr>
                <w:top w:val="none" w:sz="0" w:space="0" w:color="auto"/>
                <w:left w:val="none" w:sz="0" w:space="0" w:color="auto"/>
                <w:bottom w:val="none" w:sz="0" w:space="0" w:color="auto"/>
                <w:right w:val="none" w:sz="0" w:space="0" w:color="auto"/>
              </w:divBdr>
              <w:divsChild>
                <w:div w:id="40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9311">
      <w:bodyDiv w:val="1"/>
      <w:marLeft w:val="0"/>
      <w:marRight w:val="0"/>
      <w:marTop w:val="0"/>
      <w:marBottom w:val="0"/>
      <w:divBdr>
        <w:top w:val="none" w:sz="0" w:space="0" w:color="auto"/>
        <w:left w:val="none" w:sz="0" w:space="0" w:color="auto"/>
        <w:bottom w:val="none" w:sz="0" w:space="0" w:color="auto"/>
        <w:right w:val="none" w:sz="0" w:space="0" w:color="auto"/>
      </w:divBdr>
      <w:divsChild>
        <w:div w:id="1368942763">
          <w:marLeft w:val="0"/>
          <w:marRight w:val="0"/>
          <w:marTop w:val="0"/>
          <w:marBottom w:val="0"/>
          <w:divBdr>
            <w:top w:val="none" w:sz="0" w:space="0" w:color="auto"/>
            <w:left w:val="none" w:sz="0" w:space="0" w:color="auto"/>
            <w:bottom w:val="none" w:sz="0" w:space="0" w:color="auto"/>
            <w:right w:val="none" w:sz="0" w:space="0" w:color="auto"/>
          </w:divBdr>
          <w:divsChild>
            <w:div w:id="322586521">
              <w:marLeft w:val="0"/>
              <w:marRight w:val="0"/>
              <w:marTop w:val="0"/>
              <w:marBottom w:val="0"/>
              <w:divBdr>
                <w:top w:val="none" w:sz="0" w:space="0" w:color="auto"/>
                <w:left w:val="none" w:sz="0" w:space="0" w:color="auto"/>
                <w:bottom w:val="none" w:sz="0" w:space="0" w:color="auto"/>
                <w:right w:val="none" w:sz="0" w:space="0" w:color="auto"/>
              </w:divBdr>
              <w:divsChild>
                <w:div w:id="1993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8811">
      <w:bodyDiv w:val="1"/>
      <w:marLeft w:val="0"/>
      <w:marRight w:val="0"/>
      <w:marTop w:val="0"/>
      <w:marBottom w:val="0"/>
      <w:divBdr>
        <w:top w:val="none" w:sz="0" w:space="0" w:color="auto"/>
        <w:left w:val="none" w:sz="0" w:space="0" w:color="auto"/>
        <w:bottom w:val="none" w:sz="0" w:space="0" w:color="auto"/>
        <w:right w:val="none" w:sz="0" w:space="0" w:color="auto"/>
      </w:divBdr>
      <w:divsChild>
        <w:div w:id="1206723333">
          <w:marLeft w:val="0"/>
          <w:marRight w:val="0"/>
          <w:marTop w:val="0"/>
          <w:marBottom w:val="0"/>
          <w:divBdr>
            <w:top w:val="none" w:sz="0" w:space="0" w:color="auto"/>
            <w:left w:val="none" w:sz="0" w:space="0" w:color="auto"/>
            <w:bottom w:val="none" w:sz="0" w:space="0" w:color="auto"/>
            <w:right w:val="none" w:sz="0" w:space="0" w:color="auto"/>
          </w:divBdr>
          <w:divsChild>
            <w:div w:id="1987708433">
              <w:marLeft w:val="0"/>
              <w:marRight w:val="0"/>
              <w:marTop w:val="0"/>
              <w:marBottom w:val="0"/>
              <w:divBdr>
                <w:top w:val="none" w:sz="0" w:space="0" w:color="auto"/>
                <w:left w:val="none" w:sz="0" w:space="0" w:color="auto"/>
                <w:bottom w:val="none" w:sz="0" w:space="0" w:color="auto"/>
                <w:right w:val="none" w:sz="0" w:space="0" w:color="auto"/>
              </w:divBdr>
              <w:divsChild>
                <w:div w:id="69473942">
                  <w:marLeft w:val="0"/>
                  <w:marRight w:val="0"/>
                  <w:marTop w:val="0"/>
                  <w:marBottom w:val="0"/>
                  <w:divBdr>
                    <w:top w:val="none" w:sz="0" w:space="0" w:color="auto"/>
                    <w:left w:val="none" w:sz="0" w:space="0" w:color="auto"/>
                    <w:bottom w:val="none" w:sz="0" w:space="0" w:color="auto"/>
                    <w:right w:val="none" w:sz="0" w:space="0" w:color="auto"/>
                  </w:divBdr>
                  <w:divsChild>
                    <w:div w:id="19109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588">
      <w:bodyDiv w:val="1"/>
      <w:marLeft w:val="0"/>
      <w:marRight w:val="0"/>
      <w:marTop w:val="0"/>
      <w:marBottom w:val="0"/>
      <w:divBdr>
        <w:top w:val="none" w:sz="0" w:space="0" w:color="auto"/>
        <w:left w:val="none" w:sz="0" w:space="0" w:color="auto"/>
        <w:bottom w:val="none" w:sz="0" w:space="0" w:color="auto"/>
        <w:right w:val="none" w:sz="0" w:space="0" w:color="auto"/>
      </w:divBdr>
      <w:divsChild>
        <w:div w:id="341862321">
          <w:marLeft w:val="0"/>
          <w:marRight w:val="0"/>
          <w:marTop w:val="0"/>
          <w:marBottom w:val="0"/>
          <w:divBdr>
            <w:top w:val="none" w:sz="0" w:space="0" w:color="auto"/>
            <w:left w:val="none" w:sz="0" w:space="0" w:color="auto"/>
            <w:bottom w:val="none" w:sz="0" w:space="0" w:color="auto"/>
            <w:right w:val="none" w:sz="0" w:space="0" w:color="auto"/>
          </w:divBdr>
          <w:divsChild>
            <w:div w:id="1091270511">
              <w:marLeft w:val="0"/>
              <w:marRight w:val="0"/>
              <w:marTop w:val="0"/>
              <w:marBottom w:val="0"/>
              <w:divBdr>
                <w:top w:val="none" w:sz="0" w:space="0" w:color="auto"/>
                <w:left w:val="none" w:sz="0" w:space="0" w:color="auto"/>
                <w:bottom w:val="none" w:sz="0" w:space="0" w:color="auto"/>
                <w:right w:val="none" w:sz="0" w:space="0" w:color="auto"/>
              </w:divBdr>
              <w:divsChild>
                <w:div w:id="21020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579">
      <w:bodyDiv w:val="1"/>
      <w:marLeft w:val="0"/>
      <w:marRight w:val="0"/>
      <w:marTop w:val="0"/>
      <w:marBottom w:val="0"/>
      <w:divBdr>
        <w:top w:val="none" w:sz="0" w:space="0" w:color="auto"/>
        <w:left w:val="none" w:sz="0" w:space="0" w:color="auto"/>
        <w:bottom w:val="none" w:sz="0" w:space="0" w:color="auto"/>
        <w:right w:val="none" w:sz="0" w:space="0" w:color="auto"/>
      </w:divBdr>
      <w:divsChild>
        <w:div w:id="1926065076">
          <w:marLeft w:val="0"/>
          <w:marRight w:val="0"/>
          <w:marTop w:val="0"/>
          <w:marBottom w:val="0"/>
          <w:divBdr>
            <w:top w:val="none" w:sz="0" w:space="0" w:color="auto"/>
            <w:left w:val="none" w:sz="0" w:space="0" w:color="auto"/>
            <w:bottom w:val="none" w:sz="0" w:space="0" w:color="auto"/>
            <w:right w:val="none" w:sz="0" w:space="0" w:color="auto"/>
          </w:divBdr>
          <w:divsChild>
            <w:div w:id="398677348">
              <w:marLeft w:val="0"/>
              <w:marRight w:val="0"/>
              <w:marTop w:val="0"/>
              <w:marBottom w:val="0"/>
              <w:divBdr>
                <w:top w:val="none" w:sz="0" w:space="0" w:color="auto"/>
                <w:left w:val="none" w:sz="0" w:space="0" w:color="auto"/>
                <w:bottom w:val="none" w:sz="0" w:space="0" w:color="auto"/>
                <w:right w:val="none" w:sz="0" w:space="0" w:color="auto"/>
              </w:divBdr>
              <w:divsChild>
                <w:div w:id="14968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0953">
      <w:bodyDiv w:val="1"/>
      <w:marLeft w:val="0"/>
      <w:marRight w:val="0"/>
      <w:marTop w:val="0"/>
      <w:marBottom w:val="0"/>
      <w:divBdr>
        <w:top w:val="none" w:sz="0" w:space="0" w:color="auto"/>
        <w:left w:val="none" w:sz="0" w:space="0" w:color="auto"/>
        <w:bottom w:val="none" w:sz="0" w:space="0" w:color="auto"/>
        <w:right w:val="none" w:sz="0" w:space="0" w:color="auto"/>
      </w:divBdr>
      <w:divsChild>
        <w:div w:id="1017847070">
          <w:marLeft w:val="0"/>
          <w:marRight w:val="0"/>
          <w:marTop w:val="0"/>
          <w:marBottom w:val="0"/>
          <w:divBdr>
            <w:top w:val="none" w:sz="0" w:space="0" w:color="auto"/>
            <w:left w:val="none" w:sz="0" w:space="0" w:color="auto"/>
            <w:bottom w:val="none" w:sz="0" w:space="0" w:color="auto"/>
            <w:right w:val="none" w:sz="0" w:space="0" w:color="auto"/>
          </w:divBdr>
          <w:divsChild>
            <w:div w:id="1535115956">
              <w:marLeft w:val="0"/>
              <w:marRight w:val="0"/>
              <w:marTop w:val="0"/>
              <w:marBottom w:val="0"/>
              <w:divBdr>
                <w:top w:val="none" w:sz="0" w:space="0" w:color="auto"/>
                <w:left w:val="none" w:sz="0" w:space="0" w:color="auto"/>
                <w:bottom w:val="none" w:sz="0" w:space="0" w:color="auto"/>
                <w:right w:val="none" w:sz="0" w:space="0" w:color="auto"/>
              </w:divBdr>
              <w:divsChild>
                <w:div w:id="5350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4970">
      <w:bodyDiv w:val="1"/>
      <w:marLeft w:val="0"/>
      <w:marRight w:val="0"/>
      <w:marTop w:val="0"/>
      <w:marBottom w:val="0"/>
      <w:divBdr>
        <w:top w:val="none" w:sz="0" w:space="0" w:color="auto"/>
        <w:left w:val="none" w:sz="0" w:space="0" w:color="auto"/>
        <w:bottom w:val="none" w:sz="0" w:space="0" w:color="auto"/>
        <w:right w:val="none" w:sz="0" w:space="0" w:color="auto"/>
      </w:divBdr>
      <w:divsChild>
        <w:div w:id="1377971634">
          <w:marLeft w:val="0"/>
          <w:marRight w:val="0"/>
          <w:marTop w:val="0"/>
          <w:marBottom w:val="0"/>
          <w:divBdr>
            <w:top w:val="none" w:sz="0" w:space="0" w:color="auto"/>
            <w:left w:val="none" w:sz="0" w:space="0" w:color="auto"/>
            <w:bottom w:val="none" w:sz="0" w:space="0" w:color="auto"/>
            <w:right w:val="none" w:sz="0" w:space="0" w:color="auto"/>
          </w:divBdr>
          <w:divsChild>
            <w:div w:id="1917938034">
              <w:marLeft w:val="0"/>
              <w:marRight w:val="0"/>
              <w:marTop w:val="0"/>
              <w:marBottom w:val="0"/>
              <w:divBdr>
                <w:top w:val="none" w:sz="0" w:space="0" w:color="auto"/>
                <w:left w:val="none" w:sz="0" w:space="0" w:color="auto"/>
                <w:bottom w:val="none" w:sz="0" w:space="0" w:color="auto"/>
                <w:right w:val="none" w:sz="0" w:space="0" w:color="auto"/>
              </w:divBdr>
              <w:divsChild>
                <w:div w:id="12193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4632">
      <w:bodyDiv w:val="1"/>
      <w:marLeft w:val="0"/>
      <w:marRight w:val="0"/>
      <w:marTop w:val="0"/>
      <w:marBottom w:val="0"/>
      <w:divBdr>
        <w:top w:val="none" w:sz="0" w:space="0" w:color="auto"/>
        <w:left w:val="none" w:sz="0" w:space="0" w:color="auto"/>
        <w:bottom w:val="none" w:sz="0" w:space="0" w:color="auto"/>
        <w:right w:val="none" w:sz="0" w:space="0" w:color="auto"/>
      </w:divBdr>
      <w:divsChild>
        <w:div w:id="852885874">
          <w:marLeft w:val="0"/>
          <w:marRight w:val="0"/>
          <w:marTop w:val="0"/>
          <w:marBottom w:val="0"/>
          <w:divBdr>
            <w:top w:val="none" w:sz="0" w:space="0" w:color="auto"/>
            <w:left w:val="none" w:sz="0" w:space="0" w:color="auto"/>
            <w:bottom w:val="none" w:sz="0" w:space="0" w:color="auto"/>
            <w:right w:val="none" w:sz="0" w:space="0" w:color="auto"/>
          </w:divBdr>
          <w:divsChild>
            <w:div w:id="1060784408">
              <w:marLeft w:val="0"/>
              <w:marRight w:val="0"/>
              <w:marTop w:val="0"/>
              <w:marBottom w:val="0"/>
              <w:divBdr>
                <w:top w:val="none" w:sz="0" w:space="0" w:color="auto"/>
                <w:left w:val="none" w:sz="0" w:space="0" w:color="auto"/>
                <w:bottom w:val="none" w:sz="0" w:space="0" w:color="auto"/>
                <w:right w:val="none" w:sz="0" w:space="0" w:color="auto"/>
              </w:divBdr>
              <w:divsChild>
                <w:div w:id="21145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448">
      <w:bodyDiv w:val="1"/>
      <w:marLeft w:val="0"/>
      <w:marRight w:val="0"/>
      <w:marTop w:val="0"/>
      <w:marBottom w:val="0"/>
      <w:divBdr>
        <w:top w:val="none" w:sz="0" w:space="0" w:color="auto"/>
        <w:left w:val="none" w:sz="0" w:space="0" w:color="auto"/>
        <w:bottom w:val="none" w:sz="0" w:space="0" w:color="auto"/>
        <w:right w:val="none" w:sz="0" w:space="0" w:color="auto"/>
      </w:divBdr>
      <w:divsChild>
        <w:div w:id="557210687">
          <w:marLeft w:val="0"/>
          <w:marRight w:val="0"/>
          <w:marTop w:val="0"/>
          <w:marBottom w:val="0"/>
          <w:divBdr>
            <w:top w:val="none" w:sz="0" w:space="0" w:color="auto"/>
            <w:left w:val="none" w:sz="0" w:space="0" w:color="auto"/>
            <w:bottom w:val="none" w:sz="0" w:space="0" w:color="auto"/>
            <w:right w:val="none" w:sz="0" w:space="0" w:color="auto"/>
          </w:divBdr>
          <w:divsChild>
            <w:div w:id="817111263">
              <w:marLeft w:val="0"/>
              <w:marRight w:val="0"/>
              <w:marTop w:val="0"/>
              <w:marBottom w:val="0"/>
              <w:divBdr>
                <w:top w:val="none" w:sz="0" w:space="0" w:color="auto"/>
                <w:left w:val="none" w:sz="0" w:space="0" w:color="auto"/>
                <w:bottom w:val="none" w:sz="0" w:space="0" w:color="auto"/>
                <w:right w:val="none" w:sz="0" w:space="0" w:color="auto"/>
              </w:divBdr>
              <w:divsChild>
                <w:div w:id="18733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4955">
      <w:bodyDiv w:val="1"/>
      <w:marLeft w:val="0"/>
      <w:marRight w:val="0"/>
      <w:marTop w:val="0"/>
      <w:marBottom w:val="0"/>
      <w:divBdr>
        <w:top w:val="none" w:sz="0" w:space="0" w:color="auto"/>
        <w:left w:val="none" w:sz="0" w:space="0" w:color="auto"/>
        <w:bottom w:val="none" w:sz="0" w:space="0" w:color="auto"/>
        <w:right w:val="none" w:sz="0" w:space="0" w:color="auto"/>
      </w:divBdr>
      <w:divsChild>
        <w:div w:id="1647081010">
          <w:marLeft w:val="0"/>
          <w:marRight w:val="0"/>
          <w:marTop w:val="0"/>
          <w:marBottom w:val="0"/>
          <w:divBdr>
            <w:top w:val="none" w:sz="0" w:space="0" w:color="auto"/>
            <w:left w:val="none" w:sz="0" w:space="0" w:color="auto"/>
            <w:bottom w:val="none" w:sz="0" w:space="0" w:color="auto"/>
            <w:right w:val="none" w:sz="0" w:space="0" w:color="auto"/>
          </w:divBdr>
          <w:divsChild>
            <w:div w:id="1600217998">
              <w:marLeft w:val="0"/>
              <w:marRight w:val="0"/>
              <w:marTop w:val="0"/>
              <w:marBottom w:val="0"/>
              <w:divBdr>
                <w:top w:val="none" w:sz="0" w:space="0" w:color="auto"/>
                <w:left w:val="none" w:sz="0" w:space="0" w:color="auto"/>
                <w:bottom w:val="none" w:sz="0" w:space="0" w:color="auto"/>
                <w:right w:val="none" w:sz="0" w:space="0" w:color="auto"/>
              </w:divBdr>
              <w:divsChild>
                <w:div w:id="1478453912">
                  <w:marLeft w:val="0"/>
                  <w:marRight w:val="0"/>
                  <w:marTop w:val="0"/>
                  <w:marBottom w:val="0"/>
                  <w:divBdr>
                    <w:top w:val="none" w:sz="0" w:space="0" w:color="auto"/>
                    <w:left w:val="none" w:sz="0" w:space="0" w:color="auto"/>
                    <w:bottom w:val="none" w:sz="0" w:space="0" w:color="auto"/>
                    <w:right w:val="none" w:sz="0" w:space="0" w:color="auto"/>
                  </w:divBdr>
                  <w:divsChild>
                    <w:div w:id="8320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72310">
      <w:bodyDiv w:val="1"/>
      <w:marLeft w:val="0"/>
      <w:marRight w:val="0"/>
      <w:marTop w:val="0"/>
      <w:marBottom w:val="0"/>
      <w:divBdr>
        <w:top w:val="none" w:sz="0" w:space="0" w:color="auto"/>
        <w:left w:val="none" w:sz="0" w:space="0" w:color="auto"/>
        <w:bottom w:val="none" w:sz="0" w:space="0" w:color="auto"/>
        <w:right w:val="none" w:sz="0" w:space="0" w:color="auto"/>
      </w:divBdr>
    </w:div>
    <w:div w:id="240338837">
      <w:bodyDiv w:val="1"/>
      <w:marLeft w:val="0"/>
      <w:marRight w:val="0"/>
      <w:marTop w:val="0"/>
      <w:marBottom w:val="0"/>
      <w:divBdr>
        <w:top w:val="none" w:sz="0" w:space="0" w:color="auto"/>
        <w:left w:val="none" w:sz="0" w:space="0" w:color="auto"/>
        <w:bottom w:val="none" w:sz="0" w:space="0" w:color="auto"/>
        <w:right w:val="none" w:sz="0" w:space="0" w:color="auto"/>
      </w:divBdr>
      <w:divsChild>
        <w:div w:id="172696238">
          <w:marLeft w:val="0"/>
          <w:marRight w:val="0"/>
          <w:marTop w:val="0"/>
          <w:marBottom w:val="0"/>
          <w:divBdr>
            <w:top w:val="none" w:sz="0" w:space="0" w:color="auto"/>
            <w:left w:val="none" w:sz="0" w:space="0" w:color="auto"/>
            <w:bottom w:val="none" w:sz="0" w:space="0" w:color="auto"/>
            <w:right w:val="none" w:sz="0" w:space="0" w:color="auto"/>
          </w:divBdr>
          <w:divsChild>
            <w:div w:id="653950018">
              <w:marLeft w:val="0"/>
              <w:marRight w:val="0"/>
              <w:marTop w:val="0"/>
              <w:marBottom w:val="0"/>
              <w:divBdr>
                <w:top w:val="none" w:sz="0" w:space="0" w:color="auto"/>
                <w:left w:val="none" w:sz="0" w:space="0" w:color="auto"/>
                <w:bottom w:val="none" w:sz="0" w:space="0" w:color="auto"/>
                <w:right w:val="none" w:sz="0" w:space="0" w:color="auto"/>
              </w:divBdr>
              <w:divsChild>
                <w:div w:id="2037580464">
                  <w:marLeft w:val="0"/>
                  <w:marRight w:val="0"/>
                  <w:marTop w:val="0"/>
                  <w:marBottom w:val="0"/>
                  <w:divBdr>
                    <w:top w:val="none" w:sz="0" w:space="0" w:color="auto"/>
                    <w:left w:val="none" w:sz="0" w:space="0" w:color="auto"/>
                    <w:bottom w:val="none" w:sz="0" w:space="0" w:color="auto"/>
                    <w:right w:val="none" w:sz="0" w:space="0" w:color="auto"/>
                  </w:divBdr>
                  <w:divsChild>
                    <w:div w:id="19995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52300">
      <w:bodyDiv w:val="1"/>
      <w:marLeft w:val="0"/>
      <w:marRight w:val="0"/>
      <w:marTop w:val="0"/>
      <w:marBottom w:val="0"/>
      <w:divBdr>
        <w:top w:val="none" w:sz="0" w:space="0" w:color="auto"/>
        <w:left w:val="none" w:sz="0" w:space="0" w:color="auto"/>
        <w:bottom w:val="none" w:sz="0" w:space="0" w:color="auto"/>
        <w:right w:val="none" w:sz="0" w:space="0" w:color="auto"/>
      </w:divBdr>
      <w:divsChild>
        <w:div w:id="738676568">
          <w:marLeft w:val="0"/>
          <w:marRight w:val="0"/>
          <w:marTop w:val="0"/>
          <w:marBottom w:val="0"/>
          <w:divBdr>
            <w:top w:val="none" w:sz="0" w:space="0" w:color="auto"/>
            <w:left w:val="none" w:sz="0" w:space="0" w:color="auto"/>
            <w:bottom w:val="none" w:sz="0" w:space="0" w:color="auto"/>
            <w:right w:val="none" w:sz="0" w:space="0" w:color="auto"/>
          </w:divBdr>
          <w:divsChild>
            <w:div w:id="1303120117">
              <w:marLeft w:val="0"/>
              <w:marRight w:val="0"/>
              <w:marTop w:val="0"/>
              <w:marBottom w:val="0"/>
              <w:divBdr>
                <w:top w:val="none" w:sz="0" w:space="0" w:color="auto"/>
                <w:left w:val="none" w:sz="0" w:space="0" w:color="auto"/>
                <w:bottom w:val="none" w:sz="0" w:space="0" w:color="auto"/>
                <w:right w:val="none" w:sz="0" w:space="0" w:color="auto"/>
              </w:divBdr>
              <w:divsChild>
                <w:div w:id="16463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1033">
      <w:bodyDiv w:val="1"/>
      <w:marLeft w:val="0"/>
      <w:marRight w:val="0"/>
      <w:marTop w:val="0"/>
      <w:marBottom w:val="0"/>
      <w:divBdr>
        <w:top w:val="none" w:sz="0" w:space="0" w:color="auto"/>
        <w:left w:val="none" w:sz="0" w:space="0" w:color="auto"/>
        <w:bottom w:val="none" w:sz="0" w:space="0" w:color="auto"/>
        <w:right w:val="none" w:sz="0" w:space="0" w:color="auto"/>
      </w:divBdr>
      <w:divsChild>
        <w:div w:id="914170929">
          <w:marLeft w:val="0"/>
          <w:marRight w:val="0"/>
          <w:marTop w:val="0"/>
          <w:marBottom w:val="0"/>
          <w:divBdr>
            <w:top w:val="none" w:sz="0" w:space="0" w:color="auto"/>
            <w:left w:val="none" w:sz="0" w:space="0" w:color="auto"/>
            <w:bottom w:val="none" w:sz="0" w:space="0" w:color="auto"/>
            <w:right w:val="none" w:sz="0" w:space="0" w:color="auto"/>
          </w:divBdr>
          <w:divsChild>
            <w:div w:id="596640946">
              <w:marLeft w:val="0"/>
              <w:marRight w:val="0"/>
              <w:marTop w:val="0"/>
              <w:marBottom w:val="0"/>
              <w:divBdr>
                <w:top w:val="none" w:sz="0" w:space="0" w:color="auto"/>
                <w:left w:val="none" w:sz="0" w:space="0" w:color="auto"/>
                <w:bottom w:val="none" w:sz="0" w:space="0" w:color="auto"/>
                <w:right w:val="none" w:sz="0" w:space="0" w:color="auto"/>
              </w:divBdr>
              <w:divsChild>
                <w:div w:id="7829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1038">
      <w:bodyDiv w:val="1"/>
      <w:marLeft w:val="0"/>
      <w:marRight w:val="0"/>
      <w:marTop w:val="0"/>
      <w:marBottom w:val="0"/>
      <w:divBdr>
        <w:top w:val="none" w:sz="0" w:space="0" w:color="auto"/>
        <w:left w:val="none" w:sz="0" w:space="0" w:color="auto"/>
        <w:bottom w:val="none" w:sz="0" w:space="0" w:color="auto"/>
        <w:right w:val="none" w:sz="0" w:space="0" w:color="auto"/>
      </w:divBdr>
      <w:divsChild>
        <w:div w:id="329479847">
          <w:marLeft w:val="0"/>
          <w:marRight w:val="0"/>
          <w:marTop w:val="0"/>
          <w:marBottom w:val="0"/>
          <w:divBdr>
            <w:top w:val="none" w:sz="0" w:space="0" w:color="auto"/>
            <w:left w:val="none" w:sz="0" w:space="0" w:color="auto"/>
            <w:bottom w:val="none" w:sz="0" w:space="0" w:color="auto"/>
            <w:right w:val="none" w:sz="0" w:space="0" w:color="auto"/>
          </w:divBdr>
          <w:divsChild>
            <w:div w:id="735006306">
              <w:marLeft w:val="0"/>
              <w:marRight w:val="0"/>
              <w:marTop w:val="0"/>
              <w:marBottom w:val="0"/>
              <w:divBdr>
                <w:top w:val="none" w:sz="0" w:space="0" w:color="auto"/>
                <w:left w:val="none" w:sz="0" w:space="0" w:color="auto"/>
                <w:bottom w:val="none" w:sz="0" w:space="0" w:color="auto"/>
                <w:right w:val="none" w:sz="0" w:space="0" w:color="auto"/>
              </w:divBdr>
              <w:divsChild>
                <w:div w:id="117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34435">
      <w:bodyDiv w:val="1"/>
      <w:marLeft w:val="0"/>
      <w:marRight w:val="0"/>
      <w:marTop w:val="0"/>
      <w:marBottom w:val="0"/>
      <w:divBdr>
        <w:top w:val="none" w:sz="0" w:space="0" w:color="auto"/>
        <w:left w:val="none" w:sz="0" w:space="0" w:color="auto"/>
        <w:bottom w:val="none" w:sz="0" w:space="0" w:color="auto"/>
        <w:right w:val="none" w:sz="0" w:space="0" w:color="auto"/>
      </w:divBdr>
      <w:divsChild>
        <w:div w:id="343677924">
          <w:marLeft w:val="0"/>
          <w:marRight w:val="0"/>
          <w:marTop w:val="0"/>
          <w:marBottom w:val="0"/>
          <w:divBdr>
            <w:top w:val="none" w:sz="0" w:space="0" w:color="auto"/>
            <w:left w:val="none" w:sz="0" w:space="0" w:color="auto"/>
            <w:bottom w:val="none" w:sz="0" w:space="0" w:color="auto"/>
            <w:right w:val="none" w:sz="0" w:space="0" w:color="auto"/>
          </w:divBdr>
          <w:divsChild>
            <w:div w:id="525413473">
              <w:marLeft w:val="0"/>
              <w:marRight w:val="0"/>
              <w:marTop w:val="0"/>
              <w:marBottom w:val="0"/>
              <w:divBdr>
                <w:top w:val="none" w:sz="0" w:space="0" w:color="auto"/>
                <w:left w:val="none" w:sz="0" w:space="0" w:color="auto"/>
                <w:bottom w:val="none" w:sz="0" w:space="0" w:color="auto"/>
                <w:right w:val="none" w:sz="0" w:space="0" w:color="auto"/>
              </w:divBdr>
              <w:divsChild>
                <w:div w:id="5718001">
                  <w:marLeft w:val="0"/>
                  <w:marRight w:val="0"/>
                  <w:marTop w:val="0"/>
                  <w:marBottom w:val="0"/>
                  <w:divBdr>
                    <w:top w:val="none" w:sz="0" w:space="0" w:color="auto"/>
                    <w:left w:val="none" w:sz="0" w:space="0" w:color="auto"/>
                    <w:bottom w:val="none" w:sz="0" w:space="0" w:color="auto"/>
                    <w:right w:val="none" w:sz="0" w:space="0" w:color="auto"/>
                  </w:divBdr>
                  <w:divsChild>
                    <w:div w:id="10826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30100">
      <w:bodyDiv w:val="1"/>
      <w:marLeft w:val="0"/>
      <w:marRight w:val="0"/>
      <w:marTop w:val="0"/>
      <w:marBottom w:val="0"/>
      <w:divBdr>
        <w:top w:val="none" w:sz="0" w:space="0" w:color="auto"/>
        <w:left w:val="none" w:sz="0" w:space="0" w:color="auto"/>
        <w:bottom w:val="none" w:sz="0" w:space="0" w:color="auto"/>
        <w:right w:val="none" w:sz="0" w:space="0" w:color="auto"/>
      </w:divBdr>
      <w:divsChild>
        <w:div w:id="878979569">
          <w:marLeft w:val="0"/>
          <w:marRight w:val="0"/>
          <w:marTop w:val="0"/>
          <w:marBottom w:val="0"/>
          <w:divBdr>
            <w:top w:val="none" w:sz="0" w:space="0" w:color="auto"/>
            <w:left w:val="none" w:sz="0" w:space="0" w:color="auto"/>
            <w:bottom w:val="none" w:sz="0" w:space="0" w:color="auto"/>
            <w:right w:val="none" w:sz="0" w:space="0" w:color="auto"/>
          </w:divBdr>
          <w:divsChild>
            <w:div w:id="372076486">
              <w:marLeft w:val="0"/>
              <w:marRight w:val="0"/>
              <w:marTop w:val="0"/>
              <w:marBottom w:val="0"/>
              <w:divBdr>
                <w:top w:val="none" w:sz="0" w:space="0" w:color="auto"/>
                <w:left w:val="none" w:sz="0" w:space="0" w:color="auto"/>
                <w:bottom w:val="none" w:sz="0" w:space="0" w:color="auto"/>
                <w:right w:val="none" w:sz="0" w:space="0" w:color="auto"/>
              </w:divBdr>
              <w:divsChild>
                <w:div w:id="8251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69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115">
          <w:marLeft w:val="0"/>
          <w:marRight w:val="0"/>
          <w:marTop w:val="0"/>
          <w:marBottom w:val="0"/>
          <w:divBdr>
            <w:top w:val="none" w:sz="0" w:space="0" w:color="auto"/>
            <w:left w:val="none" w:sz="0" w:space="0" w:color="auto"/>
            <w:bottom w:val="none" w:sz="0" w:space="0" w:color="auto"/>
            <w:right w:val="none" w:sz="0" w:space="0" w:color="auto"/>
          </w:divBdr>
          <w:divsChild>
            <w:div w:id="2085033468">
              <w:marLeft w:val="0"/>
              <w:marRight w:val="0"/>
              <w:marTop w:val="0"/>
              <w:marBottom w:val="0"/>
              <w:divBdr>
                <w:top w:val="none" w:sz="0" w:space="0" w:color="auto"/>
                <w:left w:val="none" w:sz="0" w:space="0" w:color="auto"/>
                <w:bottom w:val="none" w:sz="0" w:space="0" w:color="auto"/>
                <w:right w:val="none" w:sz="0" w:space="0" w:color="auto"/>
              </w:divBdr>
              <w:divsChild>
                <w:div w:id="5596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833">
      <w:bodyDiv w:val="1"/>
      <w:marLeft w:val="0"/>
      <w:marRight w:val="0"/>
      <w:marTop w:val="0"/>
      <w:marBottom w:val="0"/>
      <w:divBdr>
        <w:top w:val="none" w:sz="0" w:space="0" w:color="auto"/>
        <w:left w:val="none" w:sz="0" w:space="0" w:color="auto"/>
        <w:bottom w:val="none" w:sz="0" w:space="0" w:color="auto"/>
        <w:right w:val="none" w:sz="0" w:space="0" w:color="auto"/>
      </w:divBdr>
      <w:divsChild>
        <w:div w:id="832112311">
          <w:marLeft w:val="0"/>
          <w:marRight w:val="0"/>
          <w:marTop w:val="0"/>
          <w:marBottom w:val="0"/>
          <w:divBdr>
            <w:top w:val="none" w:sz="0" w:space="0" w:color="auto"/>
            <w:left w:val="none" w:sz="0" w:space="0" w:color="auto"/>
            <w:bottom w:val="none" w:sz="0" w:space="0" w:color="auto"/>
            <w:right w:val="none" w:sz="0" w:space="0" w:color="auto"/>
          </w:divBdr>
          <w:divsChild>
            <w:div w:id="10120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59557">
      <w:bodyDiv w:val="1"/>
      <w:marLeft w:val="0"/>
      <w:marRight w:val="0"/>
      <w:marTop w:val="0"/>
      <w:marBottom w:val="0"/>
      <w:divBdr>
        <w:top w:val="none" w:sz="0" w:space="0" w:color="auto"/>
        <w:left w:val="none" w:sz="0" w:space="0" w:color="auto"/>
        <w:bottom w:val="none" w:sz="0" w:space="0" w:color="auto"/>
        <w:right w:val="none" w:sz="0" w:space="0" w:color="auto"/>
      </w:divBdr>
      <w:divsChild>
        <w:div w:id="1508985525">
          <w:marLeft w:val="0"/>
          <w:marRight w:val="0"/>
          <w:marTop w:val="0"/>
          <w:marBottom w:val="0"/>
          <w:divBdr>
            <w:top w:val="none" w:sz="0" w:space="0" w:color="auto"/>
            <w:left w:val="none" w:sz="0" w:space="0" w:color="auto"/>
            <w:bottom w:val="none" w:sz="0" w:space="0" w:color="auto"/>
            <w:right w:val="none" w:sz="0" w:space="0" w:color="auto"/>
          </w:divBdr>
          <w:divsChild>
            <w:div w:id="399058302">
              <w:marLeft w:val="0"/>
              <w:marRight w:val="0"/>
              <w:marTop w:val="0"/>
              <w:marBottom w:val="0"/>
              <w:divBdr>
                <w:top w:val="none" w:sz="0" w:space="0" w:color="auto"/>
                <w:left w:val="none" w:sz="0" w:space="0" w:color="auto"/>
                <w:bottom w:val="none" w:sz="0" w:space="0" w:color="auto"/>
                <w:right w:val="none" w:sz="0" w:space="0" w:color="auto"/>
              </w:divBdr>
              <w:divsChild>
                <w:div w:id="19127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17668">
      <w:bodyDiv w:val="1"/>
      <w:marLeft w:val="0"/>
      <w:marRight w:val="0"/>
      <w:marTop w:val="0"/>
      <w:marBottom w:val="0"/>
      <w:divBdr>
        <w:top w:val="none" w:sz="0" w:space="0" w:color="auto"/>
        <w:left w:val="none" w:sz="0" w:space="0" w:color="auto"/>
        <w:bottom w:val="none" w:sz="0" w:space="0" w:color="auto"/>
        <w:right w:val="none" w:sz="0" w:space="0" w:color="auto"/>
      </w:divBdr>
      <w:divsChild>
        <w:div w:id="1837185085">
          <w:marLeft w:val="0"/>
          <w:marRight w:val="0"/>
          <w:marTop w:val="0"/>
          <w:marBottom w:val="0"/>
          <w:divBdr>
            <w:top w:val="none" w:sz="0" w:space="0" w:color="auto"/>
            <w:left w:val="none" w:sz="0" w:space="0" w:color="auto"/>
            <w:bottom w:val="none" w:sz="0" w:space="0" w:color="auto"/>
            <w:right w:val="none" w:sz="0" w:space="0" w:color="auto"/>
          </w:divBdr>
          <w:divsChild>
            <w:div w:id="968975123">
              <w:marLeft w:val="0"/>
              <w:marRight w:val="0"/>
              <w:marTop w:val="0"/>
              <w:marBottom w:val="0"/>
              <w:divBdr>
                <w:top w:val="none" w:sz="0" w:space="0" w:color="auto"/>
                <w:left w:val="none" w:sz="0" w:space="0" w:color="auto"/>
                <w:bottom w:val="none" w:sz="0" w:space="0" w:color="auto"/>
                <w:right w:val="none" w:sz="0" w:space="0" w:color="auto"/>
              </w:divBdr>
              <w:divsChild>
                <w:div w:id="6514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6047">
      <w:bodyDiv w:val="1"/>
      <w:marLeft w:val="0"/>
      <w:marRight w:val="0"/>
      <w:marTop w:val="0"/>
      <w:marBottom w:val="0"/>
      <w:divBdr>
        <w:top w:val="none" w:sz="0" w:space="0" w:color="auto"/>
        <w:left w:val="none" w:sz="0" w:space="0" w:color="auto"/>
        <w:bottom w:val="none" w:sz="0" w:space="0" w:color="auto"/>
        <w:right w:val="none" w:sz="0" w:space="0" w:color="auto"/>
      </w:divBdr>
      <w:divsChild>
        <w:div w:id="2037852810">
          <w:marLeft w:val="0"/>
          <w:marRight w:val="0"/>
          <w:marTop w:val="0"/>
          <w:marBottom w:val="0"/>
          <w:divBdr>
            <w:top w:val="none" w:sz="0" w:space="0" w:color="auto"/>
            <w:left w:val="none" w:sz="0" w:space="0" w:color="auto"/>
            <w:bottom w:val="none" w:sz="0" w:space="0" w:color="auto"/>
            <w:right w:val="none" w:sz="0" w:space="0" w:color="auto"/>
          </w:divBdr>
          <w:divsChild>
            <w:div w:id="1052273584">
              <w:marLeft w:val="0"/>
              <w:marRight w:val="0"/>
              <w:marTop w:val="0"/>
              <w:marBottom w:val="0"/>
              <w:divBdr>
                <w:top w:val="none" w:sz="0" w:space="0" w:color="auto"/>
                <w:left w:val="none" w:sz="0" w:space="0" w:color="auto"/>
                <w:bottom w:val="none" w:sz="0" w:space="0" w:color="auto"/>
                <w:right w:val="none" w:sz="0" w:space="0" w:color="auto"/>
              </w:divBdr>
              <w:divsChild>
                <w:div w:id="1582182760">
                  <w:marLeft w:val="0"/>
                  <w:marRight w:val="0"/>
                  <w:marTop w:val="0"/>
                  <w:marBottom w:val="0"/>
                  <w:divBdr>
                    <w:top w:val="none" w:sz="0" w:space="0" w:color="auto"/>
                    <w:left w:val="none" w:sz="0" w:space="0" w:color="auto"/>
                    <w:bottom w:val="none" w:sz="0" w:space="0" w:color="auto"/>
                    <w:right w:val="none" w:sz="0" w:space="0" w:color="auto"/>
                  </w:divBdr>
                  <w:divsChild>
                    <w:div w:id="1217425919">
                      <w:marLeft w:val="0"/>
                      <w:marRight w:val="0"/>
                      <w:marTop w:val="0"/>
                      <w:marBottom w:val="0"/>
                      <w:divBdr>
                        <w:top w:val="none" w:sz="0" w:space="0" w:color="auto"/>
                        <w:left w:val="none" w:sz="0" w:space="0" w:color="auto"/>
                        <w:bottom w:val="none" w:sz="0" w:space="0" w:color="auto"/>
                        <w:right w:val="none" w:sz="0" w:space="0" w:color="auto"/>
                      </w:divBdr>
                      <w:divsChild>
                        <w:div w:id="1326012524">
                          <w:marLeft w:val="0"/>
                          <w:marRight w:val="0"/>
                          <w:marTop w:val="0"/>
                          <w:marBottom w:val="0"/>
                          <w:divBdr>
                            <w:top w:val="none" w:sz="0" w:space="0" w:color="auto"/>
                            <w:left w:val="none" w:sz="0" w:space="0" w:color="auto"/>
                            <w:bottom w:val="none" w:sz="0" w:space="0" w:color="auto"/>
                            <w:right w:val="none" w:sz="0" w:space="0" w:color="auto"/>
                          </w:divBdr>
                          <w:divsChild>
                            <w:div w:id="20149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94811">
                  <w:marLeft w:val="0"/>
                  <w:marRight w:val="0"/>
                  <w:marTop w:val="0"/>
                  <w:marBottom w:val="0"/>
                  <w:divBdr>
                    <w:top w:val="none" w:sz="0" w:space="0" w:color="auto"/>
                    <w:left w:val="none" w:sz="0" w:space="0" w:color="auto"/>
                    <w:bottom w:val="none" w:sz="0" w:space="0" w:color="auto"/>
                    <w:right w:val="none" w:sz="0" w:space="0" w:color="auto"/>
                  </w:divBdr>
                  <w:divsChild>
                    <w:div w:id="20341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04120">
          <w:marLeft w:val="0"/>
          <w:marRight w:val="0"/>
          <w:marTop w:val="0"/>
          <w:marBottom w:val="0"/>
          <w:divBdr>
            <w:top w:val="none" w:sz="0" w:space="0" w:color="auto"/>
            <w:left w:val="none" w:sz="0" w:space="0" w:color="auto"/>
            <w:bottom w:val="none" w:sz="0" w:space="0" w:color="auto"/>
            <w:right w:val="none" w:sz="0" w:space="0" w:color="auto"/>
          </w:divBdr>
          <w:divsChild>
            <w:div w:id="164364568">
              <w:marLeft w:val="0"/>
              <w:marRight w:val="0"/>
              <w:marTop w:val="0"/>
              <w:marBottom w:val="0"/>
              <w:divBdr>
                <w:top w:val="none" w:sz="0" w:space="0" w:color="auto"/>
                <w:left w:val="none" w:sz="0" w:space="0" w:color="auto"/>
                <w:bottom w:val="none" w:sz="0" w:space="0" w:color="auto"/>
                <w:right w:val="none" w:sz="0" w:space="0" w:color="auto"/>
              </w:divBdr>
              <w:divsChild>
                <w:div w:id="265844594">
                  <w:marLeft w:val="0"/>
                  <w:marRight w:val="0"/>
                  <w:marTop w:val="0"/>
                  <w:marBottom w:val="0"/>
                  <w:divBdr>
                    <w:top w:val="none" w:sz="0" w:space="0" w:color="auto"/>
                    <w:left w:val="none" w:sz="0" w:space="0" w:color="auto"/>
                    <w:bottom w:val="none" w:sz="0" w:space="0" w:color="auto"/>
                    <w:right w:val="none" w:sz="0" w:space="0" w:color="auto"/>
                  </w:divBdr>
                  <w:divsChild>
                    <w:div w:id="1764109959">
                      <w:marLeft w:val="0"/>
                      <w:marRight w:val="0"/>
                      <w:marTop w:val="0"/>
                      <w:marBottom w:val="0"/>
                      <w:divBdr>
                        <w:top w:val="none" w:sz="0" w:space="0" w:color="auto"/>
                        <w:left w:val="none" w:sz="0" w:space="0" w:color="auto"/>
                        <w:bottom w:val="none" w:sz="0" w:space="0" w:color="auto"/>
                        <w:right w:val="none" w:sz="0" w:space="0" w:color="auto"/>
                      </w:divBdr>
                      <w:divsChild>
                        <w:div w:id="248082769">
                          <w:marLeft w:val="0"/>
                          <w:marRight w:val="0"/>
                          <w:marTop w:val="0"/>
                          <w:marBottom w:val="0"/>
                          <w:divBdr>
                            <w:top w:val="none" w:sz="0" w:space="0" w:color="auto"/>
                            <w:left w:val="none" w:sz="0" w:space="0" w:color="auto"/>
                            <w:bottom w:val="none" w:sz="0" w:space="0" w:color="auto"/>
                            <w:right w:val="none" w:sz="0" w:space="0" w:color="auto"/>
                          </w:divBdr>
                          <w:divsChild>
                            <w:div w:id="621768185">
                              <w:marLeft w:val="0"/>
                              <w:marRight w:val="0"/>
                              <w:marTop w:val="0"/>
                              <w:marBottom w:val="0"/>
                              <w:divBdr>
                                <w:top w:val="none" w:sz="0" w:space="0" w:color="auto"/>
                                <w:left w:val="none" w:sz="0" w:space="0" w:color="auto"/>
                                <w:bottom w:val="none" w:sz="0" w:space="0" w:color="auto"/>
                                <w:right w:val="none" w:sz="0" w:space="0" w:color="auto"/>
                              </w:divBdr>
                              <w:divsChild>
                                <w:div w:id="220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2863">
          <w:marLeft w:val="0"/>
          <w:marRight w:val="0"/>
          <w:marTop w:val="0"/>
          <w:marBottom w:val="0"/>
          <w:divBdr>
            <w:top w:val="none" w:sz="0" w:space="0" w:color="auto"/>
            <w:left w:val="none" w:sz="0" w:space="0" w:color="auto"/>
            <w:bottom w:val="none" w:sz="0" w:space="0" w:color="auto"/>
            <w:right w:val="none" w:sz="0" w:space="0" w:color="auto"/>
          </w:divBdr>
          <w:divsChild>
            <w:div w:id="2041592372">
              <w:marLeft w:val="0"/>
              <w:marRight w:val="0"/>
              <w:marTop w:val="0"/>
              <w:marBottom w:val="0"/>
              <w:divBdr>
                <w:top w:val="none" w:sz="0" w:space="0" w:color="auto"/>
                <w:left w:val="none" w:sz="0" w:space="0" w:color="auto"/>
                <w:bottom w:val="none" w:sz="0" w:space="0" w:color="auto"/>
                <w:right w:val="none" w:sz="0" w:space="0" w:color="auto"/>
              </w:divBdr>
              <w:divsChild>
                <w:div w:id="1107702701">
                  <w:marLeft w:val="0"/>
                  <w:marRight w:val="0"/>
                  <w:marTop w:val="0"/>
                  <w:marBottom w:val="0"/>
                  <w:divBdr>
                    <w:top w:val="none" w:sz="0" w:space="0" w:color="auto"/>
                    <w:left w:val="none" w:sz="0" w:space="0" w:color="auto"/>
                    <w:bottom w:val="none" w:sz="0" w:space="0" w:color="auto"/>
                    <w:right w:val="none" w:sz="0" w:space="0" w:color="auto"/>
                  </w:divBdr>
                  <w:divsChild>
                    <w:div w:id="847325572">
                      <w:marLeft w:val="0"/>
                      <w:marRight w:val="0"/>
                      <w:marTop w:val="0"/>
                      <w:marBottom w:val="0"/>
                      <w:divBdr>
                        <w:top w:val="none" w:sz="0" w:space="0" w:color="auto"/>
                        <w:left w:val="none" w:sz="0" w:space="0" w:color="auto"/>
                        <w:bottom w:val="none" w:sz="0" w:space="0" w:color="auto"/>
                        <w:right w:val="none" w:sz="0" w:space="0" w:color="auto"/>
                      </w:divBdr>
                      <w:divsChild>
                        <w:div w:id="1852178914">
                          <w:marLeft w:val="0"/>
                          <w:marRight w:val="0"/>
                          <w:marTop w:val="0"/>
                          <w:marBottom w:val="0"/>
                          <w:divBdr>
                            <w:top w:val="none" w:sz="0" w:space="0" w:color="auto"/>
                            <w:left w:val="none" w:sz="0" w:space="0" w:color="auto"/>
                            <w:bottom w:val="none" w:sz="0" w:space="0" w:color="auto"/>
                            <w:right w:val="none" w:sz="0" w:space="0" w:color="auto"/>
                          </w:divBdr>
                          <w:divsChild>
                            <w:div w:id="7960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211372">
      <w:bodyDiv w:val="1"/>
      <w:marLeft w:val="0"/>
      <w:marRight w:val="0"/>
      <w:marTop w:val="0"/>
      <w:marBottom w:val="0"/>
      <w:divBdr>
        <w:top w:val="none" w:sz="0" w:space="0" w:color="auto"/>
        <w:left w:val="none" w:sz="0" w:space="0" w:color="auto"/>
        <w:bottom w:val="none" w:sz="0" w:space="0" w:color="auto"/>
        <w:right w:val="none" w:sz="0" w:space="0" w:color="auto"/>
      </w:divBdr>
    </w:div>
    <w:div w:id="359282007">
      <w:bodyDiv w:val="1"/>
      <w:marLeft w:val="0"/>
      <w:marRight w:val="0"/>
      <w:marTop w:val="0"/>
      <w:marBottom w:val="0"/>
      <w:divBdr>
        <w:top w:val="none" w:sz="0" w:space="0" w:color="auto"/>
        <w:left w:val="none" w:sz="0" w:space="0" w:color="auto"/>
        <w:bottom w:val="none" w:sz="0" w:space="0" w:color="auto"/>
        <w:right w:val="none" w:sz="0" w:space="0" w:color="auto"/>
      </w:divBdr>
      <w:divsChild>
        <w:div w:id="661662403">
          <w:marLeft w:val="0"/>
          <w:marRight w:val="0"/>
          <w:marTop w:val="0"/>
          <w:marBottom w:val="0"/>
          <w:divBdr>
            <w:top w:val="none" w:sz="0" w:space="0" w:color="auto"/>
            <w:left w:val="none" w:sz="0" w:space="0" w:color="auto"/>
            <w:bottom w:val="none" w:sz="0" w:space="0" w:color="auto"/>
            <w:right w:val="none" w:sz="0" w:space="0" w:color="auto"/>
          </w:divBdr>
          <w:divsChild>
            <w:div w:id="1717268068">
              <w:marLeft w:val="0"/>
              <w:marRight w:val="0"/>
              <w:marTop w:val="0"/>
              <w:marBottom w:val="0"/>
              <w:divBdr>
                <w:top w:val="none" w:sz="0" w:space="0" w:color="auto"/>
                <w:left w:val="none" w:sz="0" w:space="0" w:color="auto"/>
                <w:bottom w:val="none" w:sz="0" w:space="0" w:color="auto"/>
                <w:right w:val="none" w:sz="0" w:space="0" w:color="auto"/>
              </w:divBdr>
              <w:divsChild>
                <w:div w:id="2238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98710">
      <w:bodyDiv w:val="1"/>
      <w:marLeft w:val="0"/>
      <w:marRight w:val="0"/>
      <w:marTop w:val="0"/>
      <w:marBottom w:val="0"/>
      <w:divBdr>
        <w:top w:val="none" w:sz="0" w:space="0" w:color="auto"/>
        <w:left w:val="none" w:sz="0" w:space="0" w:color="auto"/>
        <w:bottom w:val="none" w:sz="0" w:space="0" w:color="auto"/>
        <w:right w:val="none" w:sz="0" w:space="0" w:color="auto"/>
      </w:divBdr>
      <w:divsChild>
        <w:div w:id="903175615">
          <w:marLeft w:val="0"/>
          <w:marRight w:val="0"/>
          <w:marTop w:val="0"/>
          <w:marBottom w:val="0"/>
          <w:divBdr>
            <w:top w:val="none" w:sz="0" w:space="0" w:color="auto"/>
            <w:left w:val="none" w:sz="0" w:space="0" w:color="auto"/>
            <w:bottom w:val="none" w:sz="0" w:space="0" w:color="auto"/>
            <w:right w:val="none" w:sz="0" w:space="0" w:color="auto"/>
          </w:divBdr>
          <w:divsChild>
            <w:div w:id="1902204779">
              <w:marLeft w:val="0"/>
              <w:marRight w:val="0"/>
              <w:marTop w:val="0"/>
              <w:marBottom w:val="0"/>
              <w:divBdr>
                <w:top w:val="none" w:sz="0" w:space="0" w:color="auto"/>
                <w:left w:val="none" w:sz="0" w:space="0" w:color="auto"/>
                <w:bottom w:val="none" w:sz="0" w:space="0" w:color="auto"/>
                <w:right w:val="none" w:sz="0" w:space="0" w:color="auto"/>
              </w:divBdr>
              <w:divsChild>
                <w:div w:id="1720663334">
                  <w:marLeft w:val="0"/>
                  <w:marRight w:val="0"/>
                  <w:marTop w:val="0"/>
                  <w:marBottom w:val="0"/>
                  <w:divBdr>
                    <w:top w:val="none" w:sz="0" w:space="0" w:color="auto"/>
                    <w:left w:val="none" w:sz="0" w:space="0" w:color="auto"/>
                    <w:bottom w:val="none" w:sz="0" w:space="0" w:color="auto"/>
                    <w:right w:val="none" w:sz="0" w:space="0" w:color="auto"/>
                  </w:divBdr>
                  <w:divsChild>
                    <w:div w:id="14146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5209">
      <w:bodyDiv w:val="1"/>
      <w:marLeft w:val="0"/>
      <w:marRight w:val="0"/>
      <w:marTop w:val="0"/>
      <w:marBottom w:val="0"/>
      <w:divBdr>
        <w:top w:val="none" w:sz="0" w:space="0" w:color="auto"/>
        <w:left w:val="none" w:sz="0" w:space="0" w:color="auto"/>
        <w:bottom w:val="none" w:sz="0" w:space="0" w:color="auto"/>
        <w:right w:val="none" w:sz="0" w:space="0" w:color="auto"/>
      </w:divBdr>
    </w:div>
    <w:div w:id="389961402">
      <w:bodyDiv w:val="1"/>
      <w:marLeft w:val="0"/>
      <w:marRight w:val="0"/>
      <w:marTop w:val="0"/>
      <w:marBottom w:val="0"/>
      <w:divBdr>
        <w:top w:val="none" w:sz="0" w:space="0" w:color="auto"/>
        <w:left w:val="none" w:sz="0" w:space="0" w:color="auto"/>
        <w:bottom w:val="none" w:sz="0" w:space="0" w:color="auto"/>
        <w:right w:val="none" w:sz="0" w:space="0" w:color="auto"/>
      </w:divBdr>
      <w:divsChild>
        <w:div w:id="462619135">
          <w:marLeft w:val="0"/>
          <w:marRight w:val="0"/>
          <w:marTop w:val="0"/>
          <w:marBottom w:val="0"/>
          <w:divBdr>
            <w:top w:val="none" w:sz="0" w:space="0" w:color="auto"/>
            <w:left w:val="none" w:sz="0" w:space="0" w:color="auto"/>
            <w:bottom w:val="none" w:sz="0" w:space="0" w:color="auto"/>
            <w:right w:val="none" w:sz="0" w:space="0" w:color="auto"/>
          </w:divBdr>
          <w:divsChild>
            <w:div w:id="938290717">
              <w:marLeft w:val="0"/>
              <w:marRight w:val="0"/>
              <w:marTop w:val="0"/>
              <w:marBottom w:val="0"/>
              <w:divBdr>
                <w:top w:val="none" w:sz="0" w:space="0" w:color="auto"/>
                <w:left w:val="none" w:sz="0" w:space="0" w:color="auto"/>
                <w:bottom w:val="none" w:sz="0" w:space="0" w:color="auto"/>
                <w:right w:val="none" w:sz="0" w:space="0" w:color="auto"/>
              </w:divBdr>
              <w:divsChild>
                <w:div w:id="1139109934">
                  <w:marLeft w:val="0"/>
                  <w:marRight w:val="0"/>
                  <w:marTop w:val="0"/>
                  <w:marBottom w:val="0"/>
                  <w:divBdr>
                    <w:top w:val="none" w:sz="0" w:space="0" w:color="auto"/>
                    <w:left w:val="none" w:sz="0" w:space="0" w:color="auto"/>
                    <w:bottom w:val="none" w:sz="0" w:space="0" w:color="auto"/>
                    <w:right w:val="none" w:sz="0" w:space="0" w:color="auto"/>
                  </w:divBdr>
                  <w:divsChild>
                    <w:div w:id="20972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83010">
      <w:bodyDiv w:val="1"/>
      <w:marLeft w:val="0"/>
      <w:marRight w:val="0"/>
      <w:marTop w:val="0"/>
      <w:marBottom w:val="0"/>
      <w:divBdr>
        <w:top w:val="none" w:sz="0" w:space="0" w:color="auto"/>
        <w:left w:val="none" w:sz="0" w:space="0" w:color="auto"/>
        <w:bottom w:val="none" w:sz="0" w:space="0" w:color="auto"/>
        <w:right w:val="none" w:sz="0" w:space="0" w:color="auto"/>
      </w:divBdr>
      <w:divsChild>
        <w:div w:id="754976295">
          <w:marLeft w:val="0"/>
          <w:marRight w:val="0"/>
          <w:marTop w:val="0"/>
          <w:marBottom w:val="0"/>
          <w:divBdr>
            <w:top w:val="none" w:sz="0" w:space="0" w:color="auto"/>
            <w:left w:val="none" w:sz="0" w:space="0" w:color="auto"/>
            <w:bottom w:val="none" w:sz="0" w:space="0" w:color="auto"/>
            <w:right w:val="none" w:sz="0" w:space="0" w:color="auto"/>
          </w:divBdr>
          <w:divsChild>
            <w:div w:id="1913616720">
              <w:marLeft w:val="0"/>
              <w:marRight w:val="0"/>
              <w:marTop w:val="0"/>
              <w:marBottom w:val="0"/>
              <w:divBdr>
                <w:top w:val="none" w:sz="0" w:space="0" w:color="auto"/>
                <w:left w:val="none" w:sz="0" w:space="0" w:color="auto"/>
                <w:bottom w:val="none" w:sz="0" w:space="0" w:color="auto"/>
                <w:right w:val="none" w:sz="0" w:space="0" w:color="auto"/>
              </w:divBdr>
              <w:divsChild>
                <w:div w:id="12615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29480">
      <w:bodyDiv w:val="1"/>
      <w:marLeft w:val="0"/>
      <w:marRight w:val="0"/>
      <w:marTop w:val="0"/>
      <w:marBottom w:val="0"/>
      <w:divBdr>
        <w:top w:val="none" w:sz="0" w:space="0" w:color="auto"/>
        <w:left w:val="none" w:sz="0" w:space="0" w:color="auto"/>
        <w:bottom w:val="none" w:sz="0" w:space="0" w:color="auto"/>
        <w:right w:val="none" w:sz="0" w:space="0" w:color="auto"/>
      </w:divBdr>
      <w:divsChild>
        <w:div w:id="260182858">
          <w:marLeft w:val="0"/>
          <w:marRight w:val="0"/>
          <w:marTop w:val="0"/>
          <w:marBottom w:val="0"/>
          <w:divBdr>
            <w:top w:val="none" w:sz="0" w:space="0" w:color="auto"/>
            <w:left w:val="none" w:sz="0" w:space="0" w:color="auto"/>
            <w:bottom w:val="none" w:sz="0" w:space="0" w:color="auto"/>
            <w:right w:val="none" w:sz="0" w:space="0" w:color="auto"/>
          </w:divBdr>
          <w:divsChild>
            <w:div w:id="64885802">
              <w:marLeft w:val="0"/>
              <w:marRight w:val="0"/>
              <w:marTop w:val="0"/>
              <w:marBottom w:val="0"/>
              <w:divBdr>
                <w:top w:val="none" w:sz="0" w:space="0" w:color="auto"/>
                <w:left w:val="none" w:sz="0" w:space="0" w:color="auto"/>
                <w:bottom w:val="none" w:sz="0" w:space="0" w:color="auto"/>
                <w:right w:val="none" w:sz="0" w:space="0" w:color="auto"/>
              </w:divBdr>
              <w:divsChild>
                <w:div w:id="8922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4900">
      <w:bodyDiv w:val="1"/>
      <w:marLeft w:val="0"/>
      <w:marRight w:val="0"/>
      <w:marTop w:val="0"/>
      <w:marBottom w:val="0"/>
      <w:divBdr>
        <w:top w:val="none" w:sz="0" w:space="0" w:color="auto"/>
        <w:left w:val="none" w:sz="0" w:space="0" w:color="auto"/>
        <w:bottom w:val="none" w:sz="0" w:space="0" w:color="auto"/>
        <w:right w:val="none" w:sz="0" w:space="0" w:color="auto"/>
      </w:divBdr>
      <w:divsChild>
        <w:div w:id="1761564795">
          <w:marLeft w:val="0"/>
          <w:marRight w:val="0"/>
          <w:marTop w:val="0"/>
          <w:marBottom w:val="0"/>
          <w:divBdr>
            <w:top w:val="none" w:sz="0" w:space="0" w:color="auto"/>
            <w:left w:val="none" w:sz="0" w:space="0" w:color="auto"/>
            <w:bottom w:val="none" w:sz="0" w:space="0" w:color="auto"/>
            <w:right w:val="none" w:sz="0" w:space="0" w:color="auto"/>
          </w:divBdr>
          <w:divsChild>
            <w:div w:id="1398624278">
              <w:marLeft w:val="0"/>
              <w:marRight w:val="0"/>
              <w:marTop w:val="0"/>
              <w:marBottom w:val="0"/>
              <w:divBdr>
                <w:top w:val="none" w:sz="0" w:space="0" w:color="auto"/>
                <w:left w:val="none" w:sz="0" w:space="0" w:color="auto"/>
                <w:bottom w:val="none" w:sz="0" w:space="0" w:color="auto"/>
                <w:right w:val="none" w:sz="0" w:space="0" w:color="auto"/>
              </w:divBdr>
              <w:divsChild>
                <w:div w:id="415131468">
                  <w:marLeft w:val="0"/>
                  <w:marRight w:val="0"/>
                  <w:marTop w:val="0"/>
                  <w:marBottom w:val="0"/>
                  <w:divBdr>
                    <w:top w:val="none" w:sz="0" w:space="0" w:color="auto"/>
                    <w:left w:val="none" w:sz="0" w:space="0" w:color="auto"/>
                    <w:bottom w:val="none" w:sz="0" w:space="0" w:color="auto"/>
                    <w:right w:val="none" w:sz="0" w:space="0" w:color="auto"/>
                  </w:divBdr>
                </w:div>
                <w:div w:id="627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2487">
      <w:bodyDiv w:val="1"/>
      <w:marLeft w:val="0"/>
      <w:marRight w:val="0"/>
      <w:marTop w:val="0"/>
      <w:marBottom w:val="0"/>
      <w:divBdr>
        <w:top w:val="none" w:sz="0" w:space="0" w:color="auto"/>
        <w:left w:val="none" w:sz="0" w:space="0" w:color="auto"/>
        <w:bottom w:val="none" w:sz="0" w:space="0" w:color="auto"/>
        <w:right w:val="none" w:sz="0" w:space="0" w:color="auto"/>
      </w:divBdr>
    </w:div>
    <w:div w:id="421336190">
      <w:bodyDiv w:val="1"/>
      <w:marLeft w:val="0"/>
      <w:marRight w:val="0"/>
      <w:marTop w:val="0"/>
      <w:marBottom w:val="0"/>
      <w:divBdr>
        <w:top w:val="none" w:sz="0" w:space="0" w:color="auto"/>
        <w:left w:val="none" w:sz="0" w:space="0" w:color="auto"/>
        <w:bottom w:val="none" w:sz="0" w:space="0" w:color="auto"/>
        <w:right w:val="none" w:sz="0" w:space="0" w:color="auto"/>
      </w:divBdr>
      <w:divsChild>
        <w:div w:id="239826980">
          <w:marLeft w:val="0"/>
          <w:marRight w:val="0"/>
          <w:marTop w:val="0"/>
          <w:marBottom w:val="0"/>
          <w:divBdr>
            <w:top w:val="none" w:sz="0" w:space="0" w:color="auto"/>
            <w:left w:val="none" w:sz="0" w:space="0" w:color="auto"/>
            <w:bottom w:val="none" w:sz="0" w:space="0" w:color="auto"/>
            <w:right w:val="none" w:sz="0" w:space="0" w:color="auto"/>
          </w:divBdr>
          <w:divsChild>
            <w:div w:id="944465530">
              <w:marLeft w:val="0"/>
              <w:marRight w:val="0"/>
              <w:marTop w:val="0"/>
              <w:marBottom w:val="0"/>
              <w:divBdr>
                <w:top w:val="none" w:sz="0" w:space="0" w:color="auto"/>
                <w:left w:val="none" w:sz="0" w:space="0" w:color="auto"/>
                <w:bottom w:val="none" w:sz="0" w:space="0" w:color="auto"/>
                <w:right w:val="none" w:sz="0" w:space="0" w:color="auto"/>
              </w:divBdr>
              <w:divsChild>
                <w:div w:id="1446851232">
                  <w:marLeft w:val="0"/>
                  <w:marRight w:val="0"/>
                  <w:marTop w:val="0"/>
                  <w:marBottom w:val="0"/>
                  <w:divBdr>
                    <w:top w:val="none" w:sz="0" w:space="0" w:color="auto"/>
                    <w:left w:val="none" w:sz="0" w:space="0" w:color="auto"/>
                    <w:bottom w:val="none" w:sz="0" w:space="0" w:color="auto"/>
                    <w:right w:val="none" w:sz="0" w:space="0" w:color="auto"/>
                  </w:divBdr>
                  <w:divsChild>
                    <w:div w:id="2793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8051">
      <w:bodyDiv w:val="1"/>
      <w:marLeft w:val="0"/>
      <w:marRight w:val="0"/>
      <w:marTop w:val="0"/>
      <w:marBottom w:val="0"/>
      <w:divBdr>
        <w:top w:val="none" w:sz="0" w:space="0" w:color="auto"/>
        <w:left w:val="none" w:sz="0" w:space="0" w:color="auto"/>
        <w:bottom w:val="none" w:sz="0" w:space="0" w:color="auto"/>
        <w:right w:val="none" w:sz="0" w:space="0" w:color="auto"/>
      </w:divBdr>
      <w:divsChild>
        <w:div w:id="919798418">
          <w:marLeft w:val="0"/>
          <w:marRight w:val="0"/>
          <w:marTop w:val="0"/>
          <w:marBottom w:val="0"/>
          <w:divBdr>
            <w:top w:val="none" w:sz="0" w:space="0" w:color="auto"/>
            <w:left w:val="none" w:sz="0" w:space="0" w:color="auto"/>
            <w:bottom w:val="none" w:sz="0" w:space="0" w:color="auto"/>
            <w:right w:val="none" w:sz="0" w:space="0" w:color="auto"/>
          </w:divBdr>
          <w:divsChild>
            <w:div w:id="150871480">
              <w:marLeft w:val="0"/>
              <w:marRight w:val="0"/>
              <w:marTop w:val="0"/>
              <w:marBottom w:val="0"/>
              <w:divBdr>
                <w:top w:val="none" w:sz="0" w:space="0" w:color="auto"/>
                <w:left w:val="none" w:sz="0" w:space="0" w:color="auto"/>
                <w:bottom w:val="none" w:sz="0" w:space="0" w:color="auto"/>
                <w:right w:val="none" w:sz="0" w:space="0" w:color="auto"/>
              </w:divBdr>
              <w:divsChild>
                <w:div w:id="12159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4334">
      <w:bodyDiv w:val="1"/>
      <w:marLeft w:val="0"/>
      <w:marRight w:val="0"/>
      <w:marTop w:val="0"/>
      <w:marBottom w:val="0"/>
      <w:divBdr>
        <w:top w:val="none" w:sz="0" w:space="0" w:color="auto"/>
        <w:left w:val="none" w:sz="0" w:space="0" w:color="auto"/>
        <w:bottom w:val="none" w:sz="0" w:space="0" w:color="auto"/>
        <w:right w:val="none" w:sz="0" w:space="0" w:color="auto"/>
      </w:divBdr>
      <w:divsChild>
        <w:div w:id="2141611703">
          <w:marLeft w:val="0"/>
          <w:marRight w:val="0"/>
          <w:marTop w:val="0"/>
          <w:marBottom w:val="0"/>
          <w:divBdr>
            <w:top w:val="none" w:sz="0" w:space="0" w:color="auto"/>
            <w:left w:val="none" w:sz="0" w:space="0" w:color="auto"/>
            <w:bottom w:val="none" w:sz="0" w:space="0" w:color="auto"/>
            <w:right w:val="none" w:sz="0" w:space="0" w:color="auto"/>
          </w:divBdr>
          <w:divsChild>
            <w:div w:id="1549338538">
              <w:marLeft w:val="0"/>
              <w:marRight w:val="0"/>
              <w:marTop w:val="0"/>
              <w:marBottom w:val="0"/>
              <w:divBdr>
                <w:top w:val="none" w:sz="0" w:space="0" w:color="auto"/>
                <w:left w:val="none" w:sz="0" w:space="0" w:color="auto"/>
                <w:bottom w:val="none" w:sz="0" w:space="0" w:color="auto"/>
                <w:right w:val="none" w:sz="0" w:space="0" w:color="auto"/>
              </w:divBdr>
              <w:divsChild>
                <w:div w:id="779760192">
                  <w:marLeft w:val="0"/>
                  <w:marRight w:val="0"/>
                  <w:marTop w:val="0"/>
                  <w:marBottom w:val="0"/>
                  <w:divBdr>
                    <w:top w:val="none" w:sz="0" w:space="0" w:color="auto"/>
                    <w:left w:val="none" w:sz="0" w:space="0" w:color="auto"/>
                    <w:bottom w:val="none" w:sz="0" w:space="0" w:color="auto"/>
                    <w:right w:val="none" w:sz="0" w:space="0" w:color="auto"/>
                  </w:divBdr>
                </w:div>
                <w:div w:id="15411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50686">
      <w:bodyDiv w:val="1"/>
      <w:marLeft w:val="0"/>
      <w:marRight w:val="0"/>
      <w:marTop w:val="0"/>
      <w:marBottom w:val="0"/>
      <w:divBdr>
        <w:top w:val="none" w:sz="0" w:space="0" w:color="auto"/>
        <w:left w:val="none" w:sz="0" w:space="0" w:color="auto"/>
        <w:bottom w:val="none" w:sz="0" w:space="0" w:color="auto"/>
        <w:right w:val="none" w:sz="0" w:space="0" w:color="auto"/>
      </w:divBdr>
      <w:divsChild>
        <w:div w:id="764495681">
          <w:marLeft w:val="0"/>
          <w:marRight w:val="0"/>
          <w:marTop w:val="0"/>
          <w:marBottom w:val="0"/>
          <w:divBdr>
            <w:top w:val="none" w:sz="0" w:space="0" w:color="auto"/>
            <w:left w:val="none" w:sz="0" w:space="0" w:color="auto"/>
            <w:bottom w:val="none" w:sz="0" w:space="0" w:color="auto"/>
            <w:right w:val="none" w:sz="0" w:space="0" w:color="auto"/>
          </w:divBdr>
          <w:divsChild>
            <w:div w:id="339239901">
              <w:marLeft w:val="0"/>
              <w:marRight w:val="0"/>
              <w:marTop w:val="0"/>
              <w:marBottom w:val="0"/>
              <w:divBdr>
                <w:top w:val="none" w:sz="0" w:space="0" w:color="auto"/>
                <w:left w:val="none" w:sz="0" w:space="0" w:color="auto"/>
                <w:bottom w:val="none" w:sz="0" w:space="0" w:color="auto"/>
                <w:right w:val="none" w:sz="0" w:space="0" w:color="auto"/>
              </w:divBdr>
              <w:divsChild>
                <w:div w:id="406389917">
                  <w:marLeft w:val="0"/>
                  <w:marRight w:val="0"/>
                  <w:marTop w:val="0"/>
                  <w:marBottom w:val="0"/>
                  <w:divBdr>
                    <w:top w:val="none" w:sz="0" w:space="0" w:color="auto"/>
                    <w:left w:val="none" w:sz="0" w:space="0" w:color="auto"/>
                    <w:bottom w:val="none" w:sz="0" w:space="0" w:color="auto"/>
                    <w:right w:val="none" w:sz="0" w:space="0" w:color="auto"/>
                  </w:divBdr>
                  <w:divsChild>
                    <w:div w:id="20727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15720">
      <w:bodyDiv w:val="1"/>
      <w:marLeft w:val="0"/>
      <w:marRight w:val="0"/>
      <w:marTop w:val="0"/>
      <w:marBottom w:val="0"/>
      <w:divBdr>
        <w:top w:val="none" w:sz="0" w:space="0" w:color="auto"/>
        <w:left w:val="none" w:sz="0" w:space="0" w:color="auto"/>
        <w:bottom w:val="none" w:sz="0" w:space="0" w:color="auto"/>
        <w:right w:val="none" w:sz="0" w:space="0" w:color="auto"/>
      </w:divBdr>
      <w:divsChild>
        <w:div w:id="1092506644">
          <w:marLeft w:val="0"/>
          <w:marRight w:val="0"/>
          <w:marTop w:val="0"/>
          <w:marBottom w:val="0"/>
          <w:divBdr>
            <w:top w:val="none" w:sz="0" w:space="0" w:color="auto"/>
            <w:left w:val="none" w:sz="0" w:space="0" w:color="auto"/>
            <w:bottom w:val="none" w:sz="0" w:space="0" w:color="auto"/>
            <w:right w:val="none" w:sz="0" w:space="0" w:color="auto"/>
          </w:divBdr>
          <w:divsChild>
            <w:div w:id="6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4925">
      <w:bodyDiv w:val="1"/>
      <w:marLeft w:val="0"/>
      <w:marRight w:val="0"/>
      <w:marTop w:val="0"/>
      <w:marBottom w:val="0"/>
      <w:divBdr>
        <w:top w:val="none" w:sz="0" w:space="0" w:color="auto"/>
        <w:left w:val="none" w:sz="0" w:space="0" w:color="auto"/>
        <w:bottom w:val="none" w:sz="0" w:space="0" w:color="auto"/>
        <w:right w:val="none" w:sz="0" w:space="0" w:color="auto"/>
      </w:divBdr>
      <w:divsChild>
        <w:div w:id="347410340">
          <w:marLeft w:val="0"/>
          <w:marRight w:val="0"/>
          <w:marTop w:val="0"/>
          <w:marBottom w:val="0"/>
          <w:divBdr>
            <w:top w:val="none" w:sz="0" w:space="0" w:color="auto"/>
            <w:left w:val="none" w:sz="0" w:space="0" w:color="auto"/>
            <w:bottom w:val="none" w:sz="0" w:space="0" w:color="auto"/>
            <w:right w:val="none" w:sz="0" w:space="0" w:color="auto"/>
          </w:divBdr>
          <w:divsChild>
            <w:div w:id="1563172593">
              <w:marLeft w:val="0"/>
              <w:marRight w:val="0"/>
              <w:marTop w:val="0"/>
              <w:marBottom w:val="0"/>
              <w:divBdr>
                <w:top w:val="none" w:sz="0" w:space="0" w:color="auto"/>
                <w:left w:val="none" w:sz="0" w:space="0" w:color="auto"/>
                <w:bottom w:val="none" w:sz="0" w:space="0" w:color="auto"/>
                <w:right w:val="none" w:sz="0" w:space="0" w:color="auto"/>
              </w:divBdr>
              <w:divsChild>
                <w:div w:id="9224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2458">
      <w:bodyDiv w:val="1"/>
      <w:marLeft w:val="0"/>
      <w:marRight w:val="0"/>
      <w:marTop w:val="0"/>
      <w:marBottom w:val="0"/>
      <w:divBdr>
        <w:top w:val="none" w:sz="0" w:space="0" w:color="auto"/>
        <w:left w:val="none" w:sz="0" w:space="0" w:color="auto"/>
        <w:bottom w:val="none" w:sz="0" w:space="0" w:color="auto"/>
        <w:right w:val="none" w:sz="0" w:space="0" w:color="auto"/>
      </w:divBdr>
      <w:divsChild>
        <w:div w:id="1449810063">
          <w:marLeft w:val="0"/>
          <w:marRight w:val="0"/>
          <w:marTop w:val="0"/>
          <w:marBottom w:val="0"/>
          <w:divBdr>
            <w:top w:val="none" w:sz="0" w:space="0" w:color="auto"/>
            <w:left w:val="none" w:sz="0" w:space="0" w:color="auto"/>
            <w:bottom w:val="none" w:sz="0" w:space="0" w:color="auto"/>
            <w:right w:val="none" w:sz="0" w:space="0" w:color="auto"/>
          </w:divBdr>
          <w:divsChild>
            <w:div w:id="352465829">
              <w:marLeft w:val="0"/>
              <w:marRight w:val="0"/>
              <w:marTop w:val="0"/>
              <w:marBottom w:val="0"/>
              <w:divBdr>
                <w:top w:val="none" w:sz="0" w:space="0" w:color="auto"/>
                <w:left w:val="none" w:sz="0" w:space="0" w:color="auto"/>
                <w:bottom w:val="none" w:sz="0" w:space="0" w:color="auto"/>
                <w:right w:val="none" w:sz="0" w:space="0" w:color="auto"/>
              </w:divBdr>
              <w:divsChild>
                <w:div w:id="1904411358">
                  <w:marLeft w:val="0"/>
                  <w:marRight w:val="0"/>
                  <w:marTop w:val="0"/>
                  <w:marBottom w:val="0"/>
                  <w:divBdr>
                    <w:top w:val="none" w:sz="0" w:space="0" w:color="auto"/>
                    <w:left w:val="none" w:sz="0" w:space="0" w:color="auto"/>
                    <w:bottom w:val="none" w:sz="0" w:space="0" w:color="auto"/>
                    <w:right w:val="none" w:sz="0" w:space="0" w:color="auto"/>
                  </w:divBdr>
                  <w:divsChild>
                    <w:div w:id="18713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62115">
      <w:bodyDiv w:val="1"/>
      <w:marLeft w:val="0"/>
      <w:marRight w:val="0"/>
      <w:marTop w:val="0"/>
      <w:marBottom w:val="0"/>
      <w:divBdr>
        <w:top w:val="none" w:sz="0" w:space="0" w:color="auto"/>
        <w:left w:val="none" w:sz="0" w:space="0" w:color="auto"/>
        <w:bottom w:val="none" w:sz="0" w:space="0" w:color="auto"/>
        <w:right w:val="none" w:sz="0" w:space="0" w:color="auto"/>
      </w:divBdr>
      <w:divsChild>
        <w:div w:id="1668512157">
          <w:marLeft w:val="0"/>
          <w:marRight w:val="0"/>
          <w:marTop w:val="0"/>
          <w:marBottom w:val="0"/>
          <w:divBdr>
            <w:top w:val="none" w:sz="0" w:space="0" w:color="auto"/>
            <w:left w:val="none" w:sz="0" w:space="0" w:color="auto"/>
            <w:bottom w:val="none" w:sz="0" w:space="0" w:color="auto"/>
            <w:right w:val="none" w:sz="0" w:space="0" w:color="auto"/>
          </w:divBdr>
          <w:divsChild>
            <w:div w:id="1040007432">
              <w:marLeft w:val="0"/>
              <w:marRight w:val="0"/>
              <w:marTop w:val="0"/>
              <w:marBottom w:val="0"/>
              <w:divBdr>
                <w:top w:val="none" w:sz="0" w:space="0" w:color="auto"/>
                <w:left w:val="none" w:sz="0" w:space="0" w:color="auto"/>
                <w:bottom w:val="none" w:sz="0" w:space="0" w:color="auto"/>
                <w:right w:val="none" w:sz="0" w:space="0" w:color="auto"/>
              </w:divBdr>
              <w:divsChild>
                <w:div w:id="151527097">
                  <w:marLeft w:val="0"/>
                  <w:marRight w:val="0"/>
                  <w:marTop w:val="0"/>
                  <w:marBottom w:val="0"/>
                  <w:divBdr>
                    <w:top w:val="none" w:sz="0" w:space="0" w:color="auto"/>
                    <w:left w:val="none" w:sz="0" w:space="0" w:color="auto"/>
                    <w:bottom w:val="none" w:sz="0" w:space="0" w:color="auto"/>
                    <w:right w:val="none" w:sz="0" w:space="0" w:color="auto"/>
                  </w:divBdr>
                  <w:divsChild>
                    <w:div w:id="11658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38300">
      <w:bodyDiv w:val="1"/>
      <w:marLeft w:val="0"/>
      <w:marRight w:val="0"/>
      <w:marTop w:val="0"/>
      <w:marBottom w:val="0"/>
      <w:divBdr>
        <w:top w:val="none" w:sz="0" w:space="0" w:color="auto"/>
        <w:left w:val="none" w:sz="0" w:space="0" w:color="auto"/>
        <w:bottom w:val="none" w:sz="0" w:space="0" w:color="auto"/>
        <w:right w:val="none" w:sz="0" w:space="0" w:color="auto"/>
      </w:divBdr>
      <w:divsChild>
        <w:div w:id="1216427826">
          <w:marLeft w:val="0"/>
          <w:marRight w:val="0"/>
          <w:marTop w:val="0"/>
          <w:marBottom w:val="0"/>
          <w:divBdr>
            <w:top w:val="none" w:sz="0" w:space="0" w:color="auto"/>
            <w:left w:val="none" w:sz="0" w:space="0" w:color="auto"/>
            <w:bottom w:val="none" w:sz="0" w:space="0" w:color="auto"/>
            <w:right w:val="none" w:sz="0" w:space="0" w:color="auto"/>
          </w:divBdr>
          <w:divsChild>
            <w:div w:id="431363879">
              <w:marLeft w:val="0"/>
              <w:marRight w:val="0"/>
              <w:marTop w:val="0"/>
              <w:marBottom w:val="0"/>
              <w:divBdr>
                <w:top w:val="none" w:sz="0" w:space="0" w:color="auto"/>
                <w:left w:val="none" w:sz="0" w:space="0" w:color="auto"/>
                <w:bottom w:val="none" w:sz="0" w:space="0" w:color="auto"/>
                <w:right w:val="none" w:sz="0" w:space="0" w:color="auto"/>
              </w:divBdr>
              <w:divsChild>
                <w:div w:id="11855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7666">
      <w:bodyDiv w:val="1"/>
      <w:marLeft w:val="0"/>
      <w:marRight w:val="0"/>
      <w:marTop w:val="0"/>
      <w:marBottom w:val="0"/>
      <w:divBdr>
        <w:top w:val="none" w:sz="0" w:space="0" w:color="auto"/>
        <w:left w:val="none" w:sz="0" w:space="0" w:color="auto"/>
        <w:bottom w:val="none" w:sz="0" w:space="0" w:color="auto"/>
        <w:right w:val="none" w:sz="0" w:space="0" w:color="auto"/>
      </w:divBdr>
      <w:divsChild>
        <w:div w:id="32847710">
          <w:marLeft w:val="0"/>
          <w:marRight w:val="0"/>
          <w:marTop w:val="0"/>
          <w:marBottom w:val="0"/>
          <w:divBdr>
            <w:top w:val="none" w:sz="0" w:space="0" w:color="auto"/>
            <w:left w:val="none" w:sz="0" w:space="0" w:color="auto"/>
            <w:bottom w:val="none" w:sz="0" w:space="0" w:color="auto"/>
            <w:right w:val="none" w:sz="0" w:space="0" w:color="auto"/>
          </w:divBdr>
          <w:divsChild>
            <w:div w:id="1889951213">
              <w:marLeft w:val="0"/>
              <w:marRight w:val="0"/>
              <w:marTop w:val="0"/>
              <w:marBottom w:val="0"/>
              <w:divBdr>
                <w:top w:val="none" w:sz="0" w:space="0" w:color="auto"/>
                <w:left w:val="none" w:sz="0" w:space="0" w:color="auto"/>
                <w:bottom w:val="none" w:sz="0" w:space="0" w:color="auto"/>
                <w:right w:val="none" w:sz="0" w:space="0" w:color="auto"/>
              </w:divBdr>
              <w:divsChild>
                <w:div w:id="16720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06098">
      <w:bodyDiv w:val="1"/>
      <w:marLeft w:val="0"/>
      <w:marRight w:val="0"/>
      <w:marTop w:val="0"/>
      <w:marBottom w:val="0"/>
      <w:divBdr>
        <w:top w:val="none" w:sz="0" w:space="0" w:color="auto"/>
        <w:left w:val="none" w:sz="0" w:space="0" w:color="auto"/>
        <w:bottom w:val="none" w:sz="0" w:space="0" w:color="auto"/>
        <w:right w:val="none" w:sz="0" w:space="0" w:color="auto"/>
      </w:divBdr>
      <w:divsChild>
        <w:div w:id="914513557">
          <w:marLeft w:val="0"/>
          <w:marRight w:val="0"/>
          <w:marTop w:val="0"/>
          <w:marBottom w:val="0"/>
          <w:divBdr>
            <w:top w:val="none" w:sz="0" w:space="0" w:color="auto"/>
            <w:left w:val="none" w:sz="0" w:space="0" w:color="auto"/>
            <w:bottom w:val="none" w:sz="0" w:space="0" w:color="auto"/>
            <w:right w:val="none" w:sz="0" w:space="0" w:color="auto"/>
          </w:divBdr>
          <w:divsChild>
            <w:div w:id="1377388444">
              <w:marLeft w:val="0"/>
              <w:marRight w:val="0"/>
              <w:marTop w:val="0"/>
              <w:marBottom w:val="0"/>
              <w:divBdr>
                <w:top w:val="none" w:sz="0" w:space="0" w:color="auto"/>
                <w:left w:val="none" w:sz="0" w:space="0" w:color="auto"/>
                <w:bottom w:val="none" w:sz="0" w:space="0" w:color="auto"/>
                <w:right w:val="none" w:sz="0" w:space="0" w:color="auto"/>
              </w:divBdr>
              <w:divsChild>
                <w:div w:id="14336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0703">
      <w:bodyDiv w:val="1"/>
      <w:marLeft w:val="0"/>
      <w:marRight w:val="0"/>
      <w:marTop w:val="0"/>
      <w:marBottom w:val="0"/>
      <w:divBdr>
        <w:top w:val="none" w:sz="0" w:space="0" w:color="auto"/>
        <w:left w:val="none" w:sz="0" w:space="0" w:color="auto"/>
        <w:bottom w:val="none" w:sz="0" w:space="0" w:color="auto"/>
        <w:right w:val="none" w:sz="0" w:space="0" w:color="auto"/>
      </w:divBdr>
    </w:div>
    <w:div w:id="485558282">
      <w:bodyDiv w:val="1"/>
      <w:marLeft w:val="0"/>
      <w:marRight w:val="0"/>
      <w:marTop w:val="0"/>
      <w:marBottom w:val="0"/>
      <w:divBdr>
        <w:top w:val="none" w:sz="0" w:space="0" w:color="auto"/>
        <w:left w:val="none" w:sz="0" w:space="0" w:color="auto"/>
        <w:bottom w:val="none" w:sz="0" w:space="0" w:color="auto"/>
        <w:right w:val="none" w:sz="0" w:space="0" w:color="auto"/>
      </w:divBdr>
      <w:divsChild>
        <w:div w:id="1139955011">
          <w:marLeft w:val="0"/>
          <w:marRight w:val="0"/>
          <w:marTop w:val="0"/>
          <w:marBottom w:val="0"/>
          <w:divBdr>
            <w:top w:val="none" w:sz="0" w:space="0" w:color="auto"/>
            <w:left w:val="none" w:sz="0" w:space="0" w:color="auto"/>
            <w:bottom w:val="none" w:sz="0" w:space="0" w:color="auto"/>
            <w:right w:val="none" w:sz="0" w:space="0" w:color="auto"/>
          </w:divBdr>
          <w:divsChild>
            <w:div w:id="2084138434">
              <w:marLeft w:val="0"/>
              <w:marRight w:val="0"/>
              <w:marTop w:val="0"/>
              <w:marBottom w:val="0"/>
              <w:divBdr>
                <w:top w:val="none" w:sz="0" w:space="0" w:color="auto"/>
                <w:left w:val="none" w:sz="0" w:space="0" w:color="auto"/>
                <w:bottom w:val="none" w:sz="0" w:space="0" w:color="auto"/>
                <w:right w:val="none" w:sz="0" w:space="0" w:color="auto"/>
              </w:divBdr>
              <w:divsChild>
                <w:div w:id="96605966">
                  <w:marLeft w:val="0"/>
                  <w:marRight w:val="0"/>
                  <w:marTop w:val="0"/>
                  <w:marBottom w:val="0"/>
                  <w:divBdr>
                    <w:top w:val="none" w:sz="0" w:space="0" w:color="auto"/>
                    <w:left w:val="none" w:sz="0" w:space="0" w:color="auto"/>
                    <w:bottom w:val="none" w:sz="0" w:space="0" w:color="auto"/>
                    <w:right w:val="none" w:sz="0" w:space="0" w:color="auto"/>
                  </w:divBdr>
                  <w:divsChild>
                    <w:div w:id="4334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82457">
      <w:bodyDiv w:val="1"/>
      <w:marLeft w:val="0"/>
      <w:marRight w:val="0"/>
      <w:marTop w:val="0"/>
      <w:marBottom w:val="0"/>
      <w:divBdr>
        <w:top w:val="none" w:sz="0" w:space="0" w:color="auto"/>
        <w:left w:val="none" w:sz="0" w:space="0" w:color="auto"/>
        <w:bottom w:val="none" w:sz="0" w:space="0" w:color="auto"/>
        <w:right w:val="none" w:sz="0" w:space="0" w:color="auto"/>
      </w:divBdr>
    </w:div>
    <w:div w:id="499196184">
      <w:bodyDiv w:val="1"/>
      <w:marLeft w:val="0"/>
      <w:marRight w:val="0"/>
      <w:marTop w:val="0"/>
      <w:marBottom w:val="0"/>
      <w:divBdr>
        <w:top w:val="none" w:sz="0" w:space="0" w:color="auto"/>
        <w:left w:val="none" w:sz="0" w:space="0" w:color="auto"/>
        <w:bottom w:val="none" w:sz="0" w:space="0" w:color="auto"/>
        <w:right w:val="none" w:sz="0" w:space="0" w:color="auto"/>
      </w:divBdr>
      <w:divsChild>
        <w:div w:id="619797798">
          <w:marLeft w:val="0"/>
          <w:marRight w:val="0"/>
          <w:marTop w:val="0"/>
          <w:marBottom w:val="0"/>
          <w:divBdr>
            <w:top w:val="none" w:sz="0" w:space="0" w:color="auto"/>
            <w:left w:val="none" w:sz="0" w:space="0" w:color="auto"/>
            <w:bottom w:val="none" w:sz="0" w:space="0" w:color="auto"/>
            <w:right w:val="none" w:sz="0" w:space="0" w:color="auto"/>
          </w:divBdr>
          <w:divsChild>
            <w:div w:id="998310950">
              <w:marLeft w:val="0"/>
              <w:marRight w:val="0"/>
              <w:marTop w:val="0"/>
              <w:marBottom w:val="0"/>
              <w:divBdr>
                <w:top w:val="none" w:sz="0" w:space="0" w:color="auto"/>
                <w:left w:val="none" w:sz="0" w:space="0" w:color="auto"/>
                <w:bottom w:val="none" w:sz="0" w:space="0" w:color="auto"/>
                <w:right w:val="none" w:sz="0" w:space="0" w:color="auto"/>
              </w:divBdr>
              <w:divsChild>
                <w:div w:id="2946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95350">
      <w:bodyDiv w:val="1"/>
      <w:marLeft w:val="0"/>
      <w:marRight w:val="0"/>
      <w:marTop w:val="0"/>
      <w:marBottom w:val="0"/>
      <w:divBdr>
        <w:top w:val="none" w:sz="0" w:space="0" w:color="auto"/>
        <w:left w:val="none" w:sz="0" w:space="0" w:color="auto"/>
        <w:bottom w:val="none" w:sz="0" w:space="0" w:color="auto"/>
        <w:right w:val="none" w:sz="0" w:space="0" w:color="auto"/>
      </w:divBdr>
      <w:divsChild>
        <w:div w:id="158935591">
          <w:marLeft w:val="0"/>
          <w:marRight w:val="0"/>
          <w:marTop w:val="0"/>
          <w:marBottom w:val="0"/>
          <w:divBdr>
            <w:top w:val="none" w:sz="0" w:space="0" w:color="auto"/>
            <w:left w:val="none" w:sz="0" w:space="0" w:color="auto"/>
            <w:bottom w:val="none" w:sz="0" w:space="0" w:color="auto"/>
            <w:right w:val="none" w:sz="0" w:space="0" w:color="auto"/>
          </w:divBdr>
          <w:divsChild>
            <w:div w:id="6024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6971">
      <w:bodyDiv w:val="1"/>
      <w:marLeft w:val="0"/>
      <w:marRight w:val="0"/>
      <w:marTop w:val="0"/>
      <w:marBottom w:val="0"/>
      <w:divBdr>
        <w:top w:val="none" w:sz="0" w:space="0" w:color="auto"/>
        <w:left w:val="none" w:sz="0" w:space="0" w:color="auto"/>
        <w:bottom w:val="none" w:sz="0" w:space="0" w:color="auto"/>
        <w:right w:val="none" w:sz="0" w:space="0" w:color="auto"/>
      </w:divBdr>
      <w:divsChild>
        <w:div w:id="1011645596">
          <w:marLeft w:val="0"/>
          <w:marRight w:val="0"/>
          <w:marTop w:val="0"/>
          <w:marBottom w:val="0"/>
          <w:divBdr>
            <w:top w:val="none" w:sz="0" w:space="0" w:color="auto"/>
            <w:left w:val="none" w:sz="0" w:space="0" w:color="auto"/>
            <w:bottom w:val="none" w:sz="0" w:space="0" w:color="auto"/>
            <w:right w:val="none" w:sz="0" w:space="0" w:color="auto"/>
          </w:divBdr>
          <w:divsChild>
            <w:div w:id="1398746106">
              <w:marLeft w:val="0"/>
              <w:marRight w:val="0"/>
              <w:marTop w:val="0"/>
              <w:marBottom w:val="0"/>
              <w:divBdr>
                <w:top w:val="none" w:sz="0" w:space="0" w:color="auto"/>
                <w:left w:val="none" w:sz="0" w:space="0" w:color="auto"/>
                <w:bottom w:val="none" w:sz="0" w:space="0" w:color="auto"/>
                <w:right w:val="none" w:sz="0" w:space="0" w:color="auto"/>
              </w:divBdr>
              <w:divsChild>
                <w:div w:id="773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65366">
      <w:bodyDiv w:val="1"/>
      <w:marLeft w:val="0"/>
      <w:marRight w:val="0"/>
      <w:marTop w:val="0"/>
      <w:marBottom w:val="0"/>
      <w:divBdr>
        <w:top w:val="none" w:sz="0" w:space="0" w:color="auto"/>
        <w:left w:val="none" w:sz="0" w:space="0" w:color="auto"/>
        <w:bottom w:val="none" w:sz="0" w:space="0" w:color="auto"/>
        <w:right w:val="none" w:sz="0" w:space="0" w:color="auto"/>
      </w:divBdr>
      <w:divsChild>
        <w:div w:id="499662369">
          <w:marLeft w:val="0"/>
          <w:marRight w:val="0"/>
          <w:marTop w:val="0"/>
          <w:marBottom w:val="0"/>
          <w:divBdr>
            <w:top w:val="none" w:sz="0" w:space="0" w:color="auto"/>
            <w:left w:val="none" w:sz="0" w:space="0" w:color="auto"/>
            <w:bottom w:val="none" w:sz="0" w:space="0" w:color="auto"/>
            <w:right w:val="none" w:sz="0" w:space="0" w:color="auto"/>
          </w:divBdr>
          <w:divsChild>
            <w:div w:id="1003630069">
              <w:marLeft w:val="0"/>
              <w:marRight w:val="0"/>
              <w:marTop w:val="0"/>
              <w:marBottom w:val="0"/>
              <w:divBdr>
                <w:top w:val="none" w:sz="0" w:space="0" w:color="auto"/>
                <w:left w:val="none" w:sz="0" w:space="0" w:color="auto"/>
                <w:bottom w:val="none" w:sz="0" w:space="0" w:color="auto"/>
                <w:right w:val="none" w:sz="0" w:space="0" w:color="auto"/>
              </w:divBdr>
              <w:divsChild>
                <w:div w:id="1659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9991">
      <w:bodyDiv w:val="1"/>
      <w:marLeft w:val="0"/>
      <w:marRight w:val="0"/>
      <w:marTop w:val="0"/>
      <w:marBottom w:val="0"/>
      <w:divBdr>
        <w:top w:val="none" w:sz="0" w:space="0" w:color="auto"/>
        <w:left w:val="none" w:sz="0" w:space="0" w:color="auto"/>
        <w:bottom w:val="none" w:sz="0" w:space="0" w:color="auto"/>
        <w:right w:val="none" w:sz="0" w:space="0" w:color="auto"/>
      </w:divBdr>
      <w:divsChild>
        <w:div w:id="389234766">
          <w:marLeft w:val="0"/>
          <w:marRight w:val="0"/>
          <w:marTop w:val="0"/>
          <w:marBottom w:val="0"/>
          <w:divBdr>
            <w:top w:val="none" w:sz="0" w:space="0" w:color="auto"/>
            <w:left w:val="none" w:sz="0" w:space="0" w:color="auto"/>
            <w:bottom w:val="none" w:sz="0" w:space="0" w:color="auto"/>
            <w:right w:val="none" w:sz="0" w:space="0" w:color="auto"/>
          </w:divBdr>
          <w:divsChild>
            <w:div w:id="537545954">
              <w:marLeft w:val="0"/>
              <w:marRight w:val="0"/>
              <w:marTop w:val="0"/>
              <w:marBottom w:val="0"/>
              <w:divBdr>
                <w:top w:val="none" w:sz="0" w:space="0" w:color="auto"/>
                <w:left w:val="none" w:sz="0" w:space="0" w:color="auto"/>
                <w:bottom w:val="none" w:sz="0" w:space="0" w:color="auto"/>
                <w:right w:val="none" w:sz="0" w:space="0" w:color="auto"/>
              </w:divBdr>
              <w:divsChild>
                <w:div w:id="11027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942">
      <w:bodyDiv w:val="1"/>
      <w:marLeft w:val="0"/>
      <w:marRight w:val="0"/>
      <w:marTop w:val="0"/>
      <w:marBottom w:val="0"/>
      <w:divBdr>
        <w:top w:val="none" w:sz="0" w:space="0" w:color="auto"/>
        <w:left w:val="none" w:sz="0" w:space="0" w:color="auto"/>
        <w:bottom w:val="none" w:sz="0" w:space="0" w:color="auto"/>
        <w:right w:val="none" w:sz="0" w:space="0" w:color="auto"/>
      </w:divBdr>
      <w:divsChild>
        <w:div w:id="85005594">
          <w:marLeft w:val="0"/>
          <w:marRight w:val="0"/>
          <w:marTop w:val="0"/>
          <w:marBottom w:val="0"/>
          <w:divBdr>
            <w:top w:val="none" w:sz="0" w:space="0" w:color="auto"/>
            <w:left w:val="none" w:sz="0" w:space="0" w:color="auto"/>
            <w:bottom w:val="none" w:sz="0" w:space="0" w:color="auto"/>
            <w:right w:val="none" w:sz="0" w:space="0" w:color="auto"/>
          </w:divBdr>
          <w:divsChild>
            <w:div w:id="1668023310">
              <w:marLeft w:val="0"/>
              <w:marRight w:val="0"/>
              <w:marTop w:val="0"/>
              <w:marBottom w:val="0"/>
              <w:divBdr>
                <w:top w:val="none" w:sz="0" w:space="0" w:color="auto"/>
                <w:left w:val="none" w:sz="0" w:space="0" w:color="auto"/>
                <w:bottom w:val="none" w:sz="0" w:space="0" w:color="auto"/>
                <w:right w:val="none" w:sz="0" w:space="0" w:color="auto"/>
              </w:divBdr>
              <w:divsChild>
                <w:div w:id="902830208">
                  <w:marLeft w:val="0"/>
                  <w:marRight w:val="0"/>
                  <w:marTop w:val="0"/>
                  <w:marBottom w:val="0"/>
                  <w:divBdr>
                    <w:top w:val="none" w:sz="0" w:space="0" w:color="auto"/>
                    <w:left w:val="none" w:sz="0" w:space="0" w:color="auto"/>
                    <w:bottom w:val="none" w:sz="0" w:space="0" w:color="auto"/>
                    <w:right w:val="none" w:sz="0" w:space="0" w:color="auto"/>
                  </w:divBdr>
                  <w:divsChild>
                    <w:div w:id="1536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93314">
      <w:bodyDiv w:val="1"/>
      <w:marLeft w:val="0"/>
      <w:marRight w:val="0"/>
      <w:marTop w:val="0"/>
      <w:marBottom w:val="0"/>
      <w:divBdr>
        <w:top w:val="none" w:sz="0" w:space="0" w:color="auto"/>
        <w:left w:val="none" w:sz="0" w:space="0" w:color="auto"/>
        <w:bottom w:val="none" w:sz="0" w:space="0" w:color="auto"/>
        <w:right w:val="none" w:sz="0" w:space="0" w:color="auto"/>
      </w:divBdr>
      <w:divsChild>
        <w:div w:id="1345283323">
          <w:marLeft w:val="0"/>
          <w:marRight w:val="0"/>
          <w:marTop w:val="0"/>
          <w:marBottom w:val="0"/>
          <w:divBdr>
            <w:top w:val="none" w:sz="0" w:space="0" w:color="auto"/>
            <w:left w:val="none" w:sz="0" w:space="0" w:color="auto"/>
            <w:bottom w:val="none" w:sz="0" w:space="0" w:color="auto"/>
            <w:right w:val="none" w:sz="0" w:space="0" w:color="auto"/>
          </w:divBdr>
          <w:divsChild>
            <w:div w:id="1441605707">
              <w:marLeft w:val="0"/>
              <w:marRight w:val="0"/>
              <w:marTop w:val="0"/>
              <w:marBottom w:val="0"/>
              <w:divBdr>
                <w:top w:val="none" w:sz="0" w:space="0" w:color="auto"/>
                <w:left w:val="none" w:sz="0" w:space="0" w:color="auto"/>
                <w:bottom w:val="none" w:sz="0" w:space="0" w:color="auto"/>
                <w:right w:val="none" w:sz="0" w:space="0" w:color="auto"/>
              </w:divBdr>
              <w:divsChild>
                <w:div w:id="6924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865">
      <w:bodyDiv w:val="1"/>
      <w:marLeft w:val="0"/>
      <w:marRight w:val="0"/>
      <w:marTop w:val="0"/>
      <w:marBottom w:val="0"/>
      <w:divBdr>
        <w:top w:val="none" w:sz="0" w:space="0" w:color="auto"/>
        <w:left w:val="none" w:sz="0" w:space="0" w:color="auto"/>
        <w:bottom w:val="none" w:sz="0" w:space="0" w:color="auto"/>
        <w:right w:val="none" w:sz="0" w:space="0" w:color="auto"/>
      </w:divBdr>
      <w:divsChild>
        <w:div w:id="93062886">
          <w:marLeft w:val="0"/>
          <w:marRight w:val="0"/>
          <w:marTop w:val="0"/>
          <w:marBottom w:val="0"/>
          <w:divBdr>
            <w:top w:val="none" w:sz="0" w:space="0" w:color="auto"/>
            <w:left w:val="none" w:sz="0" w:space="0" w:color="auto"/>
            <w:bottom w:val="none" w:sz="0" w:space="0" w:color="auto"/>
            <w:right w:val="none" w:sz="0" w:space="0" w:color="auto"/>
          </w:divBdr>
          <w:divsChild>
            <w:div w:id="1853908679">
              <w:marLeft w:val="0"/>
              <w:marRight w:val="0"/>
              <w:marTop w:val="0"/>
              <w:marBottom w:val="0"/>
              <w:divBdr>
                <w:top w:val="none" w:sz="0" w:space="0" w:color="auto"/>
                <w:left w:val="none" w:sz="0" w:space="0" w:color="auto"/>
                <w:bottom w:val="none" w:sz="0" w:space="0" w:color="auto"/>
                <w:right w:val="none" w:sz="0" w:space="0" w:color="auto"/>
              </w:divBdr>
              <w:divsChild>
                <w:div w:id="1170605883">
                  <w:marLeft w:val="0"/>
                  <w:marRight w:val="0"/>
                  <w:marTop w:val="0"/>
                  <w:marBottom w:val="0"/>
                  <w:divBdr>
                    <w:top w:val="none" w:sz="0" w:space="0" w:color="auto"/>
                    <w:left w:val="none" w:sz="0" w:space="0" w:color="auto"/>
                    <w:bottom w:val="none" w:sz="0" w:space="0" w:color="auto"/>
                    <w:right w:val="none" w:sz="0" w:space="0" w:color="auto"/>
                  </w:divBdr>
                  <w:divsChild>
                    <w:div w:id="8821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321456">
      <w:bodyDiv w:val="1"/>
      <w:marLeft w:val="0"/>
      <w:marRight w:val="0"/>
      <w:marTop w:val="0"/>
      <w:marBottom w:val="0"/>
      <w:divBdr>
        <w:top w:val="none" w:sz="0" w:space="0" w:color="auto"/>
        <w:left w:val="none" w:sz="0" w:space="0" w:color="auto"/>
        <w:bottom w:val="none" w:sz="0" w:space="0" w:color="auto"/>
        <w:right w:val="none" w:sz="0" w:space="0" w:color="auto"/>
      </w:divBdr>
      <w:divsChild>
        <w:div w:id="1476988363">
          <w:marLeft w:val="0"/>
          <w:marRight w:val="0"/>
          <w:marTop w:val="0"/>
          <w:marBottom w:val="0"/>
          <w:divBdr>
            <w:top w:val="none" w:sz="0" w:space="0" w:color="auto"/>
            <w:left w:val="none" w:sz="0" w:space="0" w:color="auto"/>
            <w:bottom w:val="none" w:sz="0" w:space="0" w:color="auto"/>
            <w:right w:val="none" w:sz="0" w:space="0" w:color="auto"/>
          </w:divBdr>
          <w:divsChild>
            <w:div w:id="883910699">
              <w:marLeft w:val="0"/>
              <w:marRight w:val="0"/>
              <w:marTop w:val="0"/>
              <w:marBottom w:val="0"/>
              <w:divBdr>
                <w:top w:val="none" w:sz="0" w:space="0" w:color="auto"/>
                <w:left w:val="none" w:sz="0" w:space="0" w:color="auto"/>
                <w:bottom w:val="none" w:sz="0" w:space="0" w:color="auto"/>
                <w:right w:val="none" w:sz="0" w:space="0" w:color="auto"/>
              </w:divBdr>
              <w:divsChild>
                <w:div w:id="13420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4298">
      <w:bodyDiv w:val="1"/>
      <w:marLeft w:val="0"/>
      <w:marRight w:val="0"/>
      <w:marTop w:val="0"/>
      <w:marBottom w:val="0"/>
      <w:divBdr>
        <w:top w:val="none" w:sz="0" w:space="0" w:color="auto"/>
        <w:left w:val="none" w:sz="0" w:space="0" w:color="auto"/>
        <w:bottom w:val="none" w:sz="0" w:space="0" w:color="auto"/>
        <w:right w:val="none" w:sz="0" w:space="0" w:color="auto"/>
      </w:divBdr>
      <w:divsChild>
        <w:div w:id="1499999476">
          <w:marLeft w:val="0"/>
          <w:marRight w:val="0"/>
          <w:marTop w:val="0"/>
          <w:marBottom w:val="0"/>
          <w:divBdr>
            <w:top w:val="none" w:sz="0" w:space="0" w:color="auto"/>
            <w:left w:val="none" w:sz="0" w:space="0" w:color="auto"/>
            <w:bottom w:val="none" w:sz="0" w:space="0" w:color="auto"/>
            <w:right w:val="none" w:sz="0" w:space="0" w:color="auto"/>
          </w:divBdr>
          <w:divsChild>
            <w:div w:id="1171916589">
              <w:marLeft w:val="0"/>
              <w:marRight w:val="0"/>
              <w:marTop w:val="0"/>
              <w:marBottom w:val="0"/>
              <w:divBdr>
                <w:top w:val="none" w:sz="0" w:space="0" w:color="auto"/>
                <w:left w:val="none" w:sz="0" w:space="0" w:color="auto"/>
                <w:bottom w:val="none" w:sz="0" w:space="0" w:color="auto"/>
                <w:right w:val="none" w:sz="0" w:space="0" w:color="auto"/>
              </w:divBdr>
              <w:divsChild>
                <w:div w:id="17338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7407">
      <w:bodyDiv w:val="1"/>
      <w:marLeft w:val="0"/>
      <w:marRight w:val="0"/>
      <w:marTop w:val="0"/>
      <w:marBottom w:val="0"/>
      <w:divBdr>
        <w:top w:val="none" w:sz="0" w:space="0" w:color="auto"/>
        <w:left w:val="none" w:sz="0" w:space="0" w:color="auto"/>
        <w:bottom w:val="none" w:sz="0" w:space="0" w:color="auto"/>
        <w:right w:val="none" w:sz="0" w:space="0" w:color="auto"/>
      </w:divBdr>
      <w:divsChild>
        <w:div w:id="548340307">
          <w:marLeft w:val="0"/>
          <w:marRight w:val="0"/>
          <w:marTop w:val="0"/>
          <w:marBottom w:val="0"/>
          <w:divBdr>
            <w:top w:val="none" w:sz="0" w:space="0" w:color="auto"/>
            <w:left w:val="none" w:sz="0" w:space="0" w:color="auto"/>
            <w:bottom w:val="none" w:sz="0" w:space="0" w:color="auto"/>
            <w:right w:val="none" w:sz="0" w:space="0" w:color="auto"/>
          </w:divBdr>
          <w:divsChild>
            <w:div w:id="1567299440">
              <w:marLeft w:val="0"/>
              <w:marRight w:val="0"/>
              <w:marTop w:val="0"/>
              <w:marBottom w:val="0"/>
              <w:divBdr>
                <w:top w:val="none" w:sz="0" w:space="0" w:color="auto"/>
                <w:left w:val="none" w:sz="0" w:space="0" w:color="auto"/>
                <w:bottom w:val="none" w:sz="0" w:space="0" w:color="auto"/>
                <w:right w:val="none" w:sz="0" w:space="0" w:color="auto"/>
              </w:divBdr>
              <w:divsChild>
                <w:div w:id="5025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7915">
      <w:bodyDiv w:val="1"/>
      <w:marLeft w:val="0"/>
      <w:marRight w:val="0"/>
      <w:marTop w:val="0"/>
      <w:marBottom w:val="0"/>
      <w:divBdr>
        <w:top w:val="none" w:sz="0" w:space="0" w:color="auto"/>
        <w:left w:val="none" w:sz="0" w:space="0" w:color="auto"/>
        <w:bottom w:val="none" w:sz="0" w:space="0" w:color="auto"/>
        <w:right w:val="none" w:sz="0" w:space="0" w:color="auto"/>
      </w:divBdr>
      <w:divsChild>
        <w:div w:id="2074306798">
          <w:marLeft w:val="0"/>
          <w:marRight w:val="0"/>
          <w:marTop w:val="0"/>
          <w:marBottom w:val="0"/>
          <w:divBdr>
            <w:top w:val="none" w:sz="0" w:space="0" w:color="auto"/>
            <w:left w:val="none" w:sz="0" w:space="0" w:color="auto"/>
            <w:bottom w:val="none" w:sz="0" w:space="0" w:color="auto"/>
            <w:right w:val="none" w:sz="0" w:space="0" w:color="auto"/>
          </w:divBdr>
          <w:divsChild>
            <w:div w:id="222763283">
              <w:marLeft w:val="0"/>
              <w:marRight w:val="0"/>
              <w:marTop w:val="0"/>
              <w:marBottom w:val="0"/>
              <w:divBdr>
                <w:top w:val="none" w:sz="0" w:space="0" w:color="auto"/>
                <w:left w:val="none" w:sz="0" w:space="0" w:color="auto"/>
                <w:bottom w:val="none" w:sz="0" w:space="0" w:color="auto"/>
                <w:right w:val="none" w:sz="0" w:space="0" w:color="auto"/>
              </w:divBdr>
              <w:divsChild>
                <w:div w:id="19393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959846">
      <w:bodyDiv w:val="1"/>
      <w:marLeft w:val="0"/>
      <w:marRight w:val="0"/>
      <w:marTop w:val="0"/>
      <w:marBottom w:val="0"/>
      <w:divBdr>
        <w:top w:val="none" w:sz="0" w:space="0" w:color="auto"/>
        <w:left w:val="none" w:sz="0" w:space="0" w:color="auto"/>
        <w:bottom w:val="none" w:sz="0" w:space="0" w:color="auto"/>
        <w:right w:val="none" w:sz="0" w:space="0" w:color="auto"/>
      </w:divBdr>
      <w:divsChild>
        <w:div w:id="1423381449">
          <w:marLeft w:val="0"/>
          <w:marRight w:val="0"/>
          <w:marTop w:val="0"/>
          <w:marBottom w:val="0"/>
          <w:divBdr>
            <w:top w:val="none" w:sz="0" w:space="0" w:color="auto"/>
            <w:left w:val="none" w:sz="0" w:space="0" w:color="auto"/>
            <w:bottom w:val="none" w:sz="0" w:space="0" w:color="auto"/>
            <w:right w:val="none" w:sz="0" w:space="0" w:color="auto"/>
          </w:divBdr>
          <w:divsChild>
            <w:div w:id="2022538468">
              <w:marLeft w:val="0"/>
              <w:marRight w:val="0"/>
              <w:marTop w:val="0"/>
              <w:marBottom w:val="0"/>
              <w:divBdr>
                <w:top w:val="none" w:sz="0" w:space="0" w:color="auto"/>
                <w:left w:val="none" w:sz="0" w:space="0" w:color="auto"/>
                <w:bottom w:val="none" w:sz="0" w:space="0" w:color="auto"/>
                <w:right w:val="none" w:sz="0" w:space="0" w:color="auto"/>
              </w:divBdr>
              <w:divsChild>
                <w:div w:id="11144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47796">
      <w:bodyDiv w:val="1"/>
      <w:marLeft w:val="0"/>
      <w:marRight w:val="0"/>
      <w:marTop w:val="0"/>
      <w:marBottom w:val="0"/>
      <w:divBdr>
        <w:top w:val="none" w:sz="0" w:space="0" w:color="auto"/>
        <w:left w:val="none" w:sz="0" w:space="0" w:color="auto"/>
        <w:bottom w:val="none" w:sz="0" w:space="0" w:color="auto"/>
        <w:right w:val="none" w:sz="0" w:space="0" w:color="auto"/>
      </w:divBdr>
      <w:divsChild>
        <w:div w:id="407658056">
          <w:marLeft w:val="0"/>
          <w:marRight w:val="0"/>
          <w:marTop w:val="0"/>
          <w:marBottom w:val="0"/>
          <w:divBdr>
            <w:top w:val="none" w:sz="0" w:space="0" w:color="auto"/>
            <w:left w:val="none" w:sz="0" w:space="0" w:color="auto"/>
            <w:bottom w:val="none" w:sz="0" w:space="0" w:color="auto"/>
            <w:right w:val="none" w:sz="0" w:space="0" w:color="auto"/>
          </w:divBdr>
          <w:divsChild>
            <w:div w:id="1886748418">
              <w:marLeft w:val="0"/>
              <w:marRight w:val="0"/>
              <w:marTop w:val="0"/>
              <w:marBottom w:val="0"/>
              <w:divBdr>
                <w:top w:val="none" w:sz="0" w:space="0" w:color="auto"/>
                <w:left w:val="none" w:sz="0" w:space="0" w:color="auto"/>
                <w:bottom w:val="none" w:sz="0" w:space="0" w:color="auto"/>
                <w:right w:val="none" w:sz="0" w:space="0" w:color="auto"/>
              </w:divBdr>
              <w:divsChild>
                <w:div w:id="7394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2978">
      <w:bodyDiv w:val="1"/>
      <w:marLeft w:val="0"/>
      <w:marRight w:val="0"/>
      <w:marTop w:val="0"/>
      <w:marBottom w:val="0"/>
      <w:divBdr>
        <w:top w:val="none" w:sz="0" w:space="0" w:color="auto"/>
        <w:left w:val="none" w:sz="0" w:space="0" w:color="auto"/>
        <w:bottom w:val="none" w:sz="0" w:space="0" w:color="auto"/>
        <w:right w:val="none" w:sz="0" w:space="0" w:color="auto"/>
      </w:divBdr>
      <w:divsChild>
        <w:div w:id="1473670126">
          <w:marLeft w:val="0"/>
          <w:marRight w:val="0"/>
          <w:marTop w:val="0"/>
          <w:marBottom w:val="0"/>
          <w:divBdr>
            <w:top w:val="none" w:sz="0" w:space="0" w:color="auto"/>
            <w:left w:val="none" w:sz="0" w:space="0" w:color="auto"/>
            <w:bottom w:val="none" w:sz="0" w:space="0" w:color="auto"/>
            <w:right w:val="none" w:sz="0" w:space="0" w:color="auto"/>
          </w:divBdr>
          <w:divsChild>
            <w:div w:id="1167133319">
              <w:marLeft w:val="0"/>
              <w:marRight w:val="0"/>
              <w:marTop w:val="0"/>
              <w:marBottom w:val="0"/>
              <w:divBdr>
                <w:top w:val="none" w:sz="0" w:space="0" w:color="auto"/>
                <w:left w:val="none" w:sz="0" w:space="0" w:color="auto"/>
                <w:bottom w:val="none" w:sz="0" w:space="0" w:color="auto"/>
                <w:right w:val="none" w:sz="0" w:space="0" w:color="auto"/>
              </w:divBdr>
              <w:divsChild>
                <w:div w:id="444736193">
                  <w:marLeft w:val="0"/>
                  <w:marRight w:val="0"/>
                  <w:marTop w:val="0"/>
                  <w:marBottom w:val="0"/>
                  <w:divBdr>
                    <w:top w:val="none" w:sz="0" w:space="0" w:color="auto"/>
                    <w:left w:val="none" w:sz="0" w:space="0" w:color="auto"/>
                    <w:bottom w:val="none" w:sz="0" w:space="0" w:color="auto"/>
                    <w:right w:val="none" w:sz="0" w:space="0" w:color="auto"/>
                  </w:divBdr>
                  <w:divsChild>
                    <w:div w:id="15142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653481">
      <w:bodyDiv w:val="1"/>
      <w:marLeft w:val="0"/>
      <w:marRight w:val="0"/>
      <w:marTop w:val="0"/>
      <w:marBottom w:val="0"/>
      <w:divBdr>
        <w:top w:val="none" w:sz="0" w:space="0" w:color="auto"/>
        <w:left w:val="none" w:sz="0" w:space="0" w:color="auto"/>
        <w:bottom w:val="none" w:sz="0" w:space="0" w:color="auto"/>
        <w:right w:val="none" w:sz="0" w:space="0" w:color="auto"/>
      </w:divBdr>
      <w:divsChild>
        <w:div w:id="2071995132">
          <w:marLeft w:val="0"/>
          <w:marRight w:val="0"/>
          <w:marTop w:val="0"/>
          <w:marBottom w:val="0"/>
          <w:divBdr>
            <w:top w:val="none" w:sz="0" w:space="0" w:color="auto"/>
            <w:left w:val="none" w:sz="0" w:space="0" w:color="auto"/>
            <w:bottom w:val="none" w:sz="0" w:space="0" w:color="auto"/>
            <w:right w:val="none" w:sz="0" w:space="0" w:color="auto"/>
          </w:divBdr>
          <w:divsChild>
            <w:div w:id="1956130068">
              <w:marLeft w:val="0"/>
              <w:marRight w:val="0"/>
              <w:marTop w:val="0"/>
              <w:marBottom w:val="0"/>
              <w:divBdr>
                <w:top w:val="none" w:sz="0" w:space="0" w:color="auto"/>
                <w:left w:val="none" w:sz="0" w:space="0" w:color="auto"/>
                <w:bottom w:val="none" w:sz="0" w:space="0" w:color="auto"/>
                <w:right w:val="none" w:sz="0" w:space="0" w:color="auto"/>
              </w:divBdr>
              <w:divsChild>
                <w:div w:id="2167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39547">
      <w:bodyDiv w:val="1"/>
      <w:marLeft w:val="0"/>
      <w:marRight w:val="0"/>
      <w:marTop w:val="0"/>
      <w:marBottom w:val="0"/>
      <w:divBdr>
        <w:top w:val="none" w:sz="0" w:space="0" w:color="auto"/>
        <w:left w:val="none" w:sz="0" w:space="0" w:color="auto"/>
        <w:bottom w:val="none" w:sz="0" w:space="0" w:color="auto"/>
        <w:right w:val="none" w:sz="0" w:space="0" w:color="auto"/>
      </w:divBdr>
      <w:divsChild>
        <w:div w:id="733773413">
          <w:marLeft w:val="0"/>
          <w:marRight w:val="0"/>
          <w:marTop w:val="0"/>
          <w:marBottom w:val="0"/>
          <w:divBdr>
            <w:top w:val="none" w:sz="0" w:space="0" w:color="auto"/>
            <w:left w:val="none" w:sz="0" w:space="0" w:color="auto"/>
            <w:bottom w:val="none" w:sz="0" w:space="0" w:color="auto"/>
            <w:right w:val="none" w:sz="0" w:space="0" w:color="auto"/>
          </w:divBdr>
          <w:divsChild>
            <w:div w:id="1587961293">
              <w:marLeft w:val="0"/>
              <w:marRight w:val="0"/>
              <w:marTop w:val="0"/>
              <w:marBottom w:val="0"/>
              <w:divBdr>
                <w:top w:val="none" w:sz="0" w:space="0" w:color="auto"/>
                <w:left w:val="none" w:sz="0" w:space="0" w:color="auto"/>
                <w:bottom w:val="none" w:sz="0" w:space="0" w:color="auto"/>
                <w:right w:val="none" w:sz="0" w:space="0" w:color="auto"/>
              </w:divBdr>
              <w:divsChild>
                <w:div w:id="272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0619">
      <w:bodyDiv w:val="1"/>
      <w:marLeft w:val="0"/>
      <w:marRight w:val="0"/>
      <w:marTop w:val="0"/>
      <w:marBottom w:val="0"/>
      <w:divBdr>
        <w:top w:val="none" w:sz="0" w:space="0" w:color="auto"/>
        <w:left w:val="none" w:sz="0" w:space="0" w:color="auto"/>
        <w:bottom w:val="none" w:sz="0" w:space="0" w:color="auto"/>
        <w:right w:val="none" w:sz="0" w:space="0" w:color="auto"/>
      </w:divBdr>
      <w:divsChild>
        <w:div w:id="668606751">
          <w:marLeft w:val="0"/>
          <w:marRight w:val="0"/>
          <w:marTop w:val="0"/>
          <w:marBottom w:val="0"/>
          <w:divBdr>
            <w:top w:val="none" w:sz="0" w:space="0" w:color="auto"/>
            <w:left w:val="none" w:sz="0" w:space="0" w:color="auto"/>
            <w:bottom w:val="none" w:sz="0" w:space="0" w:color="auto"/>
            <w:right w:val="none" w:sz="0" w:space="0" w:color="auto"/>
          </w:divBdr>
          <w:divsChild>
            <w:div w:id="588660107">
              <w:marLeft w:val="0"/>
              <w:marRight w:val="0"/>
              <w:marTop w:val="0"/>
              <w:marBottom w:val="0"/>
              <w:divBdr>
                <w:top w:val="none" w:sz="0" w:space="0" w:color="auto"/>
                <w:left w:val="none" w:sz="0" w:space="0" w:color="auto"/>
                <w:bottom w:val="none" w:sz="0" w:space="0" w:color="auto"/>
                <w:right w:val="none" w:sz="0" w:space="0" w:color="auto"/>
              </w:divBdr>
              <w:divsChild>
                <w:div w:id="3172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5131">
      <w:bodyDiv w:val="1"/>
      <w:marLeft w:val="0"/>
      <w:marRight w:val="0"/>
      <w:marTop w:val="0"/>
      <w:marBottom w:val="0"/>
      <w:divBdr>
        <w:top w:val="none" w:sz="0" w:space="0" w:color="auto"/>
        <w:left w:val="none" w:sz="0" w:space="0" w:color="auto"/>
        <w:bottom w:val="none" w:sz="0" w:space="0" w:color="auto"/>
        <w:right w:val="none" w:sz="0" w:space="0" w:color="auto"/>
      </w:divBdr>
      <w:divsChild>
        <w:div w:id="480275588">
          <w:marLeft w:val="0"/>
          <w:marRight w:val="0"/>
          <w:marTop w:val="0"/>
          <w:marBottom w:val="0"/>
          <w:divBdr>
            <w:top w:val="none" w:sz="0" w:space="0" w:color="auto"/>
            <w:left w:val="none" w:sz="0" w:space="0" w:color="auto"/>
            <w:bottom w:val="none" w:sz="0" w:space="0" w:color="auto"/>
            <w:right w:val="none" w:sz="0" w:space="0" w:color="auto"/>
          </w:divBdr>
          <w:divsChild>
            <w:div w:id="17745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3500">
      <w:bodyDiv w:val="1"/>
      <w:marLeft w:val="0"/>
      <w:marRight w:val="0"/>
      <w:marTop w:val="0"/>
      <w:marBottom w:val="0"/>
      <w:divBdr>
        <w:top w:val="none" w:sz="0" w:space="0" w:color="auto"/>
        <w:left w:val="none" w:sz="0" w:space="0" w:color="auto"/>
        <w:bottom w:val="none" w:sz="0" w:space="0" w:color="auto"/>
        <w:right w:val="none" w:sz="0" w:space="0" w:color="auto"/>
      </w:divBdr>
    </w:div>
    <w:div w:id="642201486">
      <w:bodyDiv w:val="1"/>
      <w:marLeft w:val="0"/>
      <w:marRight w:val="0"/>
      <w:marTop w:val="0"/>
      <w:marBottom w:val="0"/>
      <w:divBdr>
        <w:top w:val="none" w:sz="0" w:space="0" w:color="auto"/>
        <w:left w:val="none" w:sz="0" w:space="0" w:color="auto"/>
        <w:bottom w:val="none" w:sz="0" w:space="0" w:color="auto"/>
        <w:right w:val="none" w:sz="0" w:space="0" w:color="auto"/>
      </w:divBdr>
    </w:div>
    <w:div w:id="660501298">
      <w:bodyDiv w:val="1"/>
      <w:marLeft w:val="0"/>
      <w:marRight w:val="0"/>
      <w:marTop w:val="0"/>
      <w:marBottom w:val="0"/>
      <w:divBdr>
        <w:top w:val="none" w:sz="0" w:space="0" w:color="auto"/>
        <w:left w:val="none" w:sz="0" w:space="0" w:color="auto"/>
        <w:bottom w:val="none" w:sz="0" w:space="0" w:color="auto"/>
        <w:right w:val="none" w:sz="0" w:space="0" w:color="auto"/>
      </w:divBdr>
    </w:div>
    <w:div w:id="662508392">
      <w:bodyDiv w:val="1"/>
      <w:marLeft w:val="0"/>
      <w:marRight w:val="0"/>
      <w:marTop w:val="0"/>
      <w:marBottom w:val="0"/>
      <w:divBdr>
        <w:top w:val="none" w:sz="0" w:space="0" w:color="auto"/>
        <w:left w:val="none" w:sz="0" w:space="0" w:color="auto"/>
        <w:bottom w:val="none" w:sz="0" w:space="0" w:color="auto"/>
        <w:right w:val="none" w:sz="0" w:space="0" w:color="auto"/>
      </w:divBdr>
      <w:divsChild>
        <w:div w:id="301161479">
          <w:marLeft w:val="0"/>
          <w:marRight w:val="0"/>
          <w:marTop w:val="0"/>
          <w:marBottom w:val="0"/>
          <w:divBdr>
            <w:top w:val="none" w:sz="0" w:space="0" w:color="auto"/>
            <w:left w:val="none" w:sz="0" w:space="0" w:color="auto"/>
            <w:bottom w:val="none" w:sz="0" w:space="0" w:color="auto"/>
            <w:right w:val="none" w:sz="0" w:space="0" w:color="auto"/>
          </w:divBdr>
          <w:divsChild>
            <w:div w:id="1723864002">
              <w:marLeft w:val="0"/>
              <w:marRight w:val="0"/>
              <w:marTop w:val="0"/>
              <w:marBottom w:val="0"/>
              <w:divBdr>
                <w:top w:val="none" w:sz="0" w:space="0" w:color="auto"/>
                <w:left w:val="none" w:sz="0" w:space="0" w:color="auto"/>
                <w:bottom w:val="none" w:sz="0" w:space="0" w:color="auto"/>
                <w:right w:val="none" w:sz="0" w:space="0" w:color="auto"/>
              </w:divBdr>
              <w:divsChild>
                <w:div w:id="14523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1709">
      <w:bodyDiv w:val="1"/>
      <w:marLeft w:val="0"/>
      <w:marRight w:val="0"/>
      <w:marTop w:val="0"/>
      <w:marBottom w:val="0"/>
      <w:divBdr>
        <w:top w:val="none" w:sz="0" w:space="0" w:color="auto"/>
        <w:left w:val="none" w:sz="0" w:space="0" w:color="auto"/>
        <w:bottom w:val="none" w:sz="0" w:space="0" w:color="auto"/>
        <w:right w:val="none" w:sz="0" w:space="0" w:color="auto"/>
      </w:divBdr>
      <w:divsChild>
        <w:div w:id="1221407668">
          <w:marLeft w:val="0"/>
          <w:marRight w:val="0"/>
          <w:marTop w:val="0"/>
          <w:marBottom w:val="0"/>
          <w:divBdr>
            <w:top w:val="none" w:sz="0" w:space="0" w:color="auto"/>
            <w:left w:val="none" w:sz="0" w:space="0" w:color="auto"/>
            <w:bottom w:val="none" w:sz="0" w:space="0" w:color="auto"/>
            <w:right w:val="none" w:sz="0" w:space="0" w:color="auto"/>
          </w:divBdr>
          <w:divsChild>
            <w:div w:id="1304239782">
              <w:marLeft w:val="0"/>
              <w:marRight w:val="0"/>
              <w:marTop w:val="0"/>
              <w:marBottom w:val="0"/>
              <w:divBdr>
                <w:top w:val="none" w:sz="0" w:space="0" w:color="auto"/>
                <w:left w:val="none" w:sz="0" w:space="0" w:color="auto"/>
                <w:bottom w:val="none" w:sz="0" w:space="0" w:color="auto"/>
                <w:right w:val="none" w:sz="0" w:space="0" w:color="auto"/>
              </w:divBdr>
              <w:divsChild>
                <w:div w:id="8800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98071">
      <w:bodyDiv w:val="1"/>
      <w:marLeft w:val="0"/>
      <w:marRight w:val="0"/>
      <w:marTop w:val="0"/>
      <w:marBottom w:val="0"/>
      <w:divBdr>
        <w:top w:val="none" w:sz="0" w:space="0" w:color="auto"/>
        <w:left w:val="none" w:sz="0" w:space="0" w:color="auto"/>
        <w:bottom w:val="none" w:sz="0" w:space="0" w:color="auto"/>
        <w:right w:val="none" w:sz="0" w:space="0" w:color="auto"/>
      </w:divBdr>
      <w:divsChild>
        <w:div w:id="533621318">
          <w:marLeft w:val="0"/>
          <w:marRight w:val="0"/>
          <w:marTop w:val="0"/>
          <w:marBottom w:val="0"/>
          <w:divBdr>
            <w:top w:val="none" w:sz="0" w:space="0" w:color="auto"/>
            <w:left w:val="none" w:sz="0" w:space="0" w:color="auto"/>
            <w:bottom w:val="none" w:sz="0" w:space="0" w:color="auto"/>
            <w:right w:val="none" w:sz="0" w:space="0" w:color="auto"/>
          </w:divBdr>
          <w:divsChild>
            <w:div w:id="408507358">
              <w:marLeft w:val="0"/>
              <w:marRight w:val="0"/>
              <w:marTop w:val="0"/>
              <w:marBottom w:val="0"/>
              <w:divBdr>
                <w:top w:val="none" w:sz="0" w:space="0" w:color="auto"/>
                <w:left w:val="none" w:sz="0" w:space="0" w:color="auto"/>
                <w:bottom w:val="none" w:sz="0" w:space="0" w:color="auto"/>
                <w:right w:val="none" w:sz="0" w:space="0" w:color="auto"/>
              </w:divBdr>
              <w:divsChild>
                <w:div w:id="1909608014">
                  <w:marLeft w:val="0"/>
                  <w:marRight w:val="0"/>
                  <w:marTop w:val="0"/>
                  <w:marBottom w:val="0"/>
                  <w:divBdr>
                    <w:top w:val="none" w:sz="0" w:space="0" w:color="auto"/>
                    <w:left w:val="none" w:sz="0" w:space="0" w:color="auto"/>
                    <w:bottom w:val="none" w:sz="0" w:space="0" w:color="auto"/>
                    <w:right w:val="none" w:sz="0" w:space="0" w:color="auto"/>
                  </w:divBdr>
                  <w:divsChild>
                    <w:div w:id="11102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74093">
      <w:bodyDiv w:val="1"/>
      <w:marLeft w:val="0"/>
      <w:marRight w:val="0"/>
      <w:marTop w:val="0"/>
      <w:marBottom w:val="0"/>
      <w:divBdr>
        <w:top w:val="none" w:sz="0" w:space="0" w:color="auto"/>
        <w:left w:val="none" w:sz="0" w:space="0" w:color="auto"/>
        <w:bottom w:val="none" w:sz="0" w:space="0" w:color="auto"/>
        <w:right w:val="none" w:sz="0" w:space="0" w:color="auto"/>
      </w:divBdr>
      <w:divsChild>
        <w:div w:id="89738059">
          <w:marLeft w:val="0"/>
          <w:marRight w:val="0"/>
          <w:marTop w:val="0"/>
          <w:marBottom w:val="0"/>
          <w:divBdr>
            <w:top w:val="none" w:sz="0" w:space="0" w:color="auto"/>
            <w:left w:val="none" w:sz="0" w:space="0" w:color="auto"/>
            <w:bottom w:val="none" w:sz="0" w:space="0" w:color="auto"/>
            <w:right w:val="none" w:sz="0" w:space="0" w:color="auto"/>
          </w:divBdr>
          <w:divsChild>
            <w:div w:id="194539438">
              <w:marLeft w:val="0"/>
              <w:marRight w:val="0"/>
              <w:marTop w:val="0"/>
              <w:marBottom w:val="0"/>
              <w:divBdr>
                <w:top w:val="none" w:sz="0" w:space="0" w:color="auto"/>
                <w:left w:val="none" w:sz="0" w:space="0" w:color="auto"/>
                <w:bottom w:val="none" w:sz="0" w:space="0" w:color="auto"/>
                <w:right w:val="none" w:sz="0" w:space="0" w:color="auto"/>
              </w:divBdr>
              <w:divsChild>
                <w:div w:id="1369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12847">
      <w:bodyDiv w:val="1"/>
      <w:marLeft w:val="0"/>
      <w:marRight w:val="0"/>
      <w:marTop w:val="0"/>
      <w:marBottom w:val="0"/>
      <w:divBdr>
        <w:top w:val="none" w:sz="0" w:space="0" w:color="auto"/>
        <w:left w:val="none" w:sz="0" w:space="0" w:color="auto"/>
        <w:bottom w:val="none" w:sz="0" w:space="0" w:color="auto"/>
        <w:right w:val="none" w:sz="0" w:space="0" w:color="auto"/>
      </w:divBdr>
    </w:div>
    <w:div w:id="691613072">
      <w:bodyDiv w:val="1"/>
      <w:marLeft w:val="0"/>
      <w:marRight w:val="0"/>
      <w:marTop w:val="0"/>
      <w:marBottom w:val="0"/>
      <w:divBdr>
        <w:top w:val="none" w:sz="0" w:space="0" w:color="auto"/>
        <w:left w:val="none" w:sz="0" w:space="0" w:color="auto"/>
        <w:bottom w:val="none" w:sz="0" w:space="0" w:color="auto"/>
        <w:right w:val="none" w:sz="0" w:space="0" w:color="auto"/>
      </w:divBdr>
      <w:divsChild>
        <w:div w:id="1155757976">
          <w:marLeft w:val="0"/>
          <w:marRight w:val="0"/>
          <w:marTop w:val="0"/>
          <w:marBottom w:val="0"/>
          <w:divBdr>
            <w:top w:val="none" w:sz="0" w:space="0" w:color="auto"/>
            <w:left w:val="none" w:sz="0" w:space="0" w:color="auto"/>
            <w:bottom w:val="none" w:sz="0" w:space="0" w:color="auto"/>
            <w:right w:val="none" w:sz="0" w:space="0" w:color="auto"/>
          </w:divBdr>
          <w:divsChild>
            <w:div w:id="951936406">
              <w:marLeft w:val="0"/>
              <w:marRight w:val="0"/>
              <w:marTop w:val="0"/>
              <w:marBottom w:val="0"/>
              <w:divBdr>
                <w:top w:val="none" w:sz="0" w:space="0" w:color="auto"/>
                <w:left w:val="none" w:sz="0" w:space="0" w:color="auto"/>
                <w:bottom w:val="none" w:sz="0" w:space="0" w:color="auto"/>
                <w:right w:val="none" w:sz="0" w:space="0" w:color="auto"/>
              </w:divBdr>
              <w:divsChild>
                <w:div w:id="20915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59389">
      <w:bodyDiv w:val="1"/>
      <w:marLeft w:val="0"/>
      <w:marRight w:val="0"/>
      <w:marTop w:val="0"/>
      <w:marBottom w:val="0"/>
      <w:divBdr>
        <w:top w:val="none" w:sz="0" w:space="0" w:color="auto"/>
        <w:left w:val="none" w:sz="0" w:space="0" w:color="auto"/>
        <w:bottom w:val="none" w:sz="0" w:space="0" w:color="auto"/>
        <w:right w:val="none" w:sz="0" w:space="0" w:color="auto"/>
      </w:divBdr>
      <w:divsChild>
        <w:div w:id="1183469988">
          <w:marLeft w:val="0"/>
          <w:marRight w:val="0"/>
          <w:marTop w:val="0"/>
          <w:marBottom w:val="0"/>
          <w:divBdr>
            <w:top w:val="none" w:sz="0" w:space="0" w:color="auto"/>
            <w:left w:val="none" w:sz="0" w:space="0" w:color="auto"/>
            <w:bottom w:val="none" w:sz="0" w:space="0" w:color="auto"/>
            <w:right w:val="none" w:sz="0" w:space="0" w:color="auto"/>
          </w:divBdr>
          <w:divsChild>
            <w:div w:id="1987657697">
              <w:marLeft w:val="0"/>
              <w:marRight w:val="0"/>
              <w:marTop w:val="0"/>
              <w:marBottom w:val="0"/>
              <w:divBdr>
                <w:top w:val="none" w:sz="0" w:space="0" w:color="auto"/>
                <w:left w:val="none" w:sz="0" w:space="0" w:color="auto"/>
                <w:bottom w:val="none" w:sz="0" w:space="0" w:color="auto"/>
                <w:right w:val="none" w:sz="0" w:space="0" w:color="auto"/>
              </w:divBdr>
              <w:divsChild>
                <w:div w:id="16157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03434">
      <w:bodyDiv w:val="1"/>
      <w:marLeft w:val="0"/>
      <w:marRight w:val="0"/>
      <w:marTop w:val="0"/>
      <w:marBottom w:val="0"/>
      <w:divBdr>
        <w:top w:val="none" w:sz="0" w:space="0" w:color="auto"/>
        <w:left w:val="none" w:sz="0" w:space="0" w:color="auto"/>
        <w:bottom w:val="none" w:sz="0" w:space="0" w:color="auto"/>
        <w:right w:val="none" w:sz="0" w:space="0" w:color="auto"/>
      </w:divBdr>
      <w:divsChild>
        <w:div w:id="1046098635">
          <w:marLeft w:val="0"/>
          <w:marRight w:val="0"/>
          <w:marTop w:val="0"/>
          <w:marBottom w:val="0"/>
          <w:divBdr>
            <w:top w:val="none" w:sz="0" w:space="0" w:color="auto"/>
            <w:left w:val="none" w:sz="0" w:space="0" w:color="auto"/>
            <w:bottom w:val="none" w:sz="0" w:space="0" w:color="auto"/>
            <w:right w:val="none" w:sz="0" w:space="0" w:color="auto"/>
          </w:divBdr>
          <w:divsChild>
            <w:div w:id="847017440">
              <w:marLeft w:val="0"/>
              <w:marRight w:val="0"/>
              <w:marTop w:val="0"/>
              <w:marBottom w:val="0"/>
              <w:divBdr>
                <w:top w:val="none" w:sz="0" w:space="0" w:color="auto"/>
                <w:left w:val="none" w:sz="0" w:space="0" w:color="auto"/>
                <w:bottom w:val="none" w:sz="0" w:space="0" w:color="auto"/>
                <w:right w:val="none" w:sz="0" w:space="0" w:color="auto"/>
              </w:divBdr>
              <w:divsChild>
                <w:div w:id="702905771">
                  <w:marLeft w:val="0"/>
                  <w:marRight w:val="0"/>
                  <w:marTop w:val="0"/>
                  <w:marBottom w:val="0"/>
                  <w:divBdr>
                    <w:top w:val="none" w:sz="0" w:space="0" w:color="auto"/>
                    <w:left w:val="none" w:sz="0" w:space="0" w:color="auto"/>
                    <w:bottom w:val="none" w:sz="0" w:space="0" w:color="auto"/>
                    <w:right w:val="none" w:sz="0" w:space="0" w:color="auto"/>
                  </w:divBdr>
                  <w:divsChild>
                    <w:div w:id="1549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86597">
      <w:bodyDiv w:val="1"/>
      <w:marLeft w:val="0"/>
      <w:marRight w:val="0"/>
      <w:marTop w:val="0"/>
      <w:marBottom w:val="0"/>
      <w:divBdr>
        <w:top w:val="none" w:sz="0" w:space="0" w:color="auto"/>
        <w:left w:val="none" w:sz="0" w:space="0" w:color="auto"/>
        <w:bottom w:val="none" w:sz="0" w:space="0" w:color="auto"/>
        <w:right w:val="none" w:sz="0" w:space="0" w:color="auto"/>
      </w:divBdr>
      <w:divsChild>
        <w:div w:id="1937443421">
          <w:marLeft w:val="0"/>
          <w:marRight w:val="0"/>
          <w:marTop w:val="0"/>
          <w:marBottom w:val="0"/>
          <w:divBdr>
            <w:top w:val="none" w:sz="0" w:space="0" w:color="auto"/>
            <w:left w:val="none" w:sz="0" w:space="0" w:color="auto"/>
            <w:bottom w:val="none" w:sz="0" w:space="0" w:color="auto"/>
            <w:right w:val="none" w:sz="0" w:space="0" w:color="auto"/>
          </w:divBdr>
        </w:div>
      </w:divsChild>
    </w:div>
    <w:div w:id="718943869">
      <w:bodyDiv w:val="1"/>
      <w:marLeft w:val="0"/>
      <w:marRight w:val="0"/>
      <w:marTop w:val="0"/>
      <w:marBottom w:val="0"/>
      <w:divBdr>
        <w:top w:val="none" w:sz="0" w:space="0" w:color="auto"/>
        <w:left w:val="none" w:sz="0" w:space="0" w:color="auto"/>
        <w:bottom w:val="none" w:sz="0" w:space="0" w:color="auto"/>
        <w:right w:val="none" w:sz="0" w:space="0" w:color="auto"/>
      </w:divBdr>
      <w:divsChild>
        <w:div w:id="2030134170">
          <w:marLeft w:val="0"/>
          <w:marRight w:val="0"/>
          <w:marTop w:val="0"/>
          <w:marBottom w:val="0"/>
          <w:divBdr>
            <w:top w:val="none" w:sz="0" w:space="0" w:color="auto"/>
            <w:left w:val="none" w:sz="0" w:space="0" w:color="auto"/>
            <w:bottom w:val="none" w:sz="0" w:space="0" w:color="auto"/>
            <w:right w:val="none" w:sz="0" w:space="0" w:color="auto"/>
          </w:divBdr>
          <w:divsChild>
            <w:div w:id="2054037246">
              <w:marLeft w:val="0"/>
              <w:marRight w:val="0"/>
              <w:marTop w:val="0"/>
              <w:marBottom w:val="0"/>
              <w:divBdr>
                <w:top w:val="none" w:sz="0" w:space="0" w:color="auto"/>
                <w:left w:val="none" w:sz="0" w:space="0" w:color="auto"/>
                <w:bottom w:val="none" w:sz="0" w:space="0" w:color="auto"/>
                <w:right w:val="none" w:sz="0" w:space="0" w:color="auto"/>
              </w:divBdr>
              <w:divsChild>
                <w:div w:id="14833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7715">
      <w:bodyDiv w:val="1"/>
      <w:marLeft w:val="0"/>
      <w:marRight w:val="0"/>
      <w:marTop w:val="0"/>
      <w:marBottom w:val="0"/>
      <w:divBdr>
        <w:top w:val="none" w:sz="0" w:space="0" w:color="auto"/>
        <w:left w:val="none" w:sz="0" w:space="0" w:color="auto"/>
        <w:bottom w:val="none" w:sz="0" w:space="0" w:color="auto"/>
        <w:right w:val="none" w:sz="0" w:space="0" w:color="auto"/>
      </w:divBdr>
    </w:div>
    <w:div w:id="730352526">
      <w:bodyDiv w:val="1"/>
      <w:marLeft w:val="0"/>
      <w:marRight w:val="0"/>
      <w:marTop w:val="0"/>
      <w:marBottom w:val="0"/>
      <w:divBdr>
        <w:top w:val="none" w:sz="0" w:space="0" w:color="auto"/>
        <w:left w:val="none" w:sz="0" w:space="0" w:color="auto"/>
        <w:bottom w:val="none" w:sz="0" w:space="0" w:color="auto"/>
        <w:right w:val="none" w:sz="0" w:space="0" w:color="auto"/>
      </w:divBdr>
    </w:div>
    <w:div w:id="732389828">
      <w:bodyDiv w:val="1"/>
      <w:marLeft w:val="0"/>
      <w:marRight w:val="0"/>
      <w:marTop w:val="0"/>
      <w:marBottom w:val="0"/>
      <w:divBdr>
        <w:top w:val="none" w:sz="0" w:space="0" w:color="auto"/>
        <w:left w:val="none" w:sz="0" w:space="0" w:color="auto"/>
        <w:bottom w:val="none" w:sz="0" w:space="0" w:color="auto"/>
        <w:right w:val="none" w:sz="0" w:space="0" w:color="auto"/>
      </w:divBdr>
      <w:divsChild>
        <w:div w:id="1704206890">
          <w:marLeft w:val="0"/>
          <w:marRight w:val="0"/>
          <w:marTop w:val="0"/>
          <w:marBottom w:val="0"/>
          <w:divBdr>
            <w:top w:val="none" w:sz="0" w:space="0" w:color="auto"/>
            <w:left w:val="none" w:sz="0" w:space="0" w:color="auto"/>
            <w:bottom w:val="none" w:sz="0" w:space="0" w:color="auto"/>
            <w:right w:val="none" w:sz="0" w:space="0" w:color="auto"/>
          </w:divBdr>
          <w:divsChild>
            <w:div w:id="413749123">
              <w:marLeft w:val="0"/>
              <w:marRight w:val="0"/>
              <w:marTop w:val="0"/>
              <w:marBottom w:val="0"/>
              <w:divBdr>
                <w:top w:val="none" w:sz="0" w:space="0" w:color="auto"/>
                <w:left w:val="none" w:sz="0" w:space="0" w:color="auto"/>
                <w:bottom w:val="none" w:sz="0" w:space="0" w:color="auto"/>
                <w:right w:val="none" w:sz="0" w:space="0" w:color="auto"/>
              </w:divBdr>
              <w:divsChild>
                <w:div w:id="1307777610">
                  <w:marLeft w:val="0"/>
                  <w:marRight w:val="0"/>
                  <w:marTop w:val="0"/>
                  <w:marBottom w:val="0"/>
                  <w:divBdr>
                    <w:top w:val="none" w:sz="0" w:space="0" w:color="auto"/>
                    <w:left w:val="none" w:sz="0" w:space="0" w:color="auto"/>
                    <w:bottom w:val="none" w:sz="0" w:space="0" w:color="auto"/>
                    <w:right w:val="none" w:sz="0" w:space="0" w:color="auto"/>
                  </w:divBdr>
                  <w:divsChild>
                    <w:div w:id="18552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84563">
      <w:bodyDiv w:val="1"/>
      <w:marLeft w:val="0"/>
      <w:marRight w:val="0"/>
      <w:marTop w:val="0"/>
      <w:marBottom w:val="0"/>
      <w:divBdr>
        <w:top w:val="none" w:sz="0" w:space="0" w:color="auto"/>
        <w:left w:val="none" w:sz="0" w:space="0" w:color="auto"/>
        <w:bottom w:val="none" w:sz="0" w:space="0" w:color="auto"/>
        <w:right w:val="none" w:sz="0" w:space="0" w:color="auto"/>
      </w:divBdr>
    </w:div>
    <w:div w:id="765152316">
      <w:bodyDiv w:val="1"/>
      <w:marLeft w:val="0"/>
      <w:marRight w:val="0"/>
      <w:marTop w:val="0"/>
      <w:marBottom w:val="0"/>
      <w:divBdr>
        <w:top w:val="none" w:sz="0" w:space="0" w:color="auto"/>
        <w:left w:val="none" w:sz="0" w:space="0" w:color="auto"/>
        <w:bottom w:val="none" w:sz="0" w:space="0" w:color="auto"/>
        <w:right w:val="none" w:sz="0" w:space="0" w:color="auto"/>
      </w:divBdr>
    </w:div>
    <w:div w:id="766464638">
      <w:bodyDiv w:val="1"/>
      <w:marLeft w:val="0"/>
      <w:marRight w:val="0"/>
      <w:marTop w:val="0"/>
      <w:marBottom w:val="0"/>
      <w:divBdr>
        <w:top w:val="none" w:sz="0" w:space="0" w:color="auto"/>
        <w:left w:val="none" w:sz="0" w:space="0" w:color="auto"/>
        <w:bottom w:val="none" w:sz="0" w:space="0" w:color="auto"/>
        <w:right w:val="none" w:sz="0" w:space="0" w:color="auto"/>
      </w:divBdr>
      <w:divsChild>
        <w:div w:id="198710978">
          <w:marLeft w:val="0"/>
          <w:marRight w:val="0"/>
          <w:marTop w:val="0"/>
          <w:marBottom w:val="0"/>
          <w:divBdr>
            <w:top w:val="none" w:sz="0" w:space="0" w:color="auto"/>
            <w:left w:val="none" w:sz="0" w:space="0" w:color="auto"/>
            <w:bottom w:val="none" w:sz="0" w:space="0" w:color="auto"/>
            <w:right w:val="none" w:sz="0" w:space="0" w:color="auto"/>
          </w:divBdr>
          <w:divsChild>
            <w:div w:id="1843277587">
              <w:marLeft w:val="0"/>
              <w:marRight w:val="0"/>
              <w:marTop w:val="0"/>
              <w:marBottom w:val="0"/>
              <w:divBdr>
                <w:top w:val="none" w:sz="0" w:space="0" w:color="auto"/>
                <w:left w:val="none" w:sz="0" w:space="0" w:color="auto"/>
                <w:bottom w:val="none" w:sz="0" w:space="0" w:color="auto"/>
                <w:right w:val="none" w:sz="0" w:space="0" w:color="auto"/>
              </w:divBdr>
              <w:divsChild>
                <w:div w:id="4769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1020">
      <w:bodyDiv w:val="1"/>
      <w:marLeft w:val="0"/>
      <w:marRight w:val="0"/>
      <w:marTop w:val="0"/>
      <w:marBottom w:val="0"/>
      <w:divBdr>
        <w:top w:val="none" w:sz="0" w:space="0" w:color="auto"/>
        <w:left w:val="none" w:sz="0" w:space="0" w:color="auto"/>
        <w:bottom w:val="none" w:sz="0" w:space="0" w:color="auto"/>
        <w:right w:val="none" w:sz="0" w:space="0" w:color="auto"/>
      </w:divBdr>
      <w:divsChild>
        <w:div w:id="1900627330">
          <w:marLeft w:val="0"/>
          <w:marRight w:val="0"/>
          <w:marTop w:val="0"/>
          <w:marBottom w:val="0"/>
          <w:divBdr>
            <w:top w:val="none" w:sz="0" w:space="0" w:color="auto"/>
            <w:left w:val="none" w:sz="0" w:space="0" w:color="auto"/>
            <w:bottom w:val="none" w:sz="0" w:space="0" w:color="auto"/>
            <w:right w:val="none" w:sz="0" w:space="0" w:color="auto"/>
          </w:divBdr>
          <w:divsChild>
            <w:div w:id="1870532385">
              <w:marLeft w:val="0"/>
              <w:marRight w:val="0"/>
              <w:marTop w:val="0"/>
              <w:marBottom w:val="0"/>
              <w:divBdr>
                <w:top w:val="none" w:sz="0" w:space="0" w:color="auto"/>
                <w:left w:val="none" w:sz="0" w:space="0" w:color="auto"/>
                <w:bottom w:val="none" w:sz="0" w:space="0" w:color="auto"/>
                <w:right w:val="none" w:sz="0" w:space="0" w:color="auto"/>
              </w:divBdr>
              <w:divsChild>
                <w:div w:id="8698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145324">
      <w:bodyDiv w:val="1"/>
      <w:marLeft w:val="0"/>
      <w:marRight w:val="0"/>
      <w:marTop w:val="0"/>
      <w:marBottom w:val="0"/>
      <w:divBdr>
        <w:top w:val="none" w:sz="0" w:space="0" w:color="auto"/>
        <w:left w:val="none" w:sz="0" w:space="0" w:color="auto"/>
        <w:bottom w:val="none" w:sz="0" w:space="0" w:color="auto"/>
        <w:right w:val="none" w:sz="0" w:space="0" w:color="auto"/>
      </w:divBdr>
    </w:div>
    <w:div w:id="791245923">
      <w:bodyDiv w:val="1"/>
      <w:marLeft w:val="0"/>
      <w:marRight w:val="0"/>
      <w:marTop w:val="0"/>
      <w:marBottom w:val="0"/>
      <w:divBdr>
        <w:top w:val="none" w:sz="0" w:space="0" w:color="auto"/>
        <w:left w:val="none" w:sz="0" w:space="0" w:color="auto"/>
        <w:bottom w:val="none" w:sz="0" w:space="0" w:color="auto"/>
        <w:right w:val="none" w:sz="0" w:space="0" w:color="auto"/>
      </w:divBdr>
    </w:div>
    <w:div w:id="800995503">
      <w:bodyDiv w:val="1"/>
      <w:marLeft w:val="0"/>
      <w:marRight w:val="0"/>
      <w:marTop w:val="0"/>
      <w:marBottom w:val="0"/>
      <w:divBdr>
        <w:top w:val="none" w:sz="0" w:space="0" w:color="auto"/>
        <w:left w:val="none" w:sz="0" w:space="0" w:color="auto"/>
        <w:bottom w:val="none" w:sz="0" w:space="0" w:color="auto"/>
        <w:right w:val="none" w:sz="0" w:space="0" w:color="auto"/>
      </w:divBdr>
      <w:divsChild>
        <w:div w:id="948859233">
          <w:marLeft w:val="0"/>
          <w:marRight w:val="0"/>
          <w:marTop w:val="0"/>
          <w:marBottom w:val="0"/>
          <w:divBdr>
            <w:top w:val="none" w:sz="0" w:space="0" w:color="auto"/>
            <w:left w:val="none" w:sz="0" w:space="0" w:color="auto"/>
            <w:bottom w:val="none" w:sz="0" w:space="0" w:color="auto"/>
            <w:right w:val="none" w:sz="0" w:space="0" w:color="auto"/>
          </w:divBdr>
          <w:divsChild>
            <w:div w:id="782188613">
              <w:marLeft w:val="0"/>
              <w:marRight w:val="0"/>
              <w:marTop w:val="0"/>
              <w:marBottom w:val="0"/>
              <w:divBdr>
                <w:top w:val="none" w:sz="0" w:space="0" w:color="auto"/>
                <w:left w:val="none" w:sz="0" w:space="0" w:color="auto"/>
                <w:bottom w:val="none" w:sz="0" w:space="0" w:color="auto"/>
                <w:right w:val="none" w:sz="0" w:space="0" w:color="auto"/>
              </w:divBdr>
              <w:divsChild>
                <w:div w:id="19289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70791">
      <w:bodyDiv w:val="1"/>
      <w:marLeft w:val="0"/>
      <w:marRight w:val="0"/>
      <w:marTop w:val="0"/>
      <w:marBottom w:val="0"/>
      <w:divBdr>
        <w:top w:val="none" w:sz="0" w:space="0" w:color="auto"/>
        <w:left w:val="none" w:sz="0" w:space="0" w:color="auto"/>
        <w:bottom w:val="none" w:sz="0" w:space="0" w:color="auto"/>
        <w:right w:val="none" w:sz="0" w:space="0" w:color="auto"/>
      </w:divBdr>
      <w:divsChild>
        <w:div w:id="387344596">
          <w:marLeft w:val="0"/>
          <w:marRight w:val="0"/>
          <w:marTop w:val="0"/>
          <w:marBottom w:val="0"/>
          <w:divBdr>
            <w:top w:val="none" w:sz="0" w:space="0" w:color="auto"/>
            <w:left w:val="none" w:sz="0" w:space="0" w:color="auto"/>
            <w:bottom w:val="none" w:sz="0" w:space="0" w:color="auto"/>
            <w:right w:val="none" w:sz="0" w:space="0" w:color="auto"/>
          </w:divBdr>
          <w:divsChild>
            <w:div w:id="1944142096">
              <w:marLeft w:val="0"/>
              <w:marRight w:val="0"/>
              <w:marTop w:val="0"/>
              <w:marBottom w:val="0"/>
              <w:divBdr>
                <w:top w:val="none" w:sz="0" w:space="0" w:color="auto"/>
                <w:left w:val="none" w:sz="0" w:space="0" w:color="auto"/>
                <w:bottom w:val="none" w:sz="0" w:space="0" w:color="auto"/>
                <w:right w:val="none" w:sz="0" w:space="0" w:color="auto"/>
              </w:divBdr>
              <w:divsChild>
                <w:div w:id="540560466">
                  <w:marLeft w:val="0"/>
                  <w:marRight w:val="0"/>
                  <w:marTop w:val="0"/>
                  <w:marBottom w:val="0"/>
                  <w:divBdr>
                    <w:top w:val="none" w:sz="0" w:space="0" w:color="auto"/>
                    <w:left w:val="none" w:sz="0" w:space="0" w:color="auto"/>
                    <w:bottom w:val="none" w:sz="0" w:space="0" w:color="auto"/>
                    <w:right w:val="none" w:sz="0" w:space="0" w:color="auto"/>
                  </w:divBdr>
                  <w:divsChild>
                    <w:div w:id="14491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6775">
      <w:bodyDiv w:val="1"/>
      <w:marLeft w:val="0"/>
      <w:marRight w:val="0"/>
      <w:marTop w:val="0"/>
      <w:marBottom w:val="0"/>
      <w:divBdr>
        <w:top w:val="none" w:sz="0" w:space="0" w:color="auto"/>
        <w:left w:val="none" w:sz="0" w:space="0" w:color="auto"/>
        <w:bottom w:val="none" w:sz="0" w:space="0" w:color="auto"/>
        <w:right w:val="none" w:sz="0" w:space="0" w:color="auto"/>
      </w:divBdr>
      <w:divsChild>
        <w:div w:id="1702854192">
          <w:marLeft w:val="0"/>
          <w:marRight w:val="0"/>
          <w:marTop w:val="0"/>
          <w:marBottom w:val="0"/>
          <w:divBdr>
            <w:top w:val="none" w:sz="0" w:space="0" w:color="auto"/>
            <w:left w:val="none" w:sz="0" w:space="0" w:color="auto"/>
            <w:bottom w:val="none" w:sz="0" w:space="0" w:color="auto"/>
            <w:right w:val="none" w:sz="0" w:space="0" w:color="auto"/>
          </w:divBdr>
          <w:divsChild>
            <w:div w:id="2100371701">
              <w:marLeft w:val="0"/>
              <w:marRight w:val="0"/>
              <w:marTop w:val="0"/>
              <w:marBottom w:val="0"/>
              <w:divBdr>
                <w:top w:val="none" w:sz="0" w:space="0" w:color="auto"/>
                <w:left w:val="none" w:sz="0" w:space="0" w:color="auto"/>
                <w:bottom w:val="none" w:sz="0" w:space="0" w:color="auto"/>
                <w:right w:val="none" w:sz="0" w:space="0" w:color="auto"/>
              </w:divBdr>
              <w:divsChild>
                <w:div w:id="1229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83209">
      <w:bodyDiv w:val="1"/>
      <w:marLeft w:val="0"/>
      <w:marRight w:val="0"/>
      <w:marTop w:val="0"/>
      <w:marBottom w:val="0"/>
      <w:divBdr>
        <w:top w:val="none" w:sz="0" w:space="0" w:color="auto"/>
        <w:left w:val="none" w:sz="0" w:space="0" w:color="auto"/>
        <w:bottom w:val="none" w:sz="0" w:space="0" w:color="auto"/>
        <w:right w:val="none" w:sz="0" w:space="0" w:color="auto"/>
      </w:divBdr>
      <w:divsChild>
        <w:div w:id="1110856301">
          <w:marLeft w:val="0"/>
          <w:marRight w:val="0"/>
          <w:marTop w:val="0"/>
          <w:marBottom w:val="0"/>
          <w:divBdr>
            <w:top w:val="none" w:sz="0" w:space="0" w:color="auto"/>
            <w:left w:val="none" w:sz="0" w:space="0" w:color="auto"/>
            <w:bottom w:val="none" w:sz="0" w:space="0" w:color="auto"/>
            <w:right w:val="none" w:sz="0" w:space="0" w:color="auto"/>
          </w:divBdr>
          <w:divsChild>
            <w:div w:id="265693766">
              <w:marLeft w:val="0"/>
              <w:marRight w:val="0"/>
              <w:marTop w:val="0"/>
              <w:marBottom w:val="0"/>
              <w:divBdr>
                <w:top w:val="none" w:sz="0" w:space="0" w:color="auto"/>
                <w:left w:val="none" w:sz="0" w:space="0" w:color="auto"/>
                <w:bottom w:val="none" w:sz="0" w:space="0" w:color="auto"/>
                <w:right w:val="none" w:sz="0" w:space="0" w:color="auto"/>
              </w:divBdr>
              <w:divsChild>
                <w:div w:id="1015109992">
                  <w:marLeft w:val="0"/>
                  <w:marRight w:val="0"/>
                  <w:marTop w:val="0"/>
                  <w:marBottom w:val="0"/>
                  <w:divBdr>
                    <w:top w:val="none" w:sz="0" w:space="0" w:color="auto"/>
                    <w:left w:val="none" w:sz="0" w:space="0" w:color="auto"/>
                    <w:bottom w:val="none" w:sz="0" w:space="0" w:color="auto"/>
                    <w:right w:val="none" w:sz="0" w:space="0" w:color="auto"/>
                  </w:divBdr>
                  <w:divsChild>
                    <w:div w:id="582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92538">
      <w:bodyDiv w:val="1"/>
      <w:marLeft w:val="0"/>
      <w:marRight w:val="0"/>
      <w:marTop w:val="0"/>
      <w:marBottom w:val="0"/>
      <w:divBdr>
        <w:top w:val="none" w:sz="0" w:space="0" w:color="auto"/>
        <w:left w:val="none" w:sz="0" w:space="0" w:color="auto"/>
        <w:bottom w:val="none" w:sz="0" w:space="0" w:color="auto"/>
        <w:right w:val="none" w:sz="0" w:space="0" w:color="auto"/>
      </w:divBdr>
      <w:divsChild>
        <w:div w:id="1080326704">
          <w:marLeft w:val="0"/>
          <w:marRight w:val="0"/>
          <w:marTop w:val="0"/>
          <w:marBottom w:val="0"/>
          <w:divBdr>
            <w:top w:val="none" w:sz="0" w:space="0" w:color="auto"/>
            <w:left w:val="none" w:sz="0" w:space="0" w:color="auto"/>
            <w:bottom w:val="none" w:sz="0" w:space="0" w:color="auto"/>
            <w:right w:val="none" w:sz="0" w:space="0" w:color="auto"/>
          </w:divBdr>
          <w:divsChild>
            <w:div w:id="2142379102">
              <w:marLeft w:val="0"/>
              <w:marRight w:val="0"/>
              <w:marTop w:val="0"/>
              <w:marBottom w:val="0"/>
              <w:divBdr>
                <w:top w:val="none" w:sz="0" w:space="0" w:color="auto"/>
                <w:left w:val="none" w:sz="0" w:space="0" w:color="auto"/>
                <w:bottom w:val="none" w:sz="0" w:space="0" w:color="auto"/>
                <w:right w:val="none" w:sz="0" w:space="0" w:color="auto"/>
              </w:divBdr>
              <w:divsChild>
                <w:div w:id="2495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25806">
      <w:bodyDiv w:val="1"/>
      <w:marLeft w:val="0"/>
      <w:marRight w:val="0"/>
      <w:marTop w:val="0"/>
      <w:marBottom w:val="0"/>
      <w:divBdr>
        <w:top w:val="none" w:sz="0" w:space="0" w:color="auto"/>
        <w:left w:val="none" w:sz="0" w:space="0" w:color="auto"/>
        <w:bottom w:val="none" w:sz="0" w:space="0" w:color="auto"/>
        <w:right w:val="none" w:sz="0" w:space="0" w:color="auto"/>
      </w:divBdr>
      <w:divsChild>
        <w:div w:id="1922519634">
          <w:marLeft w:val="0"/>
          <w:marRight w:val="0"/>
          <w:marTop w:val="0"/>
          <w:marBottom w:val="0"/>
          <w:divBdr>
            <w:top w:val="none" w:sz="0" w:space="0" w:color="auto"/>
            <w:left w:val="none" w:sz="0" w:space="0" w:color="auto"/>
            <w:bottom w:val="none" w:sz="0" w:space="0" w:color="auto"/>
            <w:right w:val="none" w:sz="0" w:space="0" w:color="auto"/>
          </w:divBdr>
          <w:divsChild>
            <w:div w:id="2009675359">
              <w:marLeft w:val="0"/>
              <w:marRight w:val="0"/>
              <w:marTop w:val="0"/>
              <w:marBottom w:val="0"/>
              <w:divBdr>
                <w:top w:val="none" w:sz="0" w:space="0" w:color="auto"/>
                <w:left w:val="none" w:sz="0" w:space="0" w:color="auto"/>
                <w:bottom w:val="none" w:sz="0" w:space="0" w:color="auto"/>
                <w:right w:val="none" w:sz="0" w:space="0" w:color="auto"/>
              </w:divBdr>
              <w:divsChild>
                <w:div w:id="13669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13016">
      <w:bodyDiv w:val="1"/>
      <w:marLeft w:val="0"/>
      <w:marRight w:val="0"/>
      <w:marTop w:val="0"/>
      <w:marBottom w:val="0"/>
      <w:divBdr>
        <w:top w:val="none" w:sz="0" w:space="0" w:color="auto"/>
        <w:left w:val="none" w:sz="0" w:space="0" w:color="auto"/>
        <w:bottom w:val="none" w:sz="0" w:space="0" w:color="auto"/>
        <w:right w:val="none" w:sz="0" w:space="0" w:color="auto"/>
      </w:divBdr>
      <w:divsChild>
        <w:div w:id="1660765750">
          <w:marLeft w:val="0"/>
          <w:marRight w:val="0"/>
          <w:marTop w:val="0"/>
          <w:marBottom w:val="0"/>
          <w:divBdr>
            <w:top w:val="none" w:sz="0" w:space="0" w:color="auto"/>
            <w:left w:val="none" w:sz="0" w:space="0" w:color="auto"/>
            <w:bottom w:val="none" w:sz="0" w:space="0" w:color="auto"/>
            <w:right w:val="none" w:sz="0" w:space="0" w:color="auto"/>
          </w:divBdr>
          <w:divsChild>
            <w:div w:id="447429592">
              <w:marLeft w:val="0"/>
              <w:marRight w:val="0"/>
              <w:marTop w:val="0"/>
              <w:marBottom w:val="0"/>
              <w:divBdr>
                <w:top w:val="none" w:sz="0" w:space="0" w:color="auto"/>
                <w:left w:val="none" w:sz="0" w:space="0" w:color="auto"/>
                <w:bottom w:val="none" w:sz="0" w:space="0" w:color="auto"/>
                <w:right w:val="none" w:sz="0" w:space="0" w:color="auto"/>
              </w:divBdr>
              <w:divsChild>
                <w:div w:id="1969581521">
                  <w:marLeft w:val="0"/>
                  <w:marRight w:val="0"/>
                  <w:marTop w:val="0"/>
                  <w:marBottom w:val="0"/>
                  <w:divBdr>
                    <w:top w:val="none" w:sz="0" w:space="0" w:color="auto"/>
                    <w:left w:val="none" w:sz="0" w:space="0" w:color="auto"/>
                    <w:bottom w:val="none" w:sz="0" w:space="0" w:color="auto"/>
                    <w:right w:val="none" w:sz="0" w:space="0" w:color="auto"/>
                  </w:divBdr>
                  <w:divsChild>
                    <w:div w:id="21191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87878">
      <w:bodyDiv w:val="1"/>
      <w:marLeft w:val="0"/>
      <w:marRight w:val="0"/>
      <w:marTop w:val="0"/>
      <w:marBottom w:val="0"/>
      <w:divBdr>
        <w:top w:val="none" w:sz="0" w:space="0" w:color="auto"/>
        <w:left w:val="none" w:sz="0" w:space="0" w:color="auto"/>
        <w:bottom w:val="none" w:sz="0" w:space="0" w:color="auto"/>
        <w:right w:val="none" w:sz="0" w:space="0" w:color="auto"/>
      </w:divBdr>
      <w:divsChild>
        <w:div w:id="2101871884">
          <w:marLeft w:val="0"/>
          <w:marRight w:val="0"/>
          <w:marTop w:val="0"/>
          <w:marBottom w:val="0"/>
          <w:divBdr>
            <w:top w:val="none" w:sz="0" w:space="0" w:color="auto"/>
            <w:left w:val="none" w:sz="0" w:space="0" w:color="auto"/>
            <w:bottom w:val="none" w:sz="0" w:space="0" w:color="auto"/>
            <w:right w:val="none" w:sz="0" w:space="0" w:color="auto"/>
          </w:divBdr>
          <w:divsChild>
            <w:div w:id="1155610911">
              <w:marLeft w:val="0"/>
              <w:marRight w:val="0"/>
              <w:marTop w:val="0"/>
              <w:marBottom w:val="0"/>
              <w:divBdr>
                <w:top w:val="none" w:sz="0" w:space="0" w:color="auto"/>
                <w:left w:val="none" w:sz="0" w:space="0" w:color="auto"/>
                <w:bottom w:val="none" w:sz="0" w:space="0" w:color="auto"/>
                <w:right w:val="none" w:sz="0" w:space="0" w:color="auto"/>
              </w:divBdr>
              <w:divsChild>
                <w:div w:id="21294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965770">
      <w:bodyDiv w:val="1"/>
      <w:marLeft w:val="0"/>
      <w:marRight w:val="0"/>
      <w:marTop w:val="0"/>
      <w:marBottom w:val="0"/>
      <w:divBdr>
        <w:top w:val="none" w:sz="0" w:space="0" w:color="auto"/>
        <w:left w:val="none" w:sz="0" w:space="0" w:color="auto"/>
        <w:bottom w:val="none" w:sz="0" w:space="0" w:color="auto"/>
        <w:right w:val="none" w:sz="0" w:space="0" w:color="auto"/>
      </w:divBdr>
      <w:divsChild>
        <w:div w:id="2120492079">
          <w:marLeft w:val="0"/>
          <w:marRight w:val="0"/>
          <w:marTop w:val="0"/>
          <w:marBottom w:val="0"/>
          <w:divBdr>
            <w:top w:val="none" w:sz="0" w:space="0" w:color="auto"/>
            <w:left w:val="none" w:sz="0" w:space="0" w:color="auto"/>
            <w:bottom w:val="none" w:sz="0" w:space="0" w:color="auto"/>
            <w:right w:val="none" w:sz="0" w:space="0" w:color="auto"/>
          </w:divBdr>
          <w:divsChild>
            <w:div w:id="2027175927">
              <w:marLeft w:val="0"/>
              <w:marRight w:val="0"/>
              <w:marTop w:val="0"/>
              <w:marBottom w:val="0"/>
              <w:divBdr>
                <w:top w:val="none" w:sz="0" w:space="0" w:color="auto"/>
                <w:left w:val="none" w:sz="0" w:space="0" w:color="auto"/>
                <w:bottom w:val="none" w:sz="0" w:space="0" w:color="auto"/>
                <w:right w:val="none" w:sz="0" w:space="0" w:color="auto"/>
              </w:divBdr>
              <w:divsChild>
                <w:div w:id="5927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87709">
      <w:bodyDiv w:val="1"/>
      <w:marLeft w:val="0"/>
      <w:marRight w:val="0"/>
      <w:marTop w:val="0"/>
      <w:marBottom w:val="0"/>
      <w:divBdr>
        <w:top w:val="none" w:sz="0" w:space="0" w:color="auto"/>
        <w:left w:val="none" w:sz="0" w:space="0" w:color="auto"/>
        <w:bottom w:val="none" w:sz="0" w:space="0" w:color="auto"/>
        <w:right w:val="none" w:sz="0" w:space="0" w:color="auto"/>
      </w:divBdr>
      <w:divsChild>
        <w:div w:id="818889100">
          <w:marLeft w:val="0"/>
          <w:marRight w:val="0"/>
          <w:marTop w:val="0"/>
          <w:marBottom w:val="0"/>
          <w:divBdr>
            <w:top w:val="none" w:sz="0" w:space="0" w:color="auto"/>
            <w:left w:val="none" w:sz="0" w:space="0" w:color="auto"/>
            <w:bottom w:val="none" w:sz="0" w:space="0" w:color="auto"/>
            <w:right w:val="none" w:sz="0" w:space="0" w:color="auto"/>
          </w:divBdr>
          <w:divsChild>
            <w:div w:id="1076323146">
              <w:marLeft w:val="0"/>
              <w:marRight w:val="0"/>
              <w:marTop w:val="0"/>
              <w:marBottom w:val="0"/>
              <w:divBdr>
                <w:top w:val="none" w:sz="0" w:space="0" w:color="auto"/>
                <w:left w:val="none" w:sz="0" w:space="0" w:color="auto"/>
                <w:bottom w:val="none" w:sz="0" w:space="0" w:color="auto"/>
                <w:right w:val="none" w:sz="0" w:space="0" w:color="auto"/>
              </w:divBdr>
              <w:divsChild>
                <w:div w:id="6406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7869">
      <w:bodyDiv w:val="1"/>
      <w:marLeft w:val="0"/>
      <w:marRight w:val="0"/>
      <w:marTop w:val="0"/>
      <w:marBottom w:val="0"/>
      <w:divBdr>
        <w:top w:val="none" w:sz="0" w:space="0" w:color="auto"/>
        <w:left w:val="none" w:sz="0" w:space="0" w:color="auto"/>
        <w:bottom w:val="none" w:sz="0" w:space="0" w:color="auto"/>
        <w:right w:val="none" w:sz="0" w:space="0" w:color="auto"/>
      </w:divBdr>
    </w:div>
    <w:div w:id="886337827">
      <w:bodyDiv w:val="1"/>
      <w:marLeft w:val="0"/>
      <w:marRight w:val="0"/>
      <w:marTop w:val="0"/>
      <w:marBottom w:val="0"/>
      <w:divBdr>
        <w:top w:val="none" w:sz="0" w:space="0" w:color="auto"/>
        <w:left w:val="none" w:sz="0" w:space="0" w:color="auto"/>
        <w:bottom w:val="none" w:sz="0" w:space="0" w:color="auto"/>
        <w:right w:val="none" w:sz="0" w:space="0" w:color="auto"/>
      </w:divBdr>
      <w:divsChild>
        <w:div w:id="502358591">
          <w:marLeft w:val="0"/>
          <w:marRight w:val="0"/>
          <w:marTop w:val="0"/>
          <w:marBottom w:val="0"/>
          <w:divBdr>
            <w:top w:val="none" w:sz="0" w:space="0" w:color="auto"/>
            <w:left w:val="none" w:sz="0" w:space="0" w:color="auto"/>
            <w:bottom w:val="none" w:sz="0" w:space="0" w:color="auto"/>
            <w:right w:val="none" w:sz="0" w:space="0" w:color="auto"/>
          </w:divBdr>
          <w:divsChild>
            <w:div w:id="1830098469">
              <w:marLeft w:val="0"/>
              <w:marRight w:val="0"/>
              <w:marTop w:val="0"/>
              <w:marBottom w:val="0"/>
              <w:divBdr>
                <w:top w:val="none" w:sz="0" w:space="0" w:color="auto"/>
                <w:left w:val="none" w:sz="0" w:space="0" w:color="auto"/>
                <w:bottom w:val="none" w:sz="0" w:space="0" w:color="auto"/>
                <w:right w:val="none" w:sz="0" w:space="0" w:color="auto"/>
              </w:divBdr>
              <w:divsChild>
                <w:div w:id="272640002">
                  <w:marLeft w:val="0"/>
                  <w:marRight w:val="0"/>
                  <w:marTop w:val="0"/>
                  <w:marBottom w:val="0"/>
                  <w:divBdr>
                    <w:top w:val="none" w:sz="0" w:space="0" w:color="auto"/>
                    <w:left w:val="none" w:sz="0" w:space="0" w:color="auto"/>
                    <w:bottom w:val="none" w:sz="0" w:space="0" w:color="auto"/>
                    <w:right w:val="none" w:sz="0" w:space="0" w:color="auto"/>
                  </w:divBdr>
                  <w:divsChild>
                    <w:div w:id="11177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09046">
      <w:bodyDiv w:val="1"/>
      <w:marLeft w:val="0"/>
      <w:marRight w:val="0"/>
      <w:marTop w:val="0"/>
      <w:marBottom w:val="0"/>
      <w:divBdr>
        <w:top w:val="none" w:sz="0" w:space="0" w:color="auto"/>
        <w:left w:val="none" w:sz="0" w:space="0" w:color="auto"/>
        <w:bottom w:val="none" w:sz="0" w:space="0" w:color="auto"/>
        <w:right w:val="none" w:sz="0" w:space="0" w:color="auto"/>
      </w:divBdr>
      <w:divsChild>
        <w:div w:id="183053380">
          <w:marLeft w:val="0"/>
          <w:marRight w:val="0"/>
          <w:marTop w:val="0"/>
          <w:marBottom w:val="0"/>
          <w:divBdr>
            <w:top w:val="none" w:sz="0" w:space="0" w:color="auto"/>
            <w:left w:val="none" w:sz="0" w:space="0" w:color="auto"/>
            <w:bottom w:val="none" w:sz="0" w:space="0" w:color="auto"/>
            <w:right w:val="none" w:sz="0" w:space="0" w:color="auto"/>
          </w:divBdr>
          <w:divsChild>
            <w:div w:id="12668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9151">
      <w:bodyDiv w:val="1"/>
      <w:marLeft w:val="0"/>
      <w:marRight w:val="0"/>
      <w:marTop w:val="0"/>
      <w:marBottom w:val="0"/>
      <w:divBdr>
        <w:top w:val="none" w:sz="0" w:space="0" w:color="auto"/>
        <w:left w:val="none" w:sz="0" w:space="0" w:color="auto"/>
        <w:bottom w:val="none" w:sz="0" w:space="0" w:color="auto"/>
        <w:right w:val="none" w:sz="0" w:space="0" w:color="auto"/>
      </w:divBdr>
      <w:divsChild>
        <w:div w:id="1486165208">
          <w:marLeft w:val="0"/>
          <w:marRight w:val="0"/>
          <w:marTop w:val="0"/>
          <w:marBottom w:val="0"/>
          <w:divBdr>
            <w:top w:val="none" w:sz="0" w:space="0" w:color="auto"/>
            <w:left w:val="none" w:sz="0" w:space="0" w:color="auto"/>
            <w:bottom w:val="none" w:sz="0" w:space="0" w:color="auto"/>
            <w:right w:val="none" w:sz="0" w:space="0" w:color="auto"/>
          </w:divBdr>
          <w:divsChild>
            <w:div w:id="7196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3843">
      <w:bodyDiv w:val="1"/>
      <w:marLeft w:val="0"/>
      <w:marRight w:val="0"/>
      <w:marTop w:val="0"/>
      <w:marBottom w:val="0"/>
      <w:divBdr>
        <w:top w:val="none" w:sz="0" w:space="0" w:color="auto"/>
        <w:left w:val="none" w:sz="0" w:space="0" w:color="auto"/>
        <w:bottom w:val="none" w:sz="0" w:space="0" w:color="auto"/>
        <w:right w:val="none" w:sz="0" w:space="0" w:color="auto"/>
      </w:divBdr>
      <w:divsChild>
        <w:div w:id="153494408">
          <w:marLeft w:val="0"/>
          <w:marRight w:val="0"/>
          <w:marTop w:val="0"/>
          <w:marBottom w:val="0"/>
          <w:divBdr>
            <w:top w:val="none" w:sz="0" w:space="0" w:color="auto"/>
            <w:left w:val="none" w:sz="0" w:space="0" w:color="auto"/>
            <w:bottom w:val="none" w:sz="0" w:space="0" w:color="auto"/>
            <w:right w:val="none" w:sz="0" w:space="0" w:color="auto"/>
          </w:divBdr>
          <w:divsChild>
            <w:div w:id="853687320">
              <w:marLeft w:val="0"/>
              <w:marRight w:val="0"/>
              <w:marTop w:val="0"/>
              <w:marBottom w:val="0"/>
              <w:divBdr>
                <w:top w:val="none" w:sz="0" w:space="0" w:color="auto"/>
                <w:left w:val="none" w:sz="0" w:space="0" w:color="auto"/>
                <w:bottom w:val="none" w:sz="0" w:space="0" w:color="auto"/>
                <w:right w:val="none" w:sz="0" w:space="0" w:color="auto"/>
              </w:divBdr>
              <w:divsChild>
                <w:div w:id="223832136">
                  <w:marLeft w:val="0"/>
                  <w:marRight w:val="0"/>
                  <w:marTop w:val="0"/>
                  <w:marBottom w:val="0"/>
                  <w:divBdr>
                    <w:top w:val="none" w:sz="0" w:space="0" w:color="auto"/>
                    <w:left w:val="none" w:sz="0" w:space="0" w:color="auto"/>
                    <w:bottom w:val="none" w:sz="0" w:space="0" w:color="auto"/>
                    <w:right w:val="none" w:sz="0" w:space="0" w:color="auto"/>
                  </w:divBdr>
                  <w:divsChild>
                    <w:div w:id="17304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82157">
      <w:bodyDiv w:val="1"/>
      <w:marLeft w:val="0"/>
      <w:marRight w:val="0"/>
      <w:marTop w:val="0"/>
      <w:marBottom w:val="0"/>
      <w:divBdr>
        <w:top w:val="none" w:sz="0" w:space="0" w:color="auto"/>
        <w:left w:val="none" w:sz="0" w:space="0" w:color="auto"/>
        <w:bottom w:val="none" w:sz="0" w:space="0" w:color="auto"/>
        <w:right w:val="none" w:sz="0" w:space="0" w:color="auto"/>
      </w:divBdr>
      <w:divsChild>
        <w:div w:id="290550747">
          <w:marLeft w:val="0"/>
          <w:marRight w:val="0"/>
          <w:marTop w:val="0"/>
          <w:marBottom w:val="0"/>
          <w:divBdr>
            <w:top w:val="none" w:sz="0" w:space="0" w:color="auto"/>
            <w:left w:val="none" w:sz="0" w:space="0" w:color="auto"/>
            <w:bottom w:val="none" w:sz="0" w:space="0" w:color="auto"/>
            <w:right w:val="none" w:sz="0" w:space="0" w:color="auto"/>
          </w:divBdr>
          <w:divsChild>
            <w:div w:id="2042047481">
              <w:marLeft w:val="0"/>
              <w:marRight w:val="0"/>
              <w:marTop w:val="0"/>
              <w:marBottom w:val="0"/>
              <w:divBdr>
                <w:top w:val="none" w:sz="0" w:space="0" w:color="auto"/>
                <w:left w:val="none" w:sz="0" w:space="0" w:color="auto"/>
                <w:bottom w:val="none" w:sz="0" w:space="0" w:color="auto"/>
                <w:right w:val="none" w:sz="0" w:space="0" w:color="auto"/>
              </w:divBdr>
              <w:divsChild>
                <w:div w:id="5269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7768">
      <w:bodyDiv w:val="1"/>
      <w:marLeft w:val="0"/>
      <w:marRight w:val="0"/>
      <w:marTop w:val="0"/>
      <w:marBottom w:val="0"/>
      <w:divBdr>
        <w:top w:val="none" w:sz="0" w:space="0" w:color="auto"/>
        <w:left w:val="none" w:sz="0" w:space="0" w:color="auto"/>
        <w:bottom w:val="none" w:sz="0" w:space="0" w:color="auto"/>
        <w:right w:val="none" w:sz="0" w:space="0" w:color="auto"/>
      </w:divBdr>
      <w:divsChild>
        <w:div w:id="481125067">
          <w:marLeft w:val="0"/>
          <w:marRight w:val="0"/>
          <w:marTop w:val="0"/>
          <w:marBottom w:val="0"/>
          <w:divBdr>
            <w:top w:val="none" w:sz="0" w:space="0" w:color="auto"/>
            <w:left w:val="none" w:sz="0" w:space="0" w:color="auto"/>
            <w:bottom w:val="none" w:sz="0" w:space="0" w:color="auto"/>
            <w:right w:val="none" w:sz="0" w:space="0" w:color="auto"/>
          </w:divBdr>
          <w:divsChild>
            <w:div w:id="2031833211">
              <w:marLeft w:val="0"/>
              <w:marRight w:val="0"/>
              <w:marTop w:val="0"/>
              <w:marBottom w:val="0"/>
              <w:divBdr>
                <w:top w:val="none" w:sz="0" w:space="0" w:color="auto"/>
                <w:left w:val="none" w:sz="0" w:space="0" w:color="auto"/>
                <w:bottom w:val="none" w:sz="0" w:space="0" w:color="auto"/>
                <w:right w:val="none" w:sz="0" w:space="0" w:color="auto"/>
              </w:divBdr>
              <w:divsChild>
                <w:div w:id="1045911413">
                  <w:marLeft w:val="0"/>
                  <w:marRight w:val="0"/>
                  <w:marTop w:val="0"/>
                  <w:marBottom w:val="0"/>
                  <w:divBdr>
                    <w:top w:val="none" w:sz="0" w:space="0" w:color="auto"/>
                    <w:left w:val="none" w:sz="0" w:space="0" w:color="auto"/>
                    <w:bottom w:val="none" w:sz="0" w:space="0" w:color="auto"/>
                    <w:right w:val="none" w:sz="0" w:space="0" w:color="auto"/>
                  </w:divBdr>
                </w:div>
                <w:div w:id="13124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3186">
      <w:bodyDiv w:val="1"/>
      <w:marLeft w:val="0"/>
      <w:marRight w:val="0"/>
      <w:marTop w:val="0"/>
      <w:marBottom w:val="0"/>
      <w:divBdr>
        <w:top w:val="none" w:sz="0" w:space="0" w:color="auto"/>
        <w:left w:val="none" w:sz="0" w:space="0" w:color="auto"/>
        <w:bottom w:val="none" w:sz="0" w:space="0" w:color="auto"/>
        <w:right w:val="none" w:sz="0" w:space="0" w:color="auto"/>
      </w:divBdr>
      <w:divsChild>
        <w:div w:id="528104470">
          <w:marLeft w:val="0"/>
          <w:marRight w:val="0"/>
          <w:marTop w:val="0"/>
          <w:marBottom w:val="0"/>
          <w:divBdr>
            <w:top w:val="none" w:sz="0" w:space="0" w:color="auto"/>
            <w:left w:val="none" w:sz="0" w:space="0" w:color="auto"/>
            <w:bottom w:val="none" w:sz="0" w:space="0" w:color="auto"/>
            <w:right w:val="none" w:sz="0" w:space="0" w:color="auto"/>
          </w:divBdr>
          <w:divsChild>
            <w:div w:id="1771585571">
              <w:marLeft w:val="0"/>
              <w:marRight w:val="0"/>
              <w:marTop w:val="0"/>
              <w:marBottom w:val="0"/>
              <w:divBdr>
                <w:top w:val="none" w:sz="0" w:space="0" w:color="auto"/>
                <w:left w:val="none" w:sz="0" w:space="0" w:color="auto"/>
                <w:bottom w:val="none" w:sz="0" w:space="0" w:color="auto"/>
                <w:right w:val="none" w:sz="0" w:space="0" w:color="auto"/>
              </w:divBdr>
              <w:divsChild>
                <w:div w:id="5862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2899">
      <w:bodyDiv w:val="1"/>
      <w:marLeft w:val="0"/>
      <w:marRight w:val="0"/>
      <w:marTop w:val="0"/>
      <w:marBottom w:val="0"/>
      <w:divBdr>
        <w:top w:val="none" w:sz="0" w:space="0" w:color="auto"/>
        <w:left w:val="none" w:sz="0" w:space="0" w:color="auto"/>
        <w:bottom w:val="none" w:sz="0" w:space="0" w:color="auto"/>
        <w:right w:val="none" w:sz="0" w:space="0" w:color="auto"/>
      </w:divBdr>
      <w:divsChild>
        <w:div w:id="2060207334">
          <w:marLeft w:val="0"/>
          <w:marRight w:val="0"/>
          <w:marTop w:val="0"/>
          <w:marBottom w:val="0"/>
          <w:divBdr>
            <w:top w:val="none" w:sz="0" w:space="0" w:color="auto"/>
            <w:left w:val="none" w:sz="0" w:space="0" w:color="auto"/>
            <w:bottom w:val="none" w:sz="0" w:space="0" w:color="auto"/>
            <w:right w:val="none" w:sz="0" w:space="0" w:color="auto"/>
          </w:divBdr>
          <w:divsChild>
            <w:div w:id="1451895027">
              <w:marLeft w:val="0"/>
              <w:marRight w:val="0"/>
              <w:marTop w:val="0"/>
              <w:marBottom w:val="0"/>
              <w:divBdr>
                <w:top w:val="none" w:sz="0" w:space="0" w:color="auto"/>
                <w:left w:val="none" w:sz="0" w:space="0" w:color="auto"/>
                <w:bottom w:val="none" w:sz="0" w:space="0" w:color="auto"/>
                <w:right w:val="none" w:sz="0" w:space="0" w:color="auto"/>
              </w:divBdr>
              <w:divsChild>
                <w:div w:id="20133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33091">
      <w:bodyDiv w:val="1"/>
      <w:marLeft w:val="0"/>
      <w:marRight w:val="0"/>
      <w:marTop w:val="0"/>
      <w:marBottom w:val="0"/>
      <w:divBdr>
        <w:top w:val="none" w:sz="0" w:space="0" w:color="auto"/>
        <w:left w:val="none" w:sz="0" w:space="0" w:color="auto"/>
        <w:bottom w:val="none" w:sz="0" w:space="0" w:color="auto"/>
        <w:right w:val="none" w:sz="0" w:space="0" w:color="auto"/>
      </w:divBdr>
      <w:divsChild>
        <w:div w:id="1567062573">
          <w:marLeft w:val="0"/>
          <w:marRight w:val="0"/>
          <w:marTop w:val="0"/>
          <w:marBottom w:val="0"/>
          <w:divBdr>
            <w:top w:val="none" w:sz="0" w:space="0" w:color="auto"/>
            <w:left w:val="none" w:sz="0" w:space="0" w:color="auto"/>
            <w:bottom w:val="none" w:sz="0" w:space="0" w:color="auto"/>
            <w:right w:val="none" w:sz="0" w:space="0" w:color="auto"/>
          </w:divBdr>
          <w:divsChild>
            <w:div w:id="2122450653">
              <w:marLeft w:val="0"/>
              <w:marRight w:val="0"/>
              <w:marTop w:val="0"/>
              <w:marBottom w:val="0"/>
              <w:divBdr>
                <w:top w:val="none" w:sz="0" w:space="0" w:color="auto"/>
                <w:left w:val="none" w:sz="0" w:space="0" w:color="auto"/>
                <w:bottom w:val="none" w:sz="0" w:space="0" w:color="auto"/>
                <w:right w:val="none" w:sz="0" w:space="0" w:color="auto"/>
              </w:divBdr>
              <w:divsChild>
                <w:div w:id="5748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12619">
      <w:bodyDiv w:val="1"/>
      <w:marLeft w:val="0"/>
      <w:marRight w:val="0"/>
      <w:marTop w:val="0"/>
      <w:marBottom w:val="0"/>
      <w:divBdr>
        <w:top w:val="none" w:sz="0" w:space="0" w:color="auto"/>
        <w:left w:val="none" w:sz="0" w:space="0" w:color="auto"/>
        <w:bottom w:val="none" w:sz="0" w:space="0" w:color="auto"/>
        <w:right w:val="none" w:sz="0" w:space="0" w:color="auto"/>
      </w:divBdr>
      <w:divsChild>
        <w:div w:id="117720961">
          <w:marLeft w:val="0"/>
          <w:marRight w:val="0"/>
          <w:marTop w:val="0"/>
          <w:marBottom w:val="0"/>
          <w:divBdr>
            <w:top w:val="none" w:sz="0" w:space="0" w:color="auto"/>
            <w:left w:val="none" w:sz="0" w:space="0" w:color="auto"/>
            <w:bottom w:val="none" w:sz="0" w:space="0" w:color="auto"/>
            <w:right w:val="none" w:sz="0" w:space="0" w:color="auto"/>
          </w:divBdr>
          <w:divsChild>
            <w:div w:id="3673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4774">
      <w:bodyDiv w:val="1"/>
      <w:marLeft w:val="0"/>
      <w:marRight w:val="0"/>
      <w:marTop w:val="0"/>
      <w:marBottom w:val="0"/>
      <w:divBdr>
        <w:top w:val="none" w:sz="0" w:space="0" w:color="auto"/>
        <w:left w:val="none" w:sz="0" w:space="0" w:color="auto"/>
        <w:bottom w:val="none" w:sz="0" w:space="0" w:color="auto"/>
        <w:right w:val="none" w:sz="0" w:space="0" w:color="auto"/>
      </w:divBdr>
      <w:divsChild>
        <w:div w:id="1769616626">
          <w:marLeft w:val="0"/>
          <w:marRight w:val="0"/>
          <w:marTop w:val="0"/>
          <w:marBottom w:val="0"/>
          <w:divBdr>
            <w:top w:val="none" w:sz="0" w:space="0" w:color="auto"/>
            <w:left w:val="none" w:sz="0" w:space="0" w:color="auto"/>
            <w:bottom w:val="none" w:sz="0" w:space="0" w:color="auto"/>
            <w:right w:val="none" w:sz="0" w:space="0" w:color="auto"/>
          </w:divBdr>
          <w:divsChild>
            <w:div w:id="241910291">
              <w:marLeft w:val="0"/>
              <w:marRight w:val="0"/>
              <w:marTop w:val="0"/>
              <w:marBottom w:val="0"/>
              <w:divBdr>
                <w:top w:val="none" w:sz="0" w:space="0" w:color="auto"/>
                <w:left w:val="none" w:sz="0" w:space="0" w:color="auto"/>
                <w:bottom w:val="none" w:sz="0" w:space="0" w:color="auto"/>
                <w:right w:val="none" w:sz="0" w:space="0" w:color="auto"/>
              </w:divBdr>
              <w:divsChild>
                <w:div w:id="3696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1489">
      <w:bodyDiv w:val="1"/>
      <w:marLeft w:val="0"/>
      <w:marRight w:val="0"/>
      <w:marTop w:val="0"/>
      <w:marBottom w:val="0"/>
      <w:divBdr>
        <w:top w:val="none" w:sz="0" w:space="0" w:color="auto"/>
        <w:left w:val="none" w:sz="0" w:space="0" w:color="auto"/>
        <w:bottom w:val="none" w:sz="0" w:space="0" w:color="auto"/>
        <w:right w:val="none" w:sz="0" w:space="0" w:color="auto"/>
      </w:divBdr>
      <w:divsChild>
        <w:div w:id="121045734">
          <w:marLeft w:val="0"/>
          <w:marRight w:val="0"/>
          <w:marTop w:val="0"/>
          <w:marBottom w:val="0"/>
          <w:divBdr>
            <w:top w:val="none" w:sz="0" w:space="0" w:color="auto"/>
            <w:left w:val="none" w:sz="0" w:space="0" w:color="auto"/>
            <w:bottom w:val="none" w:sz="0" w:space="0" w:color="auto"/>
            <w:right w:val="none" w:sz="0" w:space="0" w:color="auto"/>
          </w:divBdr>
          <w:divsChild>
            <w:div w:id="286545963">
              <w:marLeft w:val="0"/>
              <w:marRight w:val="0"/>
              <w:marTop w:val="0"/>
              <w:marBottom w:val="0"/>
              <w:divBdr>
                <w:top w:val="none" w:sz="0" w:space="0" w:color="auto"/>
                <w:left w:val="none" w:sz="0" w:space="0" w:color="auto"/>
                <w:bottom w:val="none" w:sz="0" w:space="0" w:color="auto"/>
                <w:right w:val="none" w:sz="0" w:space="0" w:color="auto"/>
              </w:divBdr>
              <w:divsChild>
                <w:div w:id="16844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5318">
      <w:bodyDiv w:val="1"/>
      <w:marLeft w:val="0"/>
      <w:marRight w:val="0"/>
      <w:marTop w:val="0"/>
      <w:marBottom w:val="0"/>
      <w:divBdr>
        <w:top w:val="none" w:sz="0" w:space="0" w:color="auto"/>
        <w:left w:val="none" w:sz="0" w:space="0" w:color="auto"/>
        <w:bottom w:val="none" w:sz="0" w:space="0" w:color="auto"/>
        <w:right w:val="none" w:sz="0" w:space="0" w:color="auto"/>
      </w:divBdr>
      <w:divsChild>
        <w:div w:id="875895668">
          <w:marLeft w:val="0"/>
          <w:marRight w:val="0"/>
          <w:marTop w:val="0"/>
          <w:marBottom w:val="0"/>
          <w:divBdr>
            <w:top w:val="none" w:sz="0" w:space="0" w:color="auto"/>
            <w:left w:val="none" w:sz="0" w:space="0" w:color="auto"/>
            <w:bottom w:val="none" w:sz="0" w:space="0" w:color="auto"/>
            <w:right w:val="none" w:sz="0" w:space="0" w:color="auto"/>
          </w:divBdr>
          <w:divsChild>
            <w:div w:id="1415856611">
              <w:marLeft w:val="0"/>
              <w:marRight w:val="0"/>
              <w:marTop w:val="0"/>
              <w:marBottom w:val="0"/>
              <w:divBdr>
                <w:top w:val="none" w:sz="0" w:space="0" w:color="auto"/>
                <w:left w:val="none" w:sz="0" w:space="0" w:color="auto"/>
                <w:bottom w:val="none" w:sz="0" w:space="0" w:color="auto"/>
                <w:right w:val="none" w:sz="0" w:space="0" w:color="auto"/>
              </w:divBdr>
              <w:divsChild>
                <w:div w:id="10740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1601">
      <w:bodyDiv w:val="1"/>
      <w:marLeft w:val="0"/>
      <w:marRight w:val="0"/>
      <w:marTop w:val="0"/>
      <w:marBottom w:val="0"/>
      <w:divBdr>
        <w:top w:val="none" w:sz="0" w:space="0" w:color="auto"/>
        <w:left w:val="none" w:sz="0" w:space="0" w:color="auto"/>
        <w:bottom w:val="none" w:sz="0" w:space="0" w:color="auto"/>
        <w:right w:val="none" w:sz="0" w:space="0" w:color="auto"/>
      </w:divBdr>
      <w:divsChild>
        <w:div w:id="1106384675">
          <w:marLeft w:val="0"/>
          <w:marRight w:val="0"/>
          <w:marTop w:val="0"/>
          <w:marBottom w:val="0"/>
          <w:divBdr>
            <w:top w:val="none" w:sz="0" w:space="0" w:color="auto"/>
            <w:left w:val="none" w:sz="0" w:space="0" w:color="auto"/>
            <w:bottom w:val="none" w:sz="0" w:space="0" w:color="auto"/>
            <w:right w:val="none" w:sz="0" w:space="0" w:color="auto"/>
          </w:divBdr>
          <w:divsChild>
            <w:div w:id="980424834">
              <w:marLeft w:val="0"/>
              <w:marRight w:val="0"/>
              <w:marTop w:val="0"/>
              <w:marBottom w:val="0"/>
              <w:divBdr>
                <w:top w:val="none" w:sz="0" w:space="0" w:color="auto"/>
                <w:left w:val="none" w:sz="0" w:space="0" w:color="auto"/>
                <w:bottom w:val="none" w:sz="0" w:space="0" w:color="auto"/>
                <w:right w:val="none" w:sz="0" w:space="0" w:color="auto"/>
              </w:divBdr>
              <w:divsChild>
                <w:div w:id="1970672576">
                  <w:marLeft w:val="0"/>
                  <w:marRight w:val="0"/>
                  <w:marTop w:val="0"/>
                  <w:marBottom w:val="0"/>
                  <w:divBdr>
                    <w:top w:val="none" w:sz="0" w:space="0" w:color="auto"/>
                    <w:left w:val="none" w:sz="0" w:space="0" w:color="auto"/>
                    <w:bottom w:val="none" w:sz="0" w:space="0" w:color="auto"/>
                    <w:right w:val="none" w:sz="0" w:space="0" w:color="auto"/>
                  </w:divBdr>
                  <w:divsChild>
                    <w:div w:id="15257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6323">
      <w:bodyDiv w:val="1"/>
      <w:marLeft w:val="0"/>
      <w:marRight w:val="0"/>
      <w:marTop w:val="0"/>
      <w:marBottom w:val="0"/>
      <w:divBdr>
        <w:top w:val="none" w:sz="0" w:space="0" w:color="auto"/>
        <w:left w:val="none" w:sz="0" w:space="0" w:color="auto"/>
        <w:bottom w:val="none" w:sz="0" w:space="0" w:color="auto"/>
        <w:right w:val="none" w:sz="0" w:space="0" w:color="auto"/>
      </w:divBdr>
      <w:divsChild>
        <w:div w:id="158415">
          <w:marLeft w:val="0"/>
          <w:marRight w:val="0"/>
          <w:marTop w:val="0"/>
          <w:marBottom w:val="0"/>
          <w:divBdr>
            <w:top w:val="none" w:sz="0" w:space="0" w:color="auto"/>
            <w:left w:val="none" w:sz="0" w:space="0" w:color="auto"/>
            <w:bottom w:val="none" w:sz="0" w:space="0" w:color="auto"/>
            <w:right w:val="none" w:sz="0" w:space="0" w:color="auto"/>
          </w:divBdr>
          <w:divsChild>
            <w:div w:id="261190387">
              <w:marLeft w:val="0"/>
              <w:marRight w:val="0"/>
              <w:marTop w:val="0"/>
              <w:marBottom w:val="0"/>
              <w:divBdr>
                <w:top w:val="none" w:sz="0" w:space="0" w:color="auto"/>
                <w:left w:val="none" w:sz="0" w:space="0" w:color="auto"/>
                <w:bottom w:val="none" w:sz="0" w:space="0" w:color="auto"/>
                <w:right w:val="none" w:sz="0" w:space="0" w:color="auto"/>
              </w:divBdr>
              <w:divsChild>
                <w:div w:id="613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35657">
      <w:bodyDiv w:val="1"/>
      <w:marLeft w:val="0"/>
      <w:marRight w:val="0"/>
      <w:marTop w:val="0"/>
      <w:marBottom w:val="0"/>
      <w:divBdr>
        <w:top w:val="none" w:sz="0" w:space="0" w:color="auto"/>
        <w:left w:val="none" w:sz="0" w:space="0" w:color="auto"/>
        <w:bottom w:val="none" w:sz="0" w:space="0" w:color="auto"/>
        <w:right w:val="none" w:sz="0" w:space="0" w:color="auto"/>
      </w:divBdr>
      <w:divsChild>
        <w:div w:id="2042508066">
          <w:marLeft w:val="0"/>
          <w:marRight w:val="0"/>
          <w:marTop w:val="0"/>
          <w:marBottom w:val="0"/>
          <w:divBdr>
            <w:top w:val="none" w:sz="0" w:space="0" w:color="auto"/>
            <w:left w:val="none" w:sz="0" w:space="0" w:color="auto"/>
            <w:bottom w:val="none" w:sz="0" w:space="0" w:color="auto"/>
            <w:right w:val="none" w:sz="0" w:space="0" w:color="auto"/>
          </w:divBdr>
          <w:divsChild>
            <w:div w:id="1991206485">
              <w:marLeft w:val="0"/>
              <w:marRight w:val="0"/>
              <w:marTop w:val="0"/>
              <w:marBottom w:val="0"/>
              <w:divBdr>
                <w:top w:val="none" w:sz="0" w:space="0" w:color="auto"/>
                <w:left w:val="none" w:sz="0" w:space="0" w:color="auto"/>
                <w:bottom w:val="none" w:sz="0" w:space="0" w:color="auto"/>
                <w:right w:val="none" w:sz="0" w:space="0" w:color="auto"/>
              </w:divBdr>
              <w:divsChild>
                <w:div w:id="20290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5305">
      <w:bodyDiv w:val="1"/>
      <w:marLeft w:val="0"/>
      <w:marRight w:val="0"/>
      <w:marTop w:val="0"/>
      <w:marBottom w:val="0"/>
      <w:divBdr>
        <w:top w:val="none" w:sz="0" w:space="0" w:color="auto"/>
        <w:left w:val="none" w:sz="0" w:space="0" w:color="auto"/>
        <w:bottom w:val="none" w:sz="0" w:space="0" w:color="auto"/>
        <w:right w:val="none" w:sz="0" w:space="0" w:color="auto"/>
      </w:divBdr>
      <w:divsChild>
        <w:div w:id="531653620">
          <w:marLeft w:val="0"/>
          <w:marRight w:val="0"/>
          <w:marTop w:val="0"/>
          <w:marBottom w:val="0"/>
          <w:divBdr>
            <w:top w:val="none" w:sz="0" w:space="0" w:color="auto"/>
            <w:left w:val="none" w:sz="0" w:space="0" w:color="auto"/>
            <w:bottom w:val="none" w:sz="0" w:space="0" w:color="auto"/>
            <w:right w:val="none" w:sz="0" w:space="0" w:color="auto"/>
          </w:divBdr>
          <w:divsChild>
            <w:div w:id="1968124222">
              <w:marLeft w:val="0"/>
              <w:marRight w:val="0"/>
              <w:marTop w:val="0"/>
              <w:marBottom w:val="0"/>
              <w:divBdr>
                <w:top w:val="none" w:sz="0" w:space="0" w:color="auto"/>
                <w:left w:val="none" w:sz="0" w:space="0" w:color="auto"/>
                <w:bottom w:val="none" w:sz="0" w:space="0" w:color="auto"/>
                <w:right w:val="none" w:sz="0" w:space="0" w:color="auto"/>
              </w:divBdr>
              <w:divsChild>
                <w:div w:id="6781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89406">
      <w:bodyDiv w:val="1"/>
      <w:marLeft w:val="0"/>
      <w:marRight w:val="0"/>
      <w:marTop w:val="0"/>
      <w:marBottom w:val="0"/>
      <w:divBdr>
        <w:top w:val="none" w:sz="0" w:space="0" w:color="auto"/>
        <w:left w:val="none" w:sz="0" w:space="0" w:color="auto"/>
        <w:bottom w:val="none" w:sz="0" w:space="0" w:color="auto"/>
        <w:right w:val="none" w:sz="0" w:space="0" w:color="auto"/>
      </w:divBdr>
      <w:divsChild>
        <w:div w:id="2041665217">
          <w:marLeft w:val="0"/>
          <w:marRight w:val="0"/>
          <w:marTop w:val="0"/>
          <w:marBottom w:val="0"/>
          <w:divBdr>
            <w:top w:val="none" w:sz="0" w:space="0" w:color="auto"/>
            <w:left w:val="none" w:sz="0" w:space="0" w:color="auto"/>
            <w:bottom w:val="none" w:sz="0" w:space="0" w:color="auto"/>
            <w:right w:val="none" w:sz="0" w:space="0" w:color="auto"/>
          </w:divBdr>
          <w:divsChild>
            <w:div w:id="1766803978">
              <w:marLeft w:val="0"/>
              <w:marRight w:val="0"/>
              <w:marTop w:val="0"/>
              <w:marBottom w:val="0"/>
              <w:divBdr>
                <w:top w:val="none" w:sz="0" w:space="0" w:color="auto"/>
                <w:left w:val="none" w:sz="0" w:space="0" w:color="auto"/>
                <w:bottom w:val="none" w:sz="0" w:space="0" w:color="auto"/>
                <w:right w:val="none" w:sz="0" w:space="0" w:color="auto"/>
              </w:divBdr>
              <w:divsChild>
                <w:div w:id="9348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55676">
      <w:bodyDiv w:val="1"/>
      <w:marLeft w:val="0"/>
      <w:marRight w:val="0"/>
      <w:marTop w:val="0"/>
      <w:marBottom w:val="0"/>
      <w:divBdr>
        <w:top w:val="none" w:sz="0" w:space="0" w:color="auto"/>
        <w:left w:val="none" w:sz="0" w:space="0" w:color="auto"/>
        <w:bottom w:val="none" w:sz="0" w:space="0" w:color="auto"/>
        <w:right w:val="none" w:sz="0" w:space="0" w:color="auto"/>
      </w:divBdr>
      <w:divsChild>
        <w:div w:id="1583568013">
          <w:marLeft w:val="0"/>
          <w:marRight w:val="0"/>
          <w:marTop w:val="0"/>
          <w:marBottom w:val="0"/>
          <w:divBdr>
            <w:top w:val="none" w:sz="0" w:space="0" w:color="auto"/>
            <w:left w:val="none" w:sz="0" w:space="0" w:color="auto"/>
            <w:bottom w:val="none" w:sz="0" w:space="0" w:color="auto"/>
            <w:right w:val="none" w:sz="0" w:space="0" w:color="auto"/>
          </w:divBdr>
          <w:divsChild>
            <w:div w:id="1352992404">
              <w:marLeft w:val="0"/>
              <w:marRight w:val="0"/>
              <w:marTop w:val="0"/>
              <w:marBottom w:val="0"/>
              <w:divBdr>
                <w:top w:val="none" w:sz="0" w:space="0" w:color="auto"/>
                <w:left w:val="none" w:sz="0" w:space="0" w:color="auto"/>
                <w:bottom w:val="none" w:sz="0" w:space="0" w:color="auto"/>
                <w:right w:val="none" w:sz="0" w:space="0" w:color="auto"/>
              </w:divBdr>
              <w:divsChild>
                <w:div w:id="14136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3901">
      <w:bodyDiv w:val="1"/>
      <w:marLeft w:val="0"/>
      <w:marRight w:val="0"/>
      <w:marTop w:val="0"/>
      <w:marBottom w:val="0"/>
      <w:divBdr>
        <w:top w:val="none" w:sz="0" w:space="0" w:color="auto"/>
        <w:left w:val="none" w:sz="0" w:space="0" w:color="auto"/>
        <w:bottom w:val="none" w:sz="0" w:space="0" w:color="auto"/>
        <w:right w:val="none" w:sz="0" w:space="0" w:color="auto"/>
      </w:divBdr>
      <w:divsChild>
        <w:div w:id="2093816799">
          <w:marLeft w:val="0"/>
          <w:marRight w:val="0"/>
          <w:marTop w:val="0"/>
          <w:marBottom w:val="0"/>
          <w:divBdr>
            <w:top w:val="none" w:sz="0" w:space="0" w:color="auto"/>
            <w:left w:val="none" w:sz="0" w:space="0" w:color="auto"/>
            <w:bottom w:val="none" w:sz="0" w:space="0" w:color="auto"/>
            <w:right w:val="none" w:sz="0" w:space="0" w:color="auto"/>
          </w:divBdr>
          <w:divsChild>
            <w:div w:id="16764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7743">
      <w:bodyDiv w:val="1"/>
      <w:marLeft w:val="0"/>
      <w:marRight w:val="0"/>
      <w:marTop w:val="0"/>
      <w:marBottom w:val="0"/>
      <w:divBdr>
        <w:top w:val="none" w:sz="0" w:space="0" w:color="auto"/>
        <w:left w:val="none" w:sz="0" w:space="0" w:color="auto"/>
        <w:bottom w:val="none" w:sz="0" w:space="0" w:color="auto"/>
        <w:right w:val="none" w:sz="0" w:space="0" w:color="auto"/>
      </w:divBdr>
      <w:divsChild>
        <w:div w:id="785153571">
          <w:marLeft w:val="0"/>
          <w:marRight w:val="0"/>
          <w:marTop w:val="0"/>
          <w:marBottom w:val="0"/>
          <w:divBdr>
            <w:top w:val="none" w:sz="0" w:space="0" w:color="auto"/>
            <w:left w:val="none" w:sz="0" w:space="0" w:color="auto"/>
            <w:bottom w:val="none" w:sz="0" w:space="0" w:color="auto"/>
            <w:right w:val="none" w:sz="0" w:space="0" w:color="auto"/>
          </w:divBdr>
          <w:divsChild>
            <w:div w:id="174156879">
              <w:marLeft w:val="0"/>
              <w:marRight w:val="0"/>
              <w:marTop w:val="0"/>
              <w:marBottom w:val="0"/>
              <w:divBdr>
                <w:top w:val="none" w:sz="0" w:space="0" w:color="auto"/>
                <w:left w:val="none" w:sz="0" w:space="0" w:color="auto"/>
                <w:bottom w:val="none" w:sz="0" w:space="0" w:color="auto"/>
                <w:right w:val="none" w:sz="0" w:space="0" w:color="auto"/>
              </w:divBdr>
              <w:divsChild>
                <w:div w:id="1422214923">
                  <w:marLeft w:val="0"/>
                  <w:marRight w:val="0"/>
                  <w:marTop w:val="0"/>
                  <w:marBottom w:val="0"/>
                  <w:divBdr>
                    <w:top w:val="none" w:sz="0" w:space="0" w:color="auto"/>
                    <w:left w:val="none" w:sz="0" w:space="0" w:color="auto"/>
                    <w:bottom w:val="none" w:sz="0" w:space="0" w:color="auto"/>
                    <w:right w:val="none" w:sz="0" w:space="0" w:color="auto"/>
                  </w:divBdr>
                  <w:divsChild>
                    <w:div w:id="3496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4185">
      <w:bodyDiv w:val="1"/>
      <w:marLeft w:val="0"/>
      <w:marRight w:val="0"/>
      <w:marTop w:val="0"/>
      <w:marBottom w:val="0"/>
      <w:divBdr>
        <w:top w:val="none" w:sz="0" w:space="0" w:color="auto"/>
        <w:left w:val="none" w:sz="0" w:space="0" w:color="auto"/>
        <w:bottom w:val="none" w:sz="0" w:space="0" w:color="auto"/>
        <w:right w:val="none" w:sz="0" w:space="0" w:color="auto"/>
      </w:divBdr>
      <w:divsChild>
        <w:div w:id="1019310349">
          <w:marLeft w:val="0"/>
          <w:marRight w:val="0"/>
          <w:marTop w:val="0"/>
          <w:marBottom w:val="0"/>
          <w:divBdr>
            <w:top w:val="none" w:sz="0" w:space="0" w:color="auto"/>
            <w:left w:val="none" w:sz="0" w:space="0" w:color="auto"/>
            <w:bottom w:val="none" w:sz="0" w:space="0" w:color="auto"/>
            <w:right w:val="none" w:sz="0" w:space="0" w:color="auto"/>
          </w:divBdr>
          <w:divsChild>
            <w:div w:id="1017392803">
              <w:marLeft w:val="0"/>
              <w:marRight w:val="0"/>
              <w:marTop w:val="0"/>
              <w:marBottom w:val="0"/>
              <w:divBdr>
                <w:top w:val="none" w:sz="0" w:space="0" w:color="auto"/>
                <w:left w:val="none" w:sz="0" w:space="0" w:color="auto"/>
                <w:bottom w:val="none" w:sz="0" w:space="0" w:color="auto"/>
                <w:right w:val="none" w:sz="0" w:space="0" w:color="auto"/>
              </w:divBdr>
              <w:divsChild>
                <w:div w:id="13336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88929">
      <w:bodyDiv w:val="1"/>
      <w:marLeft w:val="0"/>
      <w:marRight w:val="0"/>
      <w:marTop w:val="0"/>
      <w:marBottom w:val="0"/>
      <w:divBdr>
        <w:top w:val="none" w:sz="0" w:space="0" w:color="auto"/>
        <w:left w:val="none" w:sz="0" w:space="0" w:color="auto"/>
        <w:bottom w:val="none" w:sz="0" w:space="0" w:color="auto"/>
        <w:right w:val="none" w:sz="0" w:space="0" w:color="auto"/>
      </w:divBdr>
      <w:divsChild>
        <w:div w:id="296374756">
          <w:marLeft w:val="0"/>
          <w:marRight w:val="0"/>
          <w:marTop w:val="0"/>
          <w:marBottom w:val="0"/>
          <w:divBdr>
            <w:top w:val="none" w:sz="0" w:space="0" w:color="auto"/>
            <w:left w:val="none" w:sz="0" w:space="0" w:color="auto"/>
            <w:bottom w:val="none" w:sz="0" w:space="0" w:color="auto"/>
            <w:right w:val="none" w:sz="0" w:space="0" w:color="auto"/>
          </w:divBdr>
          <w:divsChild>
            <w:div w:id="1918131644">
              <w:marLeft w:val="0"/>
              <w:marRight w:val="0"/>
              <w:marTop w:val="0"/>
              <w:marBottom w:val="0"/>
              <w:divBdr>
                <w:top w:val="none" w:sz="0" w:space="0" w:color="auto"/>
                <w:left w:val="none" w:sz="0" w:space="0" w:color="auto"/>
                <w:bottom w:val="none" w:sz="0" w:space="0" w:color="auto"/>
                <w:right w:val="none" w:sz="0" w:space="0" w:color="auto"/>
              </w:divBdr>
              <w:divsChild>
                <w:div w:id="13912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4280">
      <w:bodyDiv w:val="1"/>
      <w:marLeft w:val="0"/>
      <w:marRight w:val="0"/>
      <w:marTop w:val="0"/>
      <w:marBottom w:val="0"/>
      <w:divBdr>
        <w:top w:val="none" w:sz="0" w:space="0" w:color="auto"/>
        <w:left w:val="none" w:sz="0" w:space="0" w:color="auto"/>
        <w:bottom w:val="none" w:sz="0" w:space="0" w:color="auto"/>
        <w:right w:val="none" w:sz="0" w:space="0" w:color="auto"/>
      </w:divBdr>
      <w:divsChild>
        <w:div w:id="1518273317">
          <w:marLeft w:val="0"/>
          <w:marRight w:val="0"/>
          <w:marTop w:val="0"/>
          <w:marBottom w:val="0"/>
          <w:divBdr>
            <w:top w:val="none" w:sz="0" w:space="0" w:color="auto"/>
            <w:left w:val="none" w:sz="0" w:space="0" w:color="auto"/>
            <w:bottom w:val="none" w:sz="0" w:space="0" w:color="auto"/>
            <w:right w:val="none" w:sz="0" w:space="0" w:color="auto"/>
          </w:divBdr>
          <w:divsChild>
            <w:div w:id="1655600539">
              <w:marLeft w:val="0"/>
              <w:marRight w:val="0"/>
              <w:marTop w:val="0"/>
              <w:marBottom w:val="0"/>
              <w:divBdr>
                <w:top w:val="none" w:sz="0" w:space="0" w:color="auto"/>
                <w:left w:val="none" w:sz="0" w:space="0" w:color="auto"/>
                <w:bottom w:val="none" w:sz="0" w:space="0" w:color="auto"/>
                <w:right w:val="none" w:sz="0" w:space="0" w:color="auto"/>
              </w:divBdr>
              <w:divsChild>
                <w:div w:id="12918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8328">
      <w:bodyDiv w:val="1"/>
      <w:marLeft w:val="0"/>
      <w:marRight w:val="0"/>
      <w:marTop w:val="0"/>
      <w:marBottom w:val="0"/>
      <w:divBdr>
        <w:top w:val="none" w:sz="0" w:space="0" w:color="auto"/>
        <w:left w:val="none" w:sz="0" w:space="0" w:color="auto"/>
        <w:bottom w:val="none" w:sz="0" w:space="0" w:color="auto"/>
        <w:right w:val="none" w:sz="0" w:space="0" w:color="auto"/>
      </w:divBdr>
    </w:div>
    <w:div w:id="1023091464">
      <w:bodyDiv w:val="1"/>
      <w:marLeft w:val="0"/>
      <w:marRight w:val="0"/>
      <w:marTop w:val="0"/>
      <w:marBottom w:val="0"/>
      <w:divBdr>
        <w:top w:val="none" w:sz="0" w:space="0" w:color="auto"/>
        <w:left w:val="none" w:sz="0" w:space="0" w:color="auto"/>
        <w:bottom w:val="none" w:sz="0" w:space="0" w:color="auto"/>
        <w:right w:val="none" w:sz="0" w:space="0" w:color="auto"/>
      </w:divBdr>
    </w:div>
    <w:div w:id="1030256773">
      <w:bodyDiv w:val="1"/>
      <w:marLeft w:val="0"/>
      <w:marRight w:val="0"/>
      <w:marTop w:val="0"/>
      <w:marBottom w:val="0"/>
      <w:divBdr>
        <w:top w:val="none" w:sz="0" w:space="0" w:color="auto"/>
        <w:left w:val="none" w:sz="0" w:space="0" w:color="auto"/>
        <w:bottom w:val="none" w:sz="0" w:space="0" w:color="auto"/>
        <w:right w:val="none" w:sz="0" w:space="0" w:color="auto"/>
      </w:divBdr>
      <w:divsChild>
        <w:div w:id="416949739">
          <w:marLeft w:val="0"/>
          <w:marRight w:val="0"/>
          <w:marTop w:val="0"/>
          <w:marBottom w:val="0"/>
          <w:divBdr>
            <w:top w:val="none" w:sz="0" w:space="0" w:color="auto"/>
            <w:left w:val="none" w:sz="0" w:space="0" w:color="auto"/>
            <w:bottom w:val="none" w:sz="0" w:space="0" w:color="auto"/>
            <w:right w:val="none" w:sz="0" w:space="0" w:color="auto"/>
          </w:divBdr>
          <w:divsChild>
            <w:div w:id="962463815">
              <w:marLeft w:val="0"/>
              <w:marRight w:val="0"/>
              <w:marTop w:val="0"/>
              <w:marBottom w:val="0"/>
              <w:divBdr>
                <w:top w:val="none" w:sz="0" w:space="0" w:color="auto"/>
                <w:left w:val="none" w:sz="0" w:space="0" w:color="auto"/>
                <w:bottom w:val="none" w:sz="0" w:space="0" w:color="auto"/>
                <w:right w:val="none" w:sz="0" w:space="0" w:color="auto"/>
              </w:divBdr>
              <w:divsChild>
                <w:div w:id="19046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12655">
      <w:bodyDiv w:val="1"/>
      <w:marLeft w:val="0"/>
      <w:marRight w:val="0"/>
      <w:marTop w:val="0"/>
      <w:marBottom w:val="0"/>
      <w:divBdr>
        <w:top w:val="none" w:sz="0" w:space="0" w:color="auto"/>
        <w:left w:val="none" w:sz="0" w:space="0" w:color="auto"/>
        <w:bottom w:val="none" w:sz="0" w:space="0" w:color="auto"/>
        <w:right w:val="none" w:sz="0" w:space="0" w:color="auto"/>
      </w:divBdr>
      <w:divsChild>
        <w:div w:id="1025135710">
          <w:marLeft w:val="0"/>
          <w:marRight w:val="0"/>
          <w:marTop w:val="0"/>
          <w:marBottom w:val="0"/>
          <w:divBdr>
            <w:top w:val="none" w:sz="0" w:space="0" w:color="auto"/>
            <w:left w:val="none" w:sz="0" w:space="0" w:color="auto"/>
            <w:bottom w:val="none" w:sz="0" w:space="0" w:color="auto"/>
            <w:right w:val="none" w:sz="0" w:space="0" w:color="auto"/>
          </w:divBdr>
          <w:divsChild>
            <w:div w:id="1316494743">
              <w:marLeft w:val="0"/>
              <w:marRight w:val="0"/>
              <w:marTop w:val="0"/>
              <w:marBottom w:val="0"/>
              <w:divBdr>
                <w:top w:val="none" w:sz="0" w:space="0" w:color="auto"/>
                <w:left w:val="none" w:sz="0" w:space="0" w:color="auto"/>
                <w:bottom w:val="none" w:sz="0" w:space="0" w:color="auto"/>
                <w:right w:val="none" w:sz="0" w:space="0" w:color="auto"/>
              </w:divBdr>
              <w:divsChild>
                <w:div w:id="9124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01217">
      <w:bodyDiv w:val="1"/>
      <w:marLeft w:val="0"/>
      <w:marRight w:val="0"/>
      <w:marTop w:val="0"/>
      <w:marBottom w:val="0"/>
      <w:divBdr>
        <w:top w:val="none" w:sz="0" w:space="0" w:color="auto"/>
        <w:left w:val="none" w:sz="0" w:space="0" w:color="auto"/>
        <w:bottom w:val="none" w:sz="0" w:space="0" w:color="auto"/>
        <w:right w:val="none" w:sz="0" w:space="0" w:color="auto"/>
      </w:divBdr>
      <w:divsChild>
        <w:div w:id="284389842">
          <w:marLeft w:val="0"/>
          <w:marRight w:val="0"/>
          <w:marTop w:val="0"/>
          <w:marBottom w:val="0"/>
          <w:divBdr>
            <w:top w:val="none" w:sz="0" w:space="0" w:color="auto"/>
            <w:left w:val="none" w:sz="0" w:space="0" w:color="auto"/>
            <w:bottom w:val="none" w:sz="0" w:space="0" w:color="auto"/>
            <w:right w:val="none" w:sz="0" w:space="0" w:color="auto"/>
          </w:divBdr>
          <w:divsChild>
            <w:div w:id="1641113157">
              <w:marLeft w:val="0"/>
              <w:marRight w:val="0"/>
              <w:marTop w:val="0"/>
              <w:marBottom w:val="0"/>
              <w:divBdr>
                <w:top w:val="none" w:sz="0" w:space="0" w:color="auto"/>
                <w:left w:val="none" w:sz="0" w:space="0" w:color="auto"/>
                <w:bottom w:val="none" w:sz="0" w:space="0" w:color="auto"/>
                <w:right w:val="none" w:sz="0" w:space="0" w:color="auto"/>
              </w:divBdr>
              <w:divsChild>
                <w:div w:id="20076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5871">
      <w:bodyDiv w:val="1"/>
      <w:marLeft w:val="0"/>
      <w:marRight w:val="0"/>
      <w:marTop w:val="0"/>
      <w:marBottom w:val="0"/>
      <w:divBdr>
        <w:top w:val="none" w:sz="0" w:space="0" w:color="auto"/>
        <w:left w:val="none" w:sz="0" w:space="0" w:color="auto"/>
        <w:bottom w:val="none" w:sz="0" w:space="0" w:color="auto"/>
        <w:right w:val="none" w:sz="0" w:space="0" w:color="auto"/>
      </w:divBdr>
      <w:divsChild>
        <w:div w:id="1409158366">
          <w:marLeft w:val="0"/>
          <w:marRight w:val="0"/>
          <w:marTop w:val="0"/>
          <w:marBottom w:val="0"/>
          <w:divBdr>
            <w:top w:val="none" w:sz="0" w:space="0" w:color="auto"/>
            <w:left w:val="none" w:sz="0" w:space="0" w:color="auto"/>
            <w:bottom w:val="none" w:sz="0" w:space="0" w:color="auto"/>
            <w:right w:val="none" w:sz="0" w:space="0" w:color="auto"/>
          </w:divBdr>
          <w:divsChild>
            <w:div w:id="571086875">
              <w:marLeft w:val="0"/>
              <w:marRight w:val="0"/>
              <w:marTop w:val="0"/>
              <w:marBottom w:val="0"/>
              <w:divBdr>
                <w:top w:val="none" w:sz="0" w:space="0" w:color="auto"/>
                <w:left w:val="none" w:sz="0" w:space="0" w:color="auto"/>
                <w:bottom w:val="none" w:sz="0" w:space="0" w:color="auto"/>
                <w:right w:val="none" w:sz="0" w:space="0" w:color="auto"/>
              </w:divBdr>
              <w:divsChild>
                <w:div w:id="984626404">
                  <w:marLeft w:val="0"/>
                  <w:marRight w:val="0"/>
                  <w:marTop w:val="0"/>
                  <w:marBottom w:val="0"/>
                  <w:divBdr>
                    <w:top w:val="none" w:sz="0" w:space="0" w:color="auto"/>
                    <w:left w:val="none" w:sz="0" w:space="0" w:color="auto"/>
                    <w:bottom w:val="none" w:sz="0" w:space="0" w:color="auto"/>
                    <w:right w:val="none" w:sz="0" w:space="0" w:color="auto"/>
                  </w:divBdr>
                  <w:divsChild>
                    <w:div w:id="13088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4685">
      <w:bodyDiv w:val="1"/>
      <w:marLeft w:val="0"/>
      <w:marRight w:val="0"/>
      <w:marTop w:val="0"/>
      <w:marBottom w:val="0"/>
      <w:divBdr>
        <w:top w:val="none" w:sz="0" w:space="0" w:color="auto"/>
        <w:left w:val="none" w:sz="0" w:space="0" w:color="auto"/>
        <w:bottom w:val="none" w:sz="0" w:space="0" w:color="auto"/>
        <w:right w:val="none" w:sz="0" w:space="0" w:color="auto"/>
      </w:divBdr>
      <w:divsChild>
        <w:div w:id="2132743545">
          <w:marLeft w:val="0"/>
          <w:marRight w:val="0"/>
          <w:marTop w:val="0"/>
          <w:marBottom w:val="0"/>
          <w:divBdr>
            <w:top w:val="none" w:sz="0" w:space="0" w:color="auto"/>
            <w:left w:val="none" w:sz="0" w:space="0" w:color="auto"/>
            <w:bottom w:val="none" w:sz="0" w:space="0" w:color="auto"/>
            <w:right w:val="none" w:sz="0" w:space="0" w:color="auto"/>
          </w:divBdr>
          <w:divsChild>
            <w:div w:id="1925063215">
              <w:marLeft w:val="0"/>
              <w:marRight w:val="0"/>
              <w:marTop w:val="0"/>
              <w:marBottom w:val="0"/>
              <w:divBdr>
                <w:top w:val="none" w:sz="0" w:space="0" w:color="auto"/>
                <w:left w:val="none" w:sz="0" w:space="0" w:color="auto"/>
                <w:bottom w:val="none" w:sz="0" w:space="0" w:color="auto"/>
                <w:right w:val="none" w:sz="0" w:space="0" w:color="auto"/>
              </w:divBdr>
              <w:divsChild>
                <w:div w:id="14372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4258">
      <w:bodyDiv w:val="1"/>
      <w:marLeft w:val="0"/>
      <w:marRight w:val="0"/>
      <w:marTop w:val="0"/>
      <w:marBottom w:val="0"/>
      <w:divBdr>
        <w:top w:val="none" w:sz="0" w:space="0" w:color="auto"/>
        <w:left w:val="none" w:sz="0" w:space="0" w:color="auto"/>
        <w:bottom w:val="none" w:sz="0" w:space="0" w:color="auto"/>
        <w:right w:val="none" w:sz="0" w:space="0" w:color="auto"/>
      </w:divBdr>
      <w:divsChild>
        <w:div w:id="1750880787">
          <w:marLeft w:val="0"/>
          <w:marRight w:val="0"/>
          <w:marTop w:val="0"/>
          <w:marBottom w:val="0"/>
          <w:divBdr>
            <w:top w:val="none" w:sz="0" w:space="0" w:color="auto"/>
            <w:left w:val="none" w:sz="0" w:space="0" w:color="auto"/>
            <w:bottom w:val="none" w:sz="0" w:space="0" w:color="auto"/>
            <w:right w:val="none" w:sz="0" w:space="0" w:color="auto"/>
          </w:divBdr>
          <w:divsChild>
            <w:div w:id="985820594">
              <w:marLeft w:val="0"/>
              <w:marRight w:val="0"/>
              <w:marTop w:val="0"/>
              <w:marBottom w:val="0"/>
              <w:divBdr>
                <w:top w:val="none" w:sz="0" w:space="0" w:color="auto"/>
                <w:left w:val="none" w:sz="0" w:space="0" w:color="auto"/>
                <w:bottom w:val="none" w:sz="0" w:space="0" w:color="auto"/>
                <w:right w:val="none" w:sz="0" w:space="0" w:color="auto"/>
              </w:divBdr>
              <w:divsChild>
                <w:div w:id="14526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4727">
      <w:bodyDiv w:val="1"/>
      <w:marLeft w:val="0"/>
      <w:marRight w:val="0"/>
      <w:marTop w:val="0"/>
      <w:marBottom w:val="0"/>
      <w:divBdr>
        <w:top w:val="none" w:sz="0" w:space="0" w:color="auto"/>
        <w:left w:val="none" w:sz="0" w:space="0" w:color="auto"/>
        <w:bottom w:val="none" w:sz="0" w:space="0" w:color="auto"/>
        <w:right w:val="none" w:sz="0" w:space="0" w:color="auto"/>
      </w:divBdr>
      <w:divsChild>
        <w:div w:id="1007748481">
          <w:marLeft w:val="0"/>
          <w:marRight w:val="0"/>
          <w:marTop w:val="0"/>
          <w:marBottom w:val="0"/>
          <w:divBdr>
            <w:top w:val="none" w:sz="0" w:space="0" w:color="auto"/>
            <w:left w:val="none" w:sz="0" w:space="0" w:color="auto"/>
            <w:bottom w:val="none" w:sz="0" w:space="0" w:color="auto"/>
            <w:right w:val="none" w:sz="0" w:space="0" w:color="auto"/>
          </w:divBdr>
          <w:divsChild>
            <w:div w:id="1006056923">
              <w:marLeft w:val="0"/>
              <w:marRight w:val="0"/>
              <w:marTop w:val="0"/>
              <w:marBottom w:val="0"/>
              <w:divBdr>
                <w:top w:val="none" w:sz="0" w:space="0" w:color="auto"/>
                <w:left w:val="none" w:sz="0" w:space="0" w:color="auto"/>
                <w:bottom w:val="none" w:sz="0" w:space="0" w:color="auto"/>
                <w:right w:val="none" w:sz="0" w:space="0" w:color="auto"/>
              </w:divBdr>
              <w:divsChild>
                <w:div w:id="1556970503">
                  <w:marLeft w:val="0"/>
                  <w:marRight w:val="0"/>
                  <w:marTop w:val="0"/>
                  <w:marBottom w:val="0"/>
                  <w:divBdr>
                    <w:top w:val="none" w:sz="0" w:space="0" w:color="auto"/>
                    <w:left w:val="none" w:sz="0" w:space="0" w:color="auto"/>
                    <w:bottom w:val="none" w:sz="0" w:space="0" w:color="auto"/>
                    <w:right w:val="none" w:sz="0" w:space="0" w:color="auto"/>
                  </w:divBdr>
                  <w:divsChild>
                    <w:div w:id="2922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9210">
      <w:bodyDiv w:val="1"/>
      <w:marLeft w:val="0"/>
      <w:marRight w:val="0"/>
      <w:marTop w:val="0"/>
      <w:marBottom w:val="0"/>
      <w:divBdr>
        <w:top w:val="none" w:sz="0" w:space="0" w:color="auto"/>
        <w:left w:val="none" w:sz="0" w:space="0" w:color="auto"/>
        <w:bottom w:val="none" w:sz="0" w:space="0" w:color="auto"/>
        <w:right w:val="none" w:sz="0" w:space="0" w:color="auto"/>
      </w:divBdr>
      <w:divsChild>
        <w:div w:id="1846507830">
          <w:marLeft w:val="0"/>
          <w:marRight w:val="0"/>
          <w:marTop w:val="0"/>
          <w:marBottom w:val="0"/>
          <w:divBdr>
            <w:top w:val="none" w:sz="0" w:space="0" w:color="auto"/>
            <w:left w:val="none" w:sz="0" w:space="0" w:color="auto"/>
            <w:bottom w:val="none" w:sz="0" w:space="0" w:color="auto"/>
            <w:right w:val="none" w:sz="0" w:space="0" w:color="auto"/>
          </w:divBdr>
          <w:divsChild>
            <w:div w:id="938411662">
              <w:marLeft w:val="0"/>
              <w:marRight w:val="0"/>
              <w:marTop w:val="0"/>
              <w:marBottom w:val="0"/>
              <w:divBdr>
                <w:top w:val="none" w:sz="0" w:space="0" w:color="auto"/>
                <w:left w:val="none" w:sz="0" w:space="0" w:color="auto"/>
                <w:bottom w:val="none" w:sz="0" w:space="0" w:color="auto"/>
                <w:right w:val="none" w:sz="0" w:space="0" w:color="auto"/>
              </w:divBdr>
              <w:divsChild>
                <w:div w:id="18125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5617">
      <w:bodyDiv w:val="1"/>
      <w:marLeft w:val="0"/>
      <w:marRight w:val="0"/>
      <w:marTop w:val="0"/>
      <w:marBottom w:val="0"/>
      <w:divBdr>
        <w:top w:val="none" w:sz="0" w:space="0" w:color="auto"/>
        <w:left w:val="none" w:sz="0" w:space="0" w:color="auto"/>
        <w:bottom w:val="none" w:sz="0" w:space="0" w:color="auto"/>
        <w:right w:val="none" w:sz="0" w:space="0" w:color="auto"/>
      </w:divBdr>
      <w:divsChild>
        <w:div w:id="1933082548">
          <w:marLeft w:val="0"/>
          <w:marRight w:val="0"/>
          <w:marTop w:val="0"/>
          <w:marBottom w:val="0"/>
          <w:divBdr>
            <w:top w:val="none" w:sz="0" w:space="0" w:color="auto"/>
            <w:left w:val="none" w:sz="0" w:space="0" w:color="auto"/>
            <w:bottom w:val="none" w:sz="0" w:space="0" w:color="auto"/>
            <w:right w:val="none" w:sz="0" w:space="0" w:color="auto"/>
          </w:divBdr>
          <w:divsChild>
            <w:div w:id="229776075">
              <w:marLeft w:val="0"/>
              <w:marRight w:val="0"/>
              <w:marTop w:val="0"/>
              <w:marBottom w:val="0"/>
              <w:divBdr>
                <w:top w:val="none" w:sz="0" w:space="0" w:color="auto"/>
                <w:left w:val="none" w:sz="0" w:space="0" w:color="auto"/>
                <w:bottom w:val="none" w:sz="0" w:space="0" w:color="auto"/>
                <w:right w:val="none" w:sz="0" w:space="0" w:color="auto"/>
              </w:divBdr>
              <w:divsChild>
                <w:div w:id="1166358419">
                  <w:marLeft w:val="0"/>
                  <w:marRight w:val="0"/>
                  <w:marTop w:val="0"/>
                  <w:marBottom w:val="0"/>
                  <w:divBdr>
                    <w:top w:val="none" w:sz="0" w:space="0" w:color="auto"/>
                    <w:left w:val="none" w:sz="0" w:space="0" w:color="auto"/>
                    <w:bottom w:val="none" w:sz="0" w:space="0" w:color="auto"/>
                    <w:right w:val="none" w:sz="0" w:space="0" w:color="auto"/>
                  </w:divBdr>
                  <w:divsChild>
                    <w:div w:id="5292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156104">
      <w:bodyDiv w:val="1"/>
      <w:marLeft w:val="0"/>
      <w:marRight w:val="0"/>
      <w:marTop w:val="0"/>
      <w:marBottom w:val="0"/>
      <w:divBdr>
        <w:top w:val="none" w:sz="0" w:space="0" w:color="auto"/>
        <w:left w:val="none" w:sz="0" w:space="0" w:color="auto"/>
        <w:bottom w:val="none" w:sz="0" w:space="0" w:color="auto"/>
        <w:right w:val="none" w:sz="0" w:space="0" w:color="auto"/>
      </w:divBdr>
      <w:divsChild>
        <w:div w:id="118189717">
          <w:marLeft w:val="0"/>
          <w:marRight w:val="0"/>
          <w:marTop w:val="0"/>
          <w:marBottom w:val="0"/>
          <w:divBdr>
            <w:top w:val="none" w:sz="0" w:space="0" w:color="auto"/>
            <w:left w:val="none" w:sz="0" w:space="0" w:color="auto"/>
            <w:bottom w:val="none" w:sz="0" w:space="0" w:color="auto"/>
            <w:right w:val="none" w:sz="0" w:space="0" w:color="auto"/>
          </w:divBdr>
          <w:divsChild>
            <w:div w:id="1205868139">
              <w:marLeft w:val="0"/>
              <w:marRight w:val="0"/>
              <w:marTop w:val="0"/>
              <w:marBottom w:val="0"/>
              <w:divBdr>
                <w:top w:val="none" w:sz="0" w:space="0" w:color="auto"/>
                <w:left w:val="none" w:sz="0" w:space="0" w:color="auto"/>
                <w:bottom w:val="none" w:sz="0" w:space="0" w:color="auto"/>
                <w:right w:val="none" w:sz="0" w:space="0" w:color="auto"/>
              </w:divBdr>
              <w:divsChild>
                <w:div w:id="1047148783">
                  <w:marLeft w:val="0"/>
                  <w:marRight w:val="0"/>
                  <w:marTop w:val="0"/>
                  <w:marBottom w:val="0"/>
                  <w:divBdr>
                    <w:top w:val="none" w:sz="0" w:space="0" w:color="auto"/>
                    <w:left w:val="none" w:sz="0" w:space="0" w:color="auto"/>
                    <w:bottom w:val="none" w:sz="0" w:space="0" w:color="auto"/>
                    <w:right w:val="none" w:sz="0" w:space="0" w:color="auto"/>
                  </w:divBdr>
                  <w:divsChild>
                    <w:div w:id="610087958">
                      <w:marLeft w:val="0"/>
                      <w:marRight w:val="0"/>
                      <w:marTop w:val="0"/>
                      <w:marBottom w:val="0"/>
                      <w:divBdr>
                        <w:top w:val="none" w:sz="0" w:space="0" w:color="auto"/>
                        <w:left w:val="none" w:sz="0" w:space="0" w:color="auto"/>
                        <w:bottom w:val="none" w:sz="0" w:space="0" w:color="auto"/>
                        <w:right w:val="none" w:sz="0" w:space="0" w:color="auto"/>
                      </w:divBdr>
                      <w:divsChild>
                        <w:div w:id="1731995568">
                          <w:marLeft w:val="0"/>
                          <w:marRight w:val="0"/>
                          <w:marTop w:val="0"/>
                          <w:marBottom w:val="0"/>
                          <w:divBdr>
                            <w:top w:val="none" w:sz="0" w:space="0" w:color="auto"/>
                            <w:left w:val="none" w:sz="0" w:space="0" w:color="auto"/>
                            <w:bottom w:val="none" w:sz="0" w:space="0" w:color="auto"/>
                            <w:right w:val="none" w:sz="0" w:space="0" w:color="auto"/>
                          </w:divBdr>
                          <w:divsChild>
                            <w:div w:id="59912408">
                              <w:marLeft w:val="0"/>
                              <w:marRight w:val="0"/>
                              <w:marTop w:val="0"/>
                              <w:marBottom w:val="0"/>
                              <w:divBdr>
                                <w:top w:val="none" w:sz="0" w:space="0" w:color="auto"/>
                                <w:left w:val="none" w:sz="0" w:space="0" w:color="auto"/>
                                <w:bottom w:val="none" w:sz="0" w:space="0" w:color="auto"/>
                                <w:right w:val="none" w:sz="0" w:space="0" w:color="auto"/>
                              </w:divBdr>
                              <w:divsChild>
                                <w:div w:id="173886479">
                                  <w:marLeft w:val="0"/>
                                  <w:marRight w:val="0"/>
                                  <w:marTop w:val="0"/>
                                  <w:marBottom w:val="0"/>
                                  <w:divBdr>
                                    <w:top w:val="none" w:sz="0" w:space="0" w:color="auto"/>
                                    <w:left w:val="none" w:sz="0" w:space="0" w:color="auto"/>
                                    <w:bottom w:val="none" w:sz="0" w:space="0" w:color="auto"/>
                                    <w:right w:val="none" w:sz="0" w:space="0" w:color="auto"/>
                                  </w:divBdr>
                                  <w:divsChild>
                                    <w:div w:id="353458316">
                                      <w:marLeft w:val="0"/>
                                      <w:marRight w:val="0"/>
                                      <w:marTop w:val="0"/>
                                      <w:marBottom w:val="0"/>
                                      <w:divBdr>
                                        <w:top w:val="none" w:sz="0" w:space="0" w:color="auto"/>
                                        <w:left w:val="none" w:sz="0" w:space="0" w:color="auto"/>
                                        <w:bottom w:val="none" w:sz="0" w:space="0" w:color="auto"/>
                                        <w:right w:val="none" w:sz="0" w:space="0" w:color="auto"/>
                                      </w:divBdr>
                                      <w:divsChild>
                                        <w:div w:id="1088580890">
                                          <w:marLeft w:val="0"/>
                                          <w:marRight w:val="0"/>
                                          <w:marTop w:val="0"/>
                                          <w:marBottom w:val="0"/>
                                          <w:divBdr>
                                            <w:top w:val="none" w:sz="0" w:space="0" w:color="auto"/>
                                            <w:left w:val="none" w:sz="0" w:space="0" w:color="auto"/>
                                            <w:bottom w:val="none" w:sz="0" w:space="0" w:color="auto"/>
                                            <w:right w:val="none" w:sz="0" w:space="0" w:color="auto"/>
                                          </w:divBdr>
                                          <w:divsChild>
                                            <w:div w:id="458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1078">
                                  <w:marLeft w:val="0"/>
                                  <w:marRight w:val="0"/>
                                  <w:marTop w:val="0"/>
                                  <w:marBottom w:val="0"/>
                                  <w:divBdr>
                                    <w:top w:val="none" w:sz="0" w:space="0" w:color="auto"/>
                                    <w:left w:val="none" w:sz="0" w:space="0" w:color="auto"/>
                                    <w:bottom w:val="none" w:sz="0" w:space="0" w:color="auto"/>
                                    <w:right w:val="none" w:sz="0" w:space="0" w:color="auto"/>
                                  </w:divBdr>
                                  <w:divsChild>
                                    <w:div w:id="252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157817">
          <w:marLeft w:val="0"/>
          <w:marRight w:val="0"/>
          <w:marTop w:val="0"/>
          <w:marBottom w:val="0"/>
          <w:divBdr>
            <w:top w:val="none" w:sz="0" w:space="0" w:color="auto"/>
            <w:left w:val="none" w:sz="0" w:space="0" w:color="auto"/>
            <w:bottom w:val="none" w:sz="0" w:space="0" w:color="auto"/>
            <w:right w:val="none" w:sz="0" w:space="0" w:color="auto"/>
          </w:divBdr>
          <w:divsChild>
            <w:div w:id="1848403788">
              <w:marLeft w:val="0"/>
              <w:marRight w:val="0"/>
              <w:marTop w:val="0"/>
              <w:marBottom w:val="0"/>
              <w:divBdr>
                <w:top w:val="none" w:sz="0" w:space="0" w:color="auto"/>
                <w:left w:val="none" w:sz="0" w:space="0" w:color="auto"/>
                <w:bottom w:val="none" w:sz="0" w:space="0" w:color="auto"/>
                <w:right w:val="none" w:sz="0" w:space="0" w:color="auto"/>
              </w:divBdr>
              <w:divsChild>
                <w:div w:id="1224634275">
                  <w:marLeft w:val="0"/>
                  <w:marRight w:val="0"/>
                  <w:marTop w:val="0"/>
                  <w:marBottom w:val="0"/>
                  <w:divBdr>
                    <w:top w:val="none" w:sz="0" w:space="0" w:color="auto"/>
                    <w:left w:val="none" w:sz="0" w:space="0" w:color="auto"/>
                    <w:bottom w:val="none" w:sz="0" w:space="0" w:color="auto"/>
                    <w:right w:val="none" w:sz="0" w:space="0" w:color="auto"/>
                  </w:divBdr>
                  <w:divsChild>
                    <w:div w:id="2038701533">
                      <w:marLeft w:val="0"/>
                      <w:marRight w:val="0"/>
                      <w:marTop w:val="0"/>
                      <w:marBottom w:val="0"/>
                      <w:divBdr>
                        <w:top w:val="none" w:sz="0" w:space="0" w:color="auto"/>
                        <w:left w:val="none" w:sz="0" w:space="0" w:color="auto"/>
                        <w:bottom w:val="none" w:sz="0" w:space="0" w:color="auto"/>
                        <w:right w:val="none" w:sz="0" w:space="0" w:color="auto"/>
                      </w:divBdr>
                      <w:divsChild>
                        <w:div w:id="1562711541">
                          <w:marLeft w:val="0"/>
                          <w:marRight w:val="0"/>
                          <w:marTop w:val="0"/>
                          <w:marBottom w:val="0"/>
                          <w:divBdr>
                            <w:top w:val="none" w:sz="0" w:space="0" w:color="auto"/>
                            <w:left w:val="none" w:sz="0" w:space="0" w:color="auto"/>
                            <w:bottom w:val="none" w:sz="0" w:space="0" w:color="auto"/>
                            <w:right w:val="none" w:sz="0" w:space="0" w:color="auto"/>
                          </w:divBdr>
                          <w:divsChild>
                            <w:div w:id="802498622">
                              <w:marLeft w:val="0"/>
                              <w:marRight w:val="0"/>
                              <w:marTop w:val="0"/>
                              <w:marBottom w:val="0"/>
                              <w:divBdr>
                                <w:top w:val="none" w:sz="0" w:space="0" w:color="auto"/>
                                <w:left w:val="none" w:sz="0" w:space="0" w:color="auto"/>
                                <w:bottom w:val="none" w:sz="0" w:space="0" w:color="auto"/>
                                <w:right w:val="none" w:sz="0" w:space="0" w:color="auto"/>
                              </w:divBdr>
                              <w:divsChild>
                                <w:div w:id="1399131438">
                                  <w:marLeft w:val="0"/>
                                  <w:marRight w:val="0"/>
                                  <w:marTop w:val="0"/>
                                  <w:marBottom w:val="0"/>
                                  <w:divBdr>
                                    <w:top w:val="none" w:sz="0" w:space="0" w:color="auto"/>
                                    <w:left w:val="none" w:sz="0" w:space="0" w:color="auto"/>
                                    <w:bottom w:val="none" w:sz="0" w:space="0" w:color="auto"/>
                                    <w:right w:val="none" w:sz="0" w:space="0" w:color="auto"/>
                                  </w:divBdr>
                                  <w:divsChild>
                                    <w:div w:id="1845897438">
                                      <w:marLeft w:val="0"/>
                                      <w:marRight w:val="0"/>
                                      <w:marTop w:val="0"/>
                                      <w:marBottom w:val="0"/>
                                      <w:divBdr>
                                        <w:top w:val="none" w:sz="0" w:space="0" w:color="auto"/>
                                        <w:left w:val="none" w:sz="0" w:space="0" w:color="auto"/>
                                        <w:bottom w:val="none" w:sz="0" w:space="0" w:color="auto"/>
                                        <w:right w:val="none" w:sz="0" w:space="0" w:color="auto"/>
                                      </w:divBdr>
                                      <w:divsChild>
                                        <w:div w:id="1351494532">
                                          <w:marLeft w:val="0"/>
                                          <w:marRight w:val="0"/>
                                          <w:marTop w:val="0"/>
                                          <w:marBottom w:val="0"/>
                                          <w:divBdr>
                                            <w:top w:val="none" w:sz="0" w:space="0" w:color="auto"/>
                                            <w:left w:val="none" w:sz="0" w:space="0" w:color="auto"/>
                                            <w:bottom w:val="none" w:sz="0" w:space="0" w:color="auto"/>
                                            <w:right w:val="none" w:sz="0" w:space="0" w:color="auto"/>
                                          </w:divBdr>
                                          <w:divsChild>
                                            <w:div w:id="494225382">
                                              <w:marLeft w:val="0"/>
                                              <w:marRight w:val="0"/>
                                              <w:marTop w:val="0"/>
                                              <w:marBottom w:val="0"/>
                                              <w:divBdr>
                                                <w:top w:val="none" w:sz="0" w:space="0" w:color="auto"/>
                                                <w:left w:val="none" w:sz="0" w:space="0" w:color="auto"/>
                                                <w:bottom w:val="none" w:sz="0" w:space="0" w:color="auto"/>
                                                <w:right w:val="none" w:sz="0" w:space="0" w:color="auto"/>
                                              </w:divBdr>
                                              <w:divsChild>
                                                <w:div w:id="16221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720511">
      <w:bodyDiv w:val="1"/>
      <w:marLeft w:val="0"/>
      <w:marRight w:val="0"/>
      <w:marTop w:val="0"/>
      <w:marBottom w:val="0"/>
      <w:divBdr>
        <w:top w:val="none" w:sz="0" w:space="0" w:color="auto"/>
        <w:left w:val="none" w:sz="0" w:space="0" w:color="auto"/>
        <w:bottom w:val="none" w:sz="0" w:space="0" w:color="auto"/>
        <w:right w:val="none" w:sz="0" w:space="0" w:color="auto"/>
      </w:divBdr>
      <w:divsChild>
        <w:div w:id="1725592716">
          <w:marLeft w:val="0"/>
          <w:marRight w:val="0"/>
          <w:marTop w:val="0"/>
          <w:marBottom w:val="0"/>
          <w:divBdr>
            <w:top w:val="none" w:sz="0" w:space="0" w:color="auto"/>
            <w:left w:val="none" w:sz="0" w:space="0" w:color="auto"/>
            <w:bottom w:val="none" w:sz="0" w:space="0" w:color="auto"/>
            <w:right w:val="none" w:sz="0" w:space="0" w:color="auto"/>
          </w:divBdr>
          <w:divsChild>
            <w:div w:id="18769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7337">
      <w:bodyDiv w:val="1"/>
      <w:marLeft w:val="0"/>
      <w:marRight w:val="0"/>
      <w:marTop w:val="0"/>
      <w:marBottom w:val="0"/>
      <w:divBdr>
        <w:top w:val="none" w:sz="0" w:space="0" w:color="auto"/>
        <w:left w:val="none" w:sz="0" w:space="0" w:color="auto"/>
        <w:bottom w:val="none" w:sz="0" w:space="0" w:color="auto"/>
        <w:right w:val="none" w:sz="0" w:space="0" w:color="auto"/>
      </w:divBdr>
      <w:divsChild>
        <w:div w:id="735474694">
          <w:marLeft w:val="0"/>
          <w:marRight w:val="0"/>
          <w:marTop w:val="0"/>
          <w:marBottom w:val="0"/>
          <w:divBdr>
            <w:top w:val="none" w:sz="0" w:space="0" w:color="auto"/>
            <w:left w:val="none" w:sz="0" w:space="0" w:color="auto"/>
            <w:bottom w:val="none" w:sz="0" w:space="0" w:color="auto"/>
            <w:right w:val="none" w:sz="0" w:space="0" w:color="auto"/>
          </w:divBdr>
          <w:divsChild>
            <w:div w:id="590821661">
              <w:marLeft w:val="0"/>
              <w:marRight w:val="0"/>
              <w:marTop w:val="0"/>
              <w:marBottom w:val="0"/>
              <w:divBdr>
                <w:top w:val="none" w:sz="0" w:space="0" w:color="auto"/>
                <w:left w:val="none" w:sz="0" w:space="0" w:color="auto"/>
                <w:bottom w:val="none" w:sz="0" w:space="0" w:color="auto"/>
                <w:right w:val="none" w:sz="0" w:space="0" w:color="auto"/>
              </w:divBdr>
              <w:divsChild>
                <w:div w:id="2139182957">
                  <w:marLeft w:val="0"/>
                  <w:marRight w:val="0"/>
                  <w:marTop w:val="0"/>
                  <w:marBottom w:val="0"/>
                  <w:divBdr>
                    <w:top w:val="none" w:sz="0" w:space="0" w:color="auto"/>
                    <w:left w:val="none" w:sz="0" w:space="0" w:color="auto"/>
                    <w:bottom w:val="none" w:sz="0" w:space="0" w:color="auto"/>
                    <w:right w:val="none" w:sz="0" w:space="0" w:color="auto"/>
                  </w:divBdr>
                  <w:divsChild>
                    <w:div w:id="8593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739736">
      <w:bodyDiv w:val="1"/>
      <w:marLeft w:val="0"/>
      <w:marRight w:val="0"/>
      <w:marTop w:val="0"/>
      <w:marBottom w:val="0"/>
      <w:divBdr>
        <w:top w:val="none" w:sz="0" w:space="0" w:color="auto"/>
        <w:left w:val="none" w:sz="0" w:space="0" w:color="auto"/>
        <w:bottom w:val="none" w:sz="0" w:space="0" w:color="auto"/>
        <w:right w:val="none" w:sz="0" w:space="0" w:color="auto"/>
      </w:divBdr>
      <w:divsChild>
        <w:div w:id="177044450">
          <w:marLeft w:val="0"/>
          <w:marRight w:val="0"/>
          <w:marTop w:val="0"/>
          <w:marBottom w:val="0"/>
          <w:divBdr>
            <w:top w:val="none" w:sz="0" w:space="0" w:color="auto"/>
            <w:left w:val="none" w:sz="0" w:space="0" w:color="auto"/>
            <w:bottom w:val="none" w:sz="0" w:space="0" w:color="auto"/>
            <w:right w:val="none" w:sz="0" w:space="0" w:color="auto"/>
          </w:divBdr>
          <w:divsChild>
            <w:div w:id="50351880">
              <w:marLeft w:val="0"/>
              <w:marRight w:val="0"/>
              <w:marTop w:val="0"/>
              <w:marBottom w:val="0"/>
              <w:divBdr>
                <w:top w:val="none" w:sz="0" w:space="0" w:color="auto"/>
                <w:left w:val="none" w:sz="0" w:space="0" w:color="auto"/>
                <w:bottom w:val="none" w:sz="0" w:space="0" w:color="auto"/>
                <w:right w:val="none" w:sz="0" w:space="0" w:color="auto"/>
              </w:divBdr>
              <w:divsChild>
                <w:div w:id="2512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3156">
      <w:bodyDiv w:val="1"/>
      <w:marLeft w:val="0"/>
      <w:marRight w:val="0"/>
      <w:marTop w:val="0"/>
      <w:marBottom w:val="0"/>
      <w:divBdr>
        <w:top w:val="none" w:sz="0" w:space="0" w:color="auto"/>
        <w:left w:val="none" w:sz="0" w:space="0" w:color="auto"/>
        <w:bottom w:val="none" w:sz="0" w:space="0" w:color="auto"/>
        <w:right w:val="none" w:sz="0" w:space="0" w:color="auto"/>
      </w:divBdr>
    </w:div>
    <w:div w:id="1126238835">
      <w:bodyDiv w:val="1"/>
      <w:marLeft w:val="0"/>
      <w:marRight w:val="0"/>
      <w:marTop w:val="0"/>
      <w:marBottom w:val="0"/>
      <w:divBdr>
        <w:top w:val="none" w:sz="0" w:space="0" w:color="auto"/>
        <w:left w:val="none" w:sz="0" w:space="0" w:color="auto"/>
        <w:bottom w:val="none" w:sz="0" w:space="0" w:color="auto"/>
        <w:right w:val="none" w:sz="0" w:space="0" w:color="auto"/>
      </w:divBdr>
      <w:divsChild>
        <w:div w:id="1445728659">
          <w:marLeft w:val="0"/>
          <w:marRight w:val="0"/>
          <w:marTop w:val="0"/>
          <w:marBottom w:val="0"/>
          <w:divBdr>
            <w:top w:val="none" w:sz="0" w:space="0" w:color="auto"/>
            <w:left w:val="none" w:sz="0" w:space="0" w:color="auto"/>
            <w:bottom w:val="none" w:sz="0" w:space="0" w:color="auto"/>
            <w:right w:val="none" w:sz="0" w:space="0" w:color="auto"/>
          </w:divBdr>
          <w:divsChild>
            <w:div w:id="355422015">
              <w:marLeft w:val="0"/>
              <w:marRight w:val="0"/>
              <w:marTop w:val="0"/>
              <w:marBottom w:val="0"/>
              <w:divBdr>
                <w:top w:val="none" w:sz="0" w:space="0" w:color="auto"/>
                <w:left w:val="none" w:sz="0" w:space="0" w:color="auto"/>
                <w:bottom w:val="none" w:sz="0" w:space="0" w:color="auto"/>
                <w:right w:val="none" w:sz="0" w:space="0" w:color="auto"/>
              </w:divBdr>
              <w:divsChild>
                <w:div w:id="457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3693">
      <w:bodyDiv w:val="1"/>
      <w:marLeft w:val="0"/>
      <w:marRight w:val="0"/>
      <w:marTop w:val="0"/>
      <w:marBottom w:val="0"/>
      <w:divBdr>
        <w:top w:val="none" w:sz="0" w:space="0" w:color="auto"/>
        <w:left w:val="none" w:sz="0" w:space="0" w:color="auto"/>
        <w:bottom w:val="none" w:sz="0" w:space="0" w:color="auto"/>
        <w:right w:val="none" w:sz="0" w:space="0" w:color="auto"/>
      </w:divBdr>
    </w:div>
    <w:div w:id="1131173745">
      <w:bodyDiv w:val="1"/>
      <w:marLeft w:val="0"/>
      <w:marRight w:val="0"/>
      <w:marTop w:val="0"/>
      <w:marBottom w:val="0"/>
      <w:divBdr>
        <w:top w:val="none" w:sz="0" w:space="0" w:color="auto"/>
        <w:left w:val="none" w:sz="0" w:space="0" w:color="auto"/>
        <w:bottom w:val="none" w:sz="0" w:space="0" w:color="auto"/>
        <w:right w:val="none" w:sz="0" w:space="0" w:color="auto"/>
      </w:divBdr>
      <w:divsChild>
        <w:div w:id="1640920794">
          <w:marLeft w:val="0"/>
          <w:marRight w:val="0"/>
          <w:marTop w:val="0"/>
          <w:marBottom w:val="0"/>
          <w:divBdr>
            <w:top w:val="none" w:sz="0" w:space="0" w:color="auto"/>
            <w:left w:val="none" w:sz="0" w:space="0" w:color="auto"/>
            <w:bottom w:val="none" w:sz="0" w:space="0" w:color="auto"/>
            <w:right w:val="none" w:sz="0" w:space="0" w:color="auto"/>
          </w:divBdr>
          <w:divsChild>
            <w:div w:id="1796556551">
              <w:marLeft w:val="0"/>
              <w:marRight w:val="0"/>
              <w:marTop w:val="0"/>
              <w:marBottom w:val="0"/>
              <w:divBdr>
                <w:top w:val="none" w:sz="0" w:space="0" w:color="auto"/>
                <w:left w:val="none" w:sz="0" w:space="0" w:color="auto"/>
                <w:bottom w:val="none" w:sz="0" w:space="0" w:color="auto"/>
                <w:right w:val="none" w:sz="0" w:space="0" w:color="auto"/>
              </w:divBdr>
              <w:divsChild>
                <w:div w:id="1766262350">
                  <w:marLeft w:val="0"/>
                  <w:marRight w:val="0"/>
                  <w:marTop w:val="0"/>
                  <w:marBottom w:val="0"/>
                  <w:divBdr>
                    <w:top w:val="none" w:sz="0" w:space="0" w:color="auto"/>
                    <w:left w:val="none" w:sz="0" w:space="0" w:color="auto"/>
                    <w:bottom w:val="none" w:sz="0" w:space="0" w:color="auto"/>
                    <w:right w:val="none" w:sz="0" w:space="0" w:color="auto"/>
                  </w:divBdr>
                  <w:divsChild>
                    <w:div w:id="15835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36865">
      <w:bodyDiv w:val="1"/>
      <w:marLeft w:val="0"/>
      <w:marRight w:val="0"/>
      <w:marTop w:val="0"/>
      <w:marBottom w:val="0"/>
      <w:divBdr>
        <w:top w:val="none" w:sz="0" w:space="0" w:color="auto"/>
        <w:left w:val="none" w:sz="0" w:space="0" w:color="auto"/>
        <w:bottom w:val="none" w:sz="0" w:space="0" w:color="auto"/>
        <w:right w:val="none" w:sz="0" w:space="0" w:color="auto"/>
      </w:divBdr>
      <w:divsChild>
        <w:div w:id="959652454">
          <w:marLeft w:val="0"/>
          <w:marRight w:val="0"/>
          <w:marTop w:val="0"/>
          <w:marBottom w:val="0"/>
          <w:divBdr>
            <w:top w:val="none" w:sz="0" w:space="0" w:color="auto"/>
            <w:left w:val="none" w:sz="0" w:space="0" w:color="auto"/>
            <w:bottom w:val="none" w:sz="0" w:space="0" w:color="auto"/>
            <w:right w:val="none" w:sz="0" w:space="0" w:color="auto"/>
          </w:divBdr>
          <w:divsChild>
            <w:div w:id="2063169002">
              <w:marLeft w:val="0"/>
              <w:marRight w:val="0"/>
              <w:marTop w:val="0"/>
              <w:marBottom w:val="0"/>
              <w:divBdr>
                <w:top w:val="none" w:sz="0" w:space="0" w:color="auto"/>
                <w:left w:val="none" w:sz="0" w:space="0" w:color="auto"/>
                <w:bottom w:val="none" w:sz="0" w:space="0" w:color="auto"/>
                <w:right w:val="none" w:sz="0" w:space="0" w:color="auto"/>
              </w:divBdr>
              <w:divsChild>
                <w:div w:id="12287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4897">
      <w:bodyDiv w:val="1"/>
      <w:marLeft w:val="0"/>
      <w:marRight w:val="0"/>
      <w:marTop w:val="0"/>
      <w:marBottom w:val="0"/>
      <w:divBdr>
        <w:top w:val="none" w:sz="0" w:space="0" w:color="auto"/>
        <w:left w:val="none" w:sz="0" w:space="0" w:color="auto"/>
        <w:bottom w:val="none" w:sz="0" w:space="0" w:color="auto"/>
        <w:right w:val="none" w:sz="0" w:space="0" w:color="auto"/>
      </w:divBdr>
    </w:div>
    <w:div w:id="1159804386">
      <w:bodyDiv w:val="1"/>
      <w:marLeft w:val="0"/>
      <w:marRight w:val="0"/>
      <w:marTop w:val="0"/>
      <w:marBottom w:val="0"/>
      <w:divBdr>
        <w:top w:val="none" w:sz="0" w:space="0" w:color="auto"/>
        <w:left w:val="none" w:sz="0" w:space="0" w:color="auto"/>
        <w:bottom w:val="none" w:sz="0" w:space="0" w:color="auto"/>
        <w:right w:val="none" w:sz="0" w:space="0" w:color="auto"/>
      </w:divBdr>
      <w:divsChild>
        <w:div w:id="256250790">
          <w:marLeft w:val="0"/>
          <w:marRight w:val="0"/>
          <w:marTop w:val="0"/>
          <w:marBottom w:val="0"/>
          <w:divBdr>
            <w:top w:val="none" w:sz="0" w:space="0" w:color="auto"/>
            <w:left w:val="none" w:sz="0" w:space="0" w:color="auto"/>
            <w:bottom w:val="none" w:sz="0" w:space="0" w:color="auto"/>
            <w:right w:val="none" w:sz="0" w:space="0" w:color="auto"/>
          </w:divBdr>
          <w:divsChild>
            <w:div w:id="1524323311">
              <w:marLeft w:val="0"/>
              <w:marRight w:val="0"/>
              <w:marTop w:val="0"/>
              <w:marBottom w:val="0"/>
              <w:divBdr>
                <w:top w:val="none" w:sz="0" w:space="0" w:color="auto"/>
                <w:left w:val="none" w:sz="0" w:space="0" w:color="auto"/>
                <w:bottom w:val="none" w:sz="0" w:space="0" w:color="auto"/>
                <w:right w:val="none" w:sz="0" w:space="0" w:color="auto"/>
              </w:divBdr>
              <w:divsChild>
                <w:div w:id="1243680391">
                  <w:marLeft w:val="0"/>
                  <w:marRight w:val="0"/>
                  <w:marTop w:val="0"/>
                  <w:marBottom w:val="0"/>
                  <w:divBdr>
                    <w:top w:val="none" w:sz="0" w:space="0" w:color="auto"/>
                    <w:left w:val="none" w:sz="0" w:space="0" w:color="auto"/>
                    <w:bottom w:val="none" w:sz="0" w:space="0" w:color="auto"/>
                    <w:right w:val="none" w:sz="0" w:space="0" w:color="auto"/>
                  </w:divBdr>
                  <w:divsChild>
                    <w:div w:id="304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01964">
      <w:bodyDiv w:val="1"/>
      <w:marLeft w:val="0"/>
      <w:marRight w:val="0"/>
      <w:marTop w:val="0"/>
      <w:marBottom w:val="0"/>
      <w:divBdr>
        <w:top w:val="none" w:sz="0" w:space="0" w:color="auto"/>
        <w:left w:val="none" w:sz="0" w:space="0" w:color="auto"/>
        <w:bottom w:val="none" w:sz="0" w:space="0" w:color="auto"/>
        <w:right w:val="none" w:sz="0" w:space="0" w:color="auto"/>
      </w:divBdr>
      <w:divsChild>
        <w:div w:id="1404796251">
          <w:marLeft w:val="0"/>
          <w:marRight w:val="0"/>
          <w:marTop w:val="0"/>
          <w:marBottom w:val="0"/>
          <w:divBdr>
            <w:top w:val="none" w:sz="0" w:space="0" w:color="auto"/>
            <w:left w:val="none" w:sz="0" w:space="0" w:color="auto"/>
            <w:bottom w:val="none" w:sz="0" w:space="0" w:color="auto"/>
            <w:right w:val="none" w:sz="0" w:space="0" w:color="auto"/>
          </w:divBdr>
          <w:divsChild>
            <w:div w:id="1543395159">
              <w:marLeft w:val="0"/>
              <w:marRight w:val="0"/>
              <w:marTop w:val="0"/>
              <w:marBottom w:val="0"/>
              <w:divBdr>
                <w:top w:val="none" w:sz="0" w:space="0" w:color="auto"/>
                <w:left w:val="none" w:sz="0" w:space="0" w:color="auto"/>
                <w:bottom w:val="none" w:sz="0" w:space="0" w:color="auto"/>
                <w:right w:val="none" w:sz="0" w:space="0" w:color="auto"/>
              </w:divBdr>
              <w:divsChild>
                <w:div w:id="8024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47556">
      <w:bodyDiv w:val="1"/>
      <w:marLeft w:val="0"/>
      <w:marRight w:val="0"/>
      <w:marTop w:val="0"/>
      <w:marBottom w:val="0"/>
      <w:divBdr>
        <w:top w:val="none" w:sz="0" w:space="0" w:color="auto"/>
        <w:left w:val="none" w:sz="0" w:space="0" w:color="auto"/>
        <w:bottom w:val="none" w:sz="0" w:space="0" w:color="auto"/>
        <w:right w:val="none" w:sz="0" w:space="0" w:color="auto"/>
      </w:divBdr>
      <w:divsChild>
        <w:div w:id="2091385928">
          <w:marLeft w:val="0"/>
          <w:marRight w:val="0"/>
          <w:marTop w:val="0"/>
          <w:marBottom w:val="0"/>
          <w:divBdr>
            <w:top w:val="none" w:sz="0" w:space="0" w:color="auto"/>
            <w:left w:val="none" w:sz="0" w:space="0" w:color="auto"/>
            <w:bottom w:val="none" w:sz="0" w:space="0" w:color="auto"/>
            <w:right w:val="none" w:sz="0" w:space="0" w:color="auto"/>
          </w:divBdr>
          <w:divsChild>
            <w:div w:id="395081820">
              <w:marLeft w:val="0"/>
              <w:marRight w:val="0"/>
              <w:marTop w:val="0"/>
              <w:marBottom w:val="0"/>
              <w:divBdr>
                <w:top w:val="none" w:sz="0" w:space="0" w:color="auto"/>
                <w:left w:val="none" w:sz="0" w:space="0" w:color="auto"/>
                <w:bottom w:val="none" w:sz="0" w:space="0" w:color="auto"/>
                <w:right w:val="none" w:sz="0" w:space="0" w:color="auto"/>
              </w:divBdr>
              <w:divsChild>
                <w:div w:id="153571067">
                  <w:marLeft w:val="0"/>
                  <w:marRight w:val="0"/>
                  <w:marTop w:val="0"/>
                  <w:marBottom w:val="0"/>
                  <w:divBdr>
                    <w:top w:val="none" w:sz="0" w:space="0" w:color="auto"/>
                    <w:left w:val="none" w:sz="0" w:space="0" w:color="auto"/>
                    <w:bottom w:val="none" w:sz="0" w:space="0" w:color="auto"/>
                    <w:right w:val="none" w:sz="0" w:space="0" w:color="auto"/>
                  </w:divBdr>
                  <w:divsChild>
                    <w:div w:id="1903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21343">
      <w:bodyDiv w:val="1"/>
      <w:marLeft w:val="0"/>
      <w:marRight w:val="0"/>
      <w:marTop w:val="0"/>
      <w:marBottom w:val="0"/>
      <w:divBdr>
        <w:top w:val="none" w:sz="0" w:space="0" w:color="auto"/>
        <w:left w:val="none" w:sz="0" w:space="0" w:color="auto"/>
        <w:bottom w:val="none" w:sz="0" w:space="0" w:color="auto"/>
        <w:right w:val="none" w:sz="0" w:space="0" w:color="auto"/>
      </w:divBdr>
    </w:div>
    <w:div w:id="1243954696">
      <w:bodyDiv w:val="1"/>
      <w:marLeft w:val="0"/>
      <w:marRight w:val="0"/>
      <w:marTop w:val="0"/>
      <w:marBottom w:val="0"/>
      <w:divBdr>
        <w:top w:val="none" w:sz="0" w:space="0" w:color="auto"/>
        <w:left w:val="none" w:sz="0" w:space="0" w:color="auto"/>
        <w:bottom w:val="none" w:sz="0" w:space="0" w:color="auto"/>
        <w:right w:val="none" w:sz="0" w:space="0" w:color="auto"/>
      </w:divBdr>
      <w:divsChild>
        <w:div w:id="931428312">
          <w:marLeft w:val="0"/>
          <w:marRight w:val="0"/>
          <w:marTop w:val="0"/>
          <w:marBottom w:val="0"/>
          <w:divBdr>
            <w:top w:val="none" w:sz="0" w:space="0" w:color="auto"/>
            <w:left w:val="none" w:sz="0" w:space="0" w:color="auto"/>
            <w:bottom w:val="none" w:sz="0" w:space="0" w:color="auto"/>
            <w:right w:val="none" w:sz="0" w:space="0" w:color="auto"/>
          </w:divBdr>
          <w:divsChild>
            <w:div w:id="686948780">
              <w:marLeft w:val="0"/>
              <w:marRight w:val="0"/>
              <w:marTop w:val="0"/>
              <w:marBottom w:val="0"/>
              <w:divBdr>
                <w:top w:val="none" w:sz="0" w:space="0" w:color="auto"/>
                <w:left w:val="none" w:sz="0" w:space="0" w:color="auto"/>
                <w:bottom w:val="none" w:sz="0" w:space="0" w:color="auto"/>
                <w:right w:val="none" w:sz="0" w:space="0" w:color="auto"/>
              </w:divBdr>
              <w:divsChild>
                <w:div w:id="1266689685">
                  <w:marLeft w:val="0"/>
                  <w:marRight w:val="0"/>
                  <w:marTop w:val="0"/>
                  <w:marBottom w:val="0"/>
                  <w:divBdr>
                    <w:top w:val="none" w:sz="0" w:space="0" w:color="auto"/>
                    <w:left w:val="none" w:sz="0" w:space="0" w:color="auto"/>
                    <w:bottom w:val="none" w:sz="0" w:space="0" w:color="auto"/>
                    <w:right w:val="none" w:sz="0" w:space="0" w:color="auto"/>
                  </w:divBdr>
                  <w:divsChild>
                    <w:div w:id="10421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470693">
      <w:bodyDiv w:val="1"/>
      <w:marLeft w:val="0"/>
      <w:marRight w:val="0"/>
      <w:marTop w:val="0"/>
      <w:marBottom w:val="0"/>
      <w:divBdr>
        <w:top w:val="none" w:sz="0" w:space="0" w:color="auto"/>
        <w:left w:val="none" w:sz="0" w:space="0" w:color="auto"/>
        <w:bottom w:val="none" w:sz="0" w:space="0" w:color="auto"/>
        <w:right w:val="none" w:sz="0" w:space="0" w:color="auto"/>
      </w:divBdr>
      <w:divsChild>
        <w:div w:id="1112356606">
          <w:marLeft w:val="0"/>
          <w:marRight w:val="0"/>
          <w:marTop w:val="0"/>
          <w:marBottom w:val="0"/>
          <w:divBdr>
            <w:top w:val="none" w:sz="0" w:space="0" w:color="auto"/>
            <w:left w:val="none" w:sz="0" w:space="0" w:color="auto"/>
            <w:bottom w:val="none" w:sz="0" w:space="0" w:color="auto"/>
            <w:right w:val="none" w:sz="0" w:space="0" w:color="auto"/>
          </w:divBdr>
          <w:divsChild>
            <w:div w:id="2082480956">
              <w:marLeft w:val="0"/>
              <w:marRight w:val="0"/>
              <w:marTop w:val="0"/>
              <w:marBottom w:val="0"/>
              <w:divBdr>
                <w:top w:val="none" w:sz="0" w:space="0" w:color="auto"/>
                <w:left w:val="none" w:sz="0" w:space="0" w:color="auto"/>
                <w:bottom w:val="none" w:sz="0" w:space="0" w:color="auto"/>
                <w:right w:val="none" w:sz="0" w:space="0" w:color="auto"/>
              </w:divBdr>
              <w:divsChild>
                <w:div w:id="12863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1672">
      <w:bodyDiv w:val="1"/>
      <w:marLeft w:val="0"/>
      <w:marRight w:val="0"/>
      <w:marTop w:val="0"/>
      <w:marBottom w:val="0"/>
      <w:divBdr>
        <w:top w:val="none" w:sz="0" w:space="0" w:color="auto"/>
        <w:left w:val="none" w:sz="0" w:space="0" w:color="auto"/>
        <w:bottom w:val="none" w:sz="0" w:space="0" w:color="auto"/>
        <w:right w:val="none" w:sz="0" w:space="0" w:color="auto"/>
      </w:divBdr>
      <w:divsChild>
        <w:div w:id="1760371439">
          <w:marLeft w:val="0"/>
          <w:marRight w:val="0"/>
          <w:marTop w:val="0"/>
          <w:marBottom w:val="0"/>
          <w:divBdr>
            <w:top w:val="none" w:sz="0" w:space="0" w:color="auto"/>
            <w:left w:val="none" w:sz="0" w:space="0" w:color="auto"/>
            <w:bottom w:val="none" w:sz="0" w:space="0" w:color="auto"/>
            <w:right w:val="none" w:sz="0" w:space="0" w:color="auto"/>
          </w:divBdr>
          <w:divsChild>
            <w:div w:id="17225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6676">
      <w:bodyDiv w:val="1"/>
      <w:marLeft w:val="0"/>
      <w:marRight w:val="0"/>
      <w:marTop w:val="0"/>
      <w:marBottom w:val="0"/>
      <w:divBdr>
        <w:top w:val="none" w:sz="0" w:space="0" w:color="auto"/>
        <w:left w:val="none" w:sz="0" w:space="0" w:color="auto"/>
        <w:bottom w:val="none" w:sz="0" w:space="0" w:color="auto"/>
        <w:right w:val="none" w:sz="0" w:space="0" w:color="auto"/>
      </w:divBdr>
      <w:divsChild>
        <w:div w:id="1526283997">
          <w:marLeft w:val="0"/>
          <w:marRight w:val="0"/>
          <w:marTop w:val="0"/>
          <w:marBottom w:val="0"/>
          <w:divBdr>
            <w:top w:val="none" w:sz="0" w:space="0" w:color="auto"/>
            <w:left w:val="none" w:sz="0" w:space="0" w:color="auto"/>
            <w:bottom w:val="none" w:sz="0" w:space="0" w:color="auto"/>
            <w:right w:val="none" w:sz="0" w:space="0" w:color="auto"/>
          </w:divBdr>
          <w:divsChild>
            <w:div w:id="449981352">
              <w:marLeft w:val="0"/>
              <w:marRight w:val="0"/>
              <w:marTop w:val="0"/>
              <w:marBottom w:val="0"/>
              <w:divBdr>
                <w:top w:val="none" w:sz="0" w:space="0" w:color="auto"/>
                <w:left w:val="none" w:sz="0" w:space="0" w:color="auto"/>
                <w:bottom w:val="none" w:sz="0" w:space="0" w:color="auto"/>
                <w:right w:val="none" w:sz="0" w:space="0" w:color="auto"/>
              </w:divBdr>
              <w:divsChild>
                <w:div w:id="1594977095">
                  <w:marLeft w:val="0"/>
                  <w:marRight w:val="0"/>
                  <w:marTop w:val="0"/>
                  <w:marBottom w:val="0"/>
                  <w:divBdr>
                    <w:top w:val="none" w:sz="0" w:space="0" w:color="auto"/>
                    <w:left w:val="none" w:sz="0" w:space="0" w:color="auto"/>
                    <w:bottom w:val="none" w:sz="0" w:space="0" w:color="auto"/>
                    <w:right w:val="none" w:sz="0" w:space="0" w:color="auto"/>
                  </w:divBdr>
                  <w:divsChild>
                    <w:div w:id="13401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7234">
      <w:bodyDiv w:val="1"/>
      <w:marLeft w:val="0"/>
      <w:marRight w:val="0"/>
      <w:marTop w:val="0"/>
      <w:marBottom w:val="0"/>
      <w:divBdr>
        <w:top w:val="none" w:sz="0" w:space="0" w:color="auto"/>
        <w:left w:val="none" w:sz="0" w:space="0" w:color="auto"/>
        <w:bottom w:val="none" w:sz="0" w:space="0" w:color="auto"/>
        <w:right w:val="none" w:sz="0" w:space="0" w:color="auto"/>
      </w:divBdr>
      <w:divsChild>
        <w:div w:id="2024625480">
          <w:marLeft w:val="0"/>
          <w:marRight w:val="0"/>
          <w:marTop w:val="0"/>
          <w:marBottom w:val="0"/>
          <w:divBdr>
            <w:top w:val="none" w:sz="0" w:space="0" w:color="auto"/>
            <w:left w:val="none" w:sz="0" w:space="0" w:color="auto"/>
            <w:bottom w:val="none" w:sz="0" w:space="0" w:color="auto"/>
            <w:right w:val="none" w:sz="0" w:space="0" w:color="auto"/>
          </w:divBdr>
          <w:divsChild>
            <w:div w:id="1510948294">
              <w:marLeft w:val="0"/>
              <w:marRight w:val="0"/>
              <w:marTop w:val="0"/>
              <w:marBottom w:val="0"/>
              <w:divBdr>
                <w:top w:val="none" w:sz="0" w:space="0" w:color="auto"/>
                <w:left w:val="none" w:sz="0" w:space="0" w:color="auto"/>
                <w:bottom w:val="none" w:sz="0" w:space="0" w:color="auto"/>
                <w:right w:val="none" w:sz="0" w:space="0" w:color="auto"/>
              </w:divBdr>
              <w:divsChild>
                <w:div w:id="19242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9131">
      <w:bodyDiv w:val="1"/>
      <w:marLeft w:val="0"/>
      <w:marRight w:val="0"/>
      <w:marTop w:val="0"/>
      <w:marBottom w:val="0"/>
      <w:divBdr>
        <w:top w:val="none" w:sz="0" w:space="0" w:color="auto"/>
        <w:left w:val="none" w:sz="0" w:space="0" w:color="auto"/>
        <w:bottom w:val="none" w:sz="0" w:space="0" w:color="auto"/>
        <w:right w:val="none" w:sz="0" w:space="0" w:color="auto"/>
      </w:divBdr>
      <w:divsChild>
        <w:div w:id="415978223">
          <w:marLeft w:val="0"/>
          <w:marRight w:val="0"/>
          <w:marTop w:val="0"/>
          <w:marBottom w:val="0"/>
          <w:divBdr>
            <w:top w:val="none" w:sz="0" w:space="0" w:color="auto"/>
            <w:left w:val="none" w:sz="0" w:space="0" w:color="auto"/>
            <w:bottom w:val="none" w:sz="0" w:space="0" w:color="auto"/>
            <w:right w:val="none" w:sz="0" w:space="0" w:color="auto"/>
          </w:divBdr>
          <w:divsChild>
            <w:div w:id="1461266862">
              <w:marLeft w:val="0"/>
              <w:marRight w:val="0"/>
              <w:marTop w:val="0"/>
              <w:marBottom w:val="0"/>
              <w:divBdr>
                <w:top w:val="none" w:sz="0" w:space="0" w:color="auto"/>
                <w:left w:val="none" w:sz="0" w:space="0" w:color="auto"/>
                <w:bottom w:val="none" w:sz="0" w:space="0" w:color="auto"/>
                <w:right w:val="none" w:sz="0" w:space="0" w:color="auto"/>
              </w:divBdr>
              <w:divsChild>
                <w:div w:id="17574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441">
      <w:bodyDiv w:val="1"/>
      <w:marLeft w:val="0"/>
      <w:marRight w:val="0"/>
      <w:marTop w:val="0"/>
      <w:marBottom w:val="0"/>
      <w:divBdr>
        <w:top w:val="none" w:sz="0" w:space="0" w:color="auto"/>
        <w:left w:val="none" w:sz="0" w:space="0" w:color="auto"/>
        <w:bottom w:val="none" w:sz="0" w:space="0" w:color="auto"/>
        <w:right w:val="none" w:sz="0" w:space="0" w:color="auto"/>
      </w:divBdr>
    </w:div>
    <w:div w:id="1276794086">
      <w:bodyDiv w:val="1"/>
      <w:marLeft w:val="0"/>
      <w:marRight w:val="0"/>
      <w:marTop w:val="0"/>
      <w:marBottom w:val="0"/>
      <w:divBdr>
        <w:top w:val="none" w:sz="0" w:space="0" w:color="auto"/>
        <w:left w:val="none" w:sz="0" w:space="0" w:color="auto"/>
        <w:bottom w:val="none" w:sz="0" w:space="0" w:color="auto"/>
        <w:right w:val="none" w:sz="0" w:space="0" w:color="auto"/>
      </w:divBdr>
      <w:divsChild>
        <w:div w:id="64424459">
          <w:marLeft w:val="0"/>
          <w:marRight w:val="0"/>
          <w:marTop w:val="0"/>
          <w:marBottom w:val="0"/>
          <w:divBdr>
            <w:top w:val="none" w:sz="0" w:space="0" w:color="auto"/>
            <w:left w:val="none" w:sz="0" w:space="0" w:color="auto"/>
            <w:bottom w:val="none" w:sz="0" w:space="0" w:color="auto"/>
            <w:right w:val="none" w:sz="0" w:space="0" w:color="auto"/>
          </w:divBdr>
          <w:divsChild>
            <w:div w:id="14199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8256">
      <w:bodyDiv w:val="1"/>
      <w:marLeft w:val="0"/>
      <w:marRight w:val="0"/>
      <w:marTop w:val="0"/>
      <w:marBottom w:val="0"/>
      <w:divBdr>
        <w:top w:val="none" w:sz="0" w:space="0" w:color="auto"/>
        <w:left w:val="none" w:sz="0" w:space="0" w:color="auto"/>
        <w:bottom w:val="none" w:sz="0" w:space="0" w:color="auto"/>
        <w:right w:val="none" w:sz="0" w:space="0" w:color="auto"/>
      </w:divBdr>
      <w:divsChild>
        <w:div w:id="1570966854">
          <w:marLeft w:val="0"/>
          <w:marRight w:val="0"/>
          <w:marTop w:val="0"/>
          <w:marBottom w:val="0"/>
          <w:divBdr>
            <w:top w:val="none" w:sz="0" w:space="0" w:color="auto"/>
            <w:left w:val="none" w:sz="0" w:space="0" w:color="auto"/>
            <w:bottom w:val="none" w:sz="0" w:space="0" w:color="auto"/>
            <w:right w:val="none" w:sz="0" w:space="0" w:color="auto"/>
          </w:divBdr>
          <w:divsChild>
            <w:div w:id="1593926488">
              <w:marLeft w:val="0"/>
              <w:marRight w:val="0"/>
              <w:marTop w:val="0"/>
              <w:marBottom w:val="0"/>
              <w:divBdr>
                <w:top w:val="none" w:sz="0" w:space="0" w:color="auto"/>
                <w:left w:val="none" w:sz="0" w:space="0" w:color="auto"/>
                <w:bottom w:val="none" w:sz="0" w:space="0" w:color="auto"/>
                <w:right w:val="none" w:sz="0" w:space="0" w:color="auto"/>
              </w:divBdr>
              <w:divsChild>
                <w:div w:id="17967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8323">
      <w:bodyDiv w:val="1"/>
      <w:marLeft w:val="0"/>
      <w:marRight w:val="0"/>
      <w:marTop w:val="0"/>
      <w:marBottom w:val="0"/>
      <w:divBdr>
        <w:top w:val="none" w:sz="0" w:space="0" w:color="auto"/>
        <w:left w:val="none" w:sz="0" w:space="0" w:color="auto"/>
        <w:bottom w:val="none" w:sz="0" w:space="0" w:color="auto"/>
        <w:right w:val="none" w:sz="0" w:space="0" w:color="auto"/>
      </w:divBdr>
      <w:divsChild>
        <w:div w:id="467014839">
          <w:marLeft w:val="0"/>
          <w:marRight w:val="0"/>
          <w:marTop w:val="0"/>
          <w:marBottom w:val="0"/>
          <w:divBdr>
            <w:top w:val="none" w:sz="0" w:space="0" w:color="auto"/>
            <w:left w:val="none" w:sz="0" w:space="0" w:color="auto"/>
            <w:bottom w:val="none" w:sz="0" w:space="0" w:color="auto"/>
            <w:right w:val="none" w:sz="0" w:space="0" w:color="auto"/>
          </w:divBdr>
          <w:divsChild>
            <w:div w:id="1957128977">
              <w:marLeft w:val="0"/>
              <w:marRight w:val="0"/>
              <w:marTop w:val="0"/>
              <w:marBottom w:val="0"/>
              <w:divBdr>
                <w:top w:val="none" w:sz="0" w:space="0" w:color="auto"/>
                <w:left w:val="none" w:sz="0" w:space="0" w:color="auto"/>
                <w:bottom w:val="none" w:sz="0" w:space="0" w:color="auto"/>
                <w:right w:val="none" w:sz="0" w:space="0" w:color="auto"/>
              </w:divBdr>
              <w:divsChild>
                <w:div w:id="842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85032">
      <w:bodyDiv w:val="1"/>
      <w:marLeft w:val="0"/>
      <w:marRight w:val="0"/>
      <w:marTop w:val="0"/>
      <w:marBottom w:val="0"/>
      <w:divBdr>
        <w:top w:val="none" w:sz="0" w:space="0" w:color="auto"/>
        <w:left w:val="none" w:sz="0" w:space="0" w:color="auto"/>
        <w:bottom w:val="none" w:sz="0" w:space="0" w:color="auto"/>
        <w:right w:val="none" w:sz="0" w:space="0" w:color="auto"/>
      </w:divBdr>
    </w:div>
    <w:div w:id="1298340093">
      <w:bodyDiv w:val="1"/>
      <w:marLeft w:val="0"/>
      <w:marRight w:val="0"/>
      <w:marTop w:val="0"/>
      <w:marBottom w:val="0"/>
      <w:divBdr>
        <w:top w:val="none" w:sz="0" w:space="0" w:color="auto"/>
        <w:left w:val="none" w:sz="0" w:space="0" w:color="auto"/>
        <w:bottom w:val="none" w:sz="0" w:space="0" w:color="auto"/>
        <w:right w:val="none" w:sz="0" w:space="0" w:color="auto"/>
      </w:divBdr>
      <w:divsChild>
        <w:div w:id="1919486201">
          <w:marLeft w:val="0"/>
          <w:marRight w:val="0"/>
          <w:marTop w:val="0"/>
          <w:marBottom w:val="0"/>
          <w:divBdr>
            <w:top w:val="none" w:sz="0" w:space="0" w:color="auto"/>
            <w:left w:val="none" w:sz="0" w:space="0" w:color="auto"/>
            <w:bottom w:val="none" w:sz="0" w:space="0" w:color="auto"/>
            <w:right w:val="none" w:sz="0" w:space="0" w:color="auto"/>
          </w:divBdr>
          <w:divsChild>
            <w:div w:id="1683123257">
              <w:marLeft w:val="0"/>
              <w:marRight w:val="0"/>
              <w:marTop w:val="0"/>
              <w:marBottom w:val="0"/>
              <w:divBdr>
                <w:top w:val="none" w:sz="0" w:space="0" w:color="auto"/>
                <w:left w:val="none" w:sz="0" w:space="0" w:color="auto"/>
                <w:bottom w:val="none" w:sz="0" w:space="0" w:color="auto"/>
                <w:right w:val="none" w:sz="0" w:space="0" w:color="auto"/>
              </w:divBdr>
              <w:divsChild>
                <w:div w:id="936716804">
                  <w:marLeft w:val="0"/>
                  <w:marRight w:val="0"/>
                  <w:marTop w:val="0"/>
                  <w:marBottom w:val="0"/>
                  <w:divBdr>
                    <w:top w:val="none" w:sz="0" w:space="0" w:color="auto"/>
                    <w:left w:val="none" w:sz="0" w:space="0" w:color="auto"/>
                    <w:bottom w:val="none" w:sz="0" w:space="0" w:color="auto"/>
                    <w:right w:val="none" w:sz="0" w:space="0" w:color="auto"/>
                  </w:divBdr>
                  <w:divsChild>
                    <w:div w:id="7049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640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93">
          <w:marLeft w:val="0"/>
          <w:marRight w:val="0"/>
          <w:marTop w:val="0"/>
          <w:marBottom w:val="0"/>
          <w:divBdr>
            <w:top w:val="none" w:sz="0" w:space="0" w:color="auto"/>
            <w:left w:val="none" w:sz="0" w:space="0" w:color="auto"/>
            <w:bottom w:val="none" w:sz="0" w:space="0" w:color="auto"/>
            <w:right w:val="none" w:sz="0" w:space="0" w:color="auto"/>
          </w:divBdr>
        </w:div>
      </w:divsChild>
    </w:div>
    <w:div w:id="1304775888">
      <w:bodyDiv w:val="1"/>
      <w:marLeft w:val="0"/>
      <w:marRight w:val="0"/>
      <w:marTop w:val="0"/>
      <w:marBottom w:val="0"/>
      <w:divBdr>
        <w:top w:val="none" w:sz="0" w:space="0" w:color="auto"/>
        <w:left w:val="none" w:sz="0" w:space="0" w:color="auto"/>
        <w:bottom w:val="none" w:sz="0" w:space="0" w:color="auto"/>
        <w:right w:val="none" w:sz="0" w:space="0" w:color="auto"/>
      </w:divBdr>
      <w:divsChild>
        <w:div w:id="133253858">
          <w:marLeft w:val="0"/>
          <w:marRight w:val="0"/>
          <w:marTop w:val="0"/>
          <w:marBottom w:val="0"/>
          <w:divBdr>
            <w:top w:val="none" w:sz="0" w:space="0" w:color="auto"/>
            <w:left w:val="none" w:sz="0" w:space="0" w:color="auto"/>
            <w:bottom w:val="none" w:sz="0" w:space="0" w:color="auto"/>
            <w:right w:val="none" w:sz="0" w:space="0" w:color="auto"/>
          </w:divBdr>
          <w:divsChild>
            <w:div w:id="1402681198">
              <w:marLeft w:val="0"/>
              <w:marRight w:val="0"/>
              <w:marTop w:val="0"/>
              <w:marBottom w:val="0"/>
              <w:divBdr>
                <w:top w:val="none" w:sz="0" w:space="0" w:color="auto"/>
                <w:left w:val="none" w:sz="0" w:space="0" w:color="auto"/>
                <w:bottom w:val="none" w:sz="0" w:space="0" w:color="auto"/>
                <w:right w:val="none" w:sz="0" w:space="0" w:color="auto"/>
              </w:divBdr>
              <w:divsChild>
                <w:div w:id="21431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0678">
      <w:bodyDiv w:val="1"/>
      <w:marLeft w:val="0"/>
      <w:marRight w:val="0"/>
      <w:marTop w:val="0"/>
      <w:marBottom w:val="0"/>
      <w:divBdr>
        <w:top w:val="none" w:sz="0" w:space="0" w:color="auto"/>
        <w:left w:val="none" w:sz="0" w:space="0" w:color="auto"/>
        <w:bottom w:val="none" w:sz="0" w:space="0" w:color="auto"/>
        <w:right w:val="none" w:sz="0" w:space="0" w:color="auto"/>
      </w:divBdr>
      <w:divsChild>
        <w:div w:id="1575358811">
          <w:marLeft w:val="0"/>
          <w:marRight w:val="0"/>
          <w:marTop w:val="0"/>
          <w:marBottom w:val="0"/>
          <w:divBdr>
            <w:top w:val="none" w:sz="0" w:space="0" w:color="auto"/>
            <w:left w:val="none" w:sz="0" w:space="0" w:color="auto"/>
            <w:bottom w:val="none" w:sz="0" w:space="0" w:color="auto"/>
            <w:right w:val="none" w:sz="0" w:space="0" w:color="auto"/>
          </w:divBdr>
          <w:divsChild>
            <w:div w:id="481510934">
              <w:marLeft w:val="0"/>
              <w:marRight w:val="0"/>
              <w:marTop w:val="0"/>
              <w:marBottom w:val="0"/>
              <w:divBdr>
                <w:top w:val="none" w:sz="0" w:space="0" w:color="auto"/>
                <w:left w:val="none" w:sz="0" w:space="0" w:color="auto"/>
                <w:bottom w:val="none" w:sz="0" w:space="0" w:color="auto"/>
                <w:right w:val="none" w:sz="0" w:space="0" w:color="auto"/>
              </w:divBdr>
              <w:divsChild>
                <w:div w:id="646403342">
                  <w:marLeft w:val="0"/>
                  <w:marRight w:val="0"/>
                  <w:marTop w:val="0"/>
                  <w:marBottom w:val="0"/>
                  <w:divBdr>
                    <w:top w:val="none" w:sz="0" w:space="0" w:color="auto"/>
                    <w:left w:val="none" w:sz="0" w:space="0" w:color="auto"/>
                    <w:bottom w:val="none" w:sz="0" w:space="0" w:color="auto"/>
                    <w:right w:val="none" w:sz="0" w:space="0" w:color="auto"/>
                  </w:divBdr>
                  <w:divsChild>
                    <w:div w:id="1384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29332">
      <w:bodyDiv w:val="1"/>
      <w:marLeft w:val="0"/>
      <w:marRight w:val="0"/>
      <w:marTop w:val="0"/>
      <w:marBottom w:val="0"/>
      <w:divBdr>
        <w:top w:val="none" w:sz="0" w:space="0" w:color="auto"/>
        <w:left w:val="none" w:sz="0" w:space="0" w:color="auto"/>
        <w:bottom w:val="none" w:sz="0" w:space="0" w:color="auto"/>
        <w:right w:val="none" w:sz="0" w:space="0" w:color="auto"/>
      </w:divBdr>
      <w:divsChild>
        <w:div w:id="53940928">
          <w:marLeft w:val="0"/>
          <w:marRight w:val="0"/>
          <w:marTop w:val="0"/>
          <w:marBottom w:val="0"/>
          <w:divBdr>
            <w:top w:val="none" w:sz="0" w:space="0" w:color="auto"/>
            <w:left w:val="none" w:sz="0" w:space="0" w:color="auto"/>
            <w:bottom w:val="none" w:sz="0" w:space="0" w:color="auto"/>
            <w:right w:val="none" w:sz="0" w:space="0" w:color="auto"/>
          </w:divBdr>
          <w:divsChild>
            <w:div w:id="1675841725">
              <w:marLeft w:val="0"/>
              <w:marRight w:val="0"/>
              <w:marTop w:val="0"/>
              <w:marBottom w:val="0"/>
              <w:divBdr>
                <w:top w:val="none" w:sz="0" w:space="0" w:color="auto"/>
                <w:left w:val="none" w:sz="0" w:space="0" w:color="auto"/>
                <w:bottom w:val="none" w:sz="0" w:space="0" w:color="auto"/>
                <w:right w:val="none" w:sz="0" w:space="0" w:color="auto"/>
              </w:divBdr>
              <w:divsChild>
                <w:div w:id="180357950">
                  <w:marLeft w:val="0"/>
                  <w:marRight w:val="0"/>
                  <w:marTop w:val="0"/>
                  <w:marBottom w:val="0"/>
                  <w:divBdr>
                    <w:top w:val="none" w:sz="0" w:space="0" w:color="auto"/>
                    <w:left w:val="none" w:sz="0" w:space="0" w:color="auto"/>
                    <w:bottom w:val="none" w:sz="0" w:space="0" w:color="auto"/>
                    <w:right w:val="none" w:sz="0" w:space="0" w:color="auto"/>
                  </w:divBdr>
                  <w:divsChild>
                    <w:div w:id="4147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949">
      <w:bodyDiv w:val="1"/>
      <w:marLeft w:val="0"/>
      <w:marRight w:val="0"/>
      <w:marTop w:val="0"/>
      <w:marBottom w:val="0"/>
      <w:divBdr>
        <w:top w:val="none" w:sz="0" w:space="0" w:color="auto"/>
        <w:left w:val="none" w:sz="0" w:space="0" w:color="auto"/>
        <w:bottom w:val="none" w:sz="0" w:space="0" w:color="auto"/>
        <w:right w:val="none" w:sz="0" w:space="0" w:color="auto"/>
      </w:divBdr>
      <w:divsChild>
        <w:div w:id="22286816">
          <w:marLeft w:val="0"/>
          <w:marRight w:val="0"/>
          <w:marTop w:val="0"/>
          <w:marBottom w:val="0"/>
          <w:divBdr>
            <w:top w:val="none" w:sz="0" w:space="0" w:color="auto"/>
            <w:left w:val="none" w:sz="0" w:space="0" w:color="auto"/>
            <w:bottom w:val="none" w:sz="0" w:space="0" w:color="auto"/>
            <w:right w:val="none" w:sz="0" w:space="0" w:color="auto"/>
          </w:divBdr>
          <w:divsChild>
            <w:div w:id="1237663058">
              <w:marLeft w:val="0"/>
              <w:marRight w:val="0"/>
              <w:marTop w:val="0"/>
              <w:marBottom w:val="0"/>
              <w:divBdr>
                <w:top w:val="none" w:sz="0" w:space="0" w:color="auto"/>
                <w:left w:val="none" w:sz="0" w:space="0" w:color="auto"/>
                <w:bottom w:val="none" w:sz="0" w:space="0" w:color="auto"/>
                <w:right w:val="none" w:sz="0" w:space="0" w:color="auto"/>
              </w:divBdr>
              <w:divsChild>
                <w:div w:id="303852080">
                  <w:marLeft w:val="0"/>
                  <w:marRight w:val="0"/>
                  <w:marTop w:val="0"/>
                  <w:marBottom w:val="0"/>
                  <w:divBdr>
                    <w:top w:val="none" w:sz="0" w:space="0" w:color="auto"/>
                    <w:left w:val="none" w:sz="0" w:space="0" w:color="auto"/>
                    <w:bottom w:val="none" w:sz="0" w:space="0" w:color="auto"/>
                    <w:right w:val="none" w:sz="0" w:space="0" w:color="auto"/>
                  </w:divBdr>
                  <w:divsChild>
                    <w:div w:id="519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248929">
      <w:bodyDiv w:val="1"/>
      <w:marLeft w:val="0"/>
      <w:marRight w:val="0"/>
      <w:marTop w:val="0"/>
      <w:marBottom w:val="0"/>
      <w:divBdr>
        <w:top w:val="none" w:sz="0" w:space="0" w:color="auto"/>
        <w:left w:val="none" w:sz="0" w:space="0" w:color="auto"/>
        <w:bottom w:val="none" w:sz="0" w:space="0" w:color="auto"/>
        <w:right w:val="none" w:sz="0" w:space="0" w:color="auto"/>
      </w:divBdr>
    </w:div>
    <w:div w:id="1343778356">
      <w:bodyDiv w:val="1"/>
      <w:marLeft w:val="0"/>
      <w:marRight w:val="0"/>
      <w:marTop w:val="0"/>
      <w:marBottom w:val="0"/>
      <w:divBdr>
        <w:top w:val="none" w:sz="0" w:space="0" w:color="auto"/>
        <w:left w:val="none" w:sz="0" w:space="0" w:color="auto"/>
        <w:bottom w:val="none" w:sz="0" w:space="0" w:color="auto"/>
        <w:right w:val="none" w:sz="0" w:space="0" w:color="auto"/>
      </w:divBdr>
      <w:divsChild>
        <w:div w:id="1994793361">
          <w:marLeft w:val="0"/>
          <w:marRight w:val="0"/>
          <w:marTop w:val="0"/>
          <w:marBottom w:val="0"/>
          <w:divBdr>
            <w:top w:val="none" w:sz="0" w:space="0" w:color="auto"/>
            <w:left w:val="none" w:sz="0" w:space="0" w:color="auto"/>
            <w:bottom w:val="none" w:sz="0" w:space="0" w:color="auto"/>
            <w:right w:val="none" w:sz="0" w:space="0" w:color="auto"/>
          </w:divBdr>
          <w:divsChild>
            <w:div w:id="4035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7608">
      <w:bodyDiv w:val="1"/>
      <w:marLeft w:val="0"/>
      <w:marRight w:val="0"/>
      <w:marTop w:val="0"/>
      <w:marBottom w:val="0"/>
      <w:divBdr>
        <w:top w:val="none" w:sz="0" w:space="0" w:color="auto"/>
        <w:left w:val="none" w:sz="0" w:space="0" w:color="auto"/>
        <w:bottom w:val="none" w:sz="0" w:space="0" w:color="auto"/>
        <w:right w:val="none" w:sz="0" w:space="0" w:color="auto"/>
      </w:divBdr>
      <w:divsChild>
        <w:div w:id="193156070">
          <w:marLeft w:val="0"/>
          <w:marRight w:val="0"/>
          <w:marTop w:val="0"/>
          <w:marBottom w:val="0"/>
          <w:divBdr>
            <w:top w:val="none" w:sz="0" w:space="0" w:color="auto"/>
            <w:left w:val="none" w:sz="0" w:space="0" w:color="auto"/>
            <w:bottom w:val="none" w:sz="0" w:space="0" w:color="auto"/>
            <w:right w:val="none" w:sz="0" w:space="0" w:color="auto"/>
          </w:divBdr>
          <w:divsChild>
            <w:div w:id="1578057062">
              <w:marLeft w:val="0"/>
              <w:marRight w:val="0"/>
              <w:marTop w:val="0"/>
              <w:marBottom w:val="0"/>
              <w:divBdr>
                <w:top w:val="none" w:sz="0" w:space="0" w:color="auto"/>
                <w:left w:val="none" w:sz="0" w:space="0" w:color="auto"/>
                <w:bottom w:val="none" w:sz="0" w:space="0" w:color="auto"/>
                <w:right w:val="none" w:sz="0" w:space="0" w:color="auto"/>
              </w:divBdr>
              <w:divsChild>
                <w:div w:id="18410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5308">
      <w:bodyDiv w:val="1"/>
      <w:marLeft w:val="0"/>
      <w:marRight w:val="0"/>
      <w:marTop w:val="0"/>
      <w:marBottom w:val="0"/>
      <w:divBdr>
        <w:top w:val="none" w:sz="0" w:space="0" w:color="auto"/>
        <w:left w:val="none" w:sz="0" w:space="0" w:color="auto"/>
        <w:bottom w:val="none" w:sz="0" w:space="0" w:color="auto"/>
        <w:right w:val="none" w:sz="0" w:space="0" w:color="auto"/>
      </w:divBdr>
    </w:div>
    <w:div w:id="1370836350">
      <w:bodyDiv w:val="1"/>
      <w:marLeft w:val="0"/>
      <w:marRight w:val="0"/>
      <w:marTop w:val="0"/>
      <w:marBottom w:val="0"/>
      <w:divBdr>
        <w:top w:val="none" w:sz="0" w:space="0" w:color="auto"/>
        <w:left w:val="none" w:sz="0" w:space="0" w:color="auto"/>
        <w:bottom w:val="none" w:sz="0" w:space="0" w:color="auto"/>
        <w:right w:val="none" w:sz="0" w:space="0" w:color="auto"/>
      </w:divBdr>
      <w:divsChild>
        <w:div w:id="304313601">
          <w:marLeft w:val="0"/>
          <w:marRight w:val="0"/>
          <w:marTop w:val="0"/>
          <w:marBottom w:val="0"/>
          <w:divBdr>
            <w:top w:val="none" w:sz="0" w:space="0" w:color="auto"/>
            <w:left w:val="none" w:sz="0" w:space="0" w:color="auto"/>
            <w:bottom w:val="none" w:sz="0" w:space="0" w:color="auto"/>
            <w:right w:val="none" w:sz="0" w:space="0" w:color="auto"/>
          </w:divBdr>
          <w:divsChild>
            <w:div w:id="155729348">
              <w:marLeft w:val="0"/>
              <w:marRight w:val="0"/>
              <w:marTop w:val="0"/>
              <w:marBottom w:val="0"/>
              <w:divBdr>
                <w:top w:val="none" w:sz="0" w:space="0" w:color="auto"/>
                <w:left w:val="none" w:sz="0" w:space="0" w:color="auto"/>
                <w:bottom w:val="none" w:sz="0" w:space="0" w:color="auto"/>
                <w:right w:val="none" w:sz="0" w:space="0" w:color="auto"/>
              </w:divBdr>
              <w:divsChild>
                <w:div w:id="1046368785">
                  <w:marLeft w:val="0"/>
                  <w:marRight w:val="0"/>
                  <w:marTop w:val="0"/>
                  <w:marBottom w:val="0"/>
                  <w:divBdr>
                    <w:top w:val="none" w:sz="0" w:space="0" w:color="auto"/>
                    <w:left w:val="none" w:sz="0" w:space="0" w:color="auto"/>
                    <w:bottom w:val="none" w:sz="0" w:space="0" w:color="auto"/>
                    <w:right w:val="none" w:sz="0" w:space="0" w:color="auto"/>
                  </w:divBdr>
                  <w:divsChild>
                    <w:div w:id="2044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3296">
      <w:bodyDiv w:val="1"/>
      <w:marLeft w:val="0"/>
      <w:marRight w:val="0"/>
      <w:marTop w:val="0"/>
      <w:marBottom w:val="0"/>
      <w:divBdr>
        <w:top w:val="none" w:sz="0" w:space="0" w:color="auto"/>
        <w:left w:val="none" w:sz="0" w:space="0" w:color="auto"/>
        <w:bottom w:val="none" w:sz="0" w:space="0" w:color="auto"/>
        <w:right w:val="none" w:sz="0" w:space="0" w:color="auto"/>
      </w:divBdr>
      <w:divsChild>
        <w:div w:id="384067109">
          <w:marLeft w:val="0"/>
          <w:marRight w:val="0"/>
          <w:marTop w:val="0"/>
          <w:marBottom w:val="0"/>
          <w:divBdr>
            <w:top w:val="none" w:sz="0" w:space="0" w:color="auto"/>
            <w:left w:val="none" w:sz="0" w:space="0" w:color="auto"/>
            <w:bottom w:val="none" w:sz="0" w:space="0" w:color="auto"/>
            <w:right w:val="none" w:sz="0" w:space="0" w:color="auto"/>
          </w:divBdr>
          <w:divsChild>
            <w:div w:id="20464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4599">
      <w:bodyDiv w:val="1"/>
      <w:marLeft w:val="0"/>
      <w:marRight w:val="0"/>
      <w:marTop w:val="0"/>
      <w:marBottom w:val="0"/>
      <w:divBdr>
        <w:top w:val="none" w:sz="0" w:space="0" w:color="auto"/>
        <w:left w:val="none" w:sz="0" w:space="0" w:color="auto"/>
        <w:bottom w:val="none" w:sz="0" w:space="0" w:color="auto"/>
        <w:right w:val="none" w:sz="0" w:space="0" w:color="auto"/>
      </w:divBdr>
      <w:divsChild>
        <w:div w:id="1855919865">
          <w:marLeft w:val="0"/>
          <w:marRight w:val="0"/>
          <w:marTop w:val="0"/>
          <w:marBottom w:val="0"/>
          <w:divBdr>
            <w:top w:val="none" w:sz="0" w:space="0" w:color="auto"/>
            <w:left w:val="none" w:sz="0" w:space="0" w:color="auto"/>
            <w:bottom w:val="none" w:sz="0" w:space="0" w:color="auto"/>
            <w:right w:val="none" w:sz="0" w:space="0" w:color="auto"/>
          </w:divBdr>
          <w:divsChild>
            <w:div w:id="406541351">
              <w:marLeft w:val="0"/>
              <w:marRight w:val="0"/>
              <w:marTop w:val="0"/>
              <w:marBottom w:val="0"/>
              <w:divBdr>
                <w:top w:val="none" w:sz="0" w:space="0" w:color="auto"/>
                <w:left w:val="none" w:sz="0" w:space="0" w:color="auto"/>
                <w:bottom w:val="none" w:sz="0" w:space="0" w:color="auto"/>
                <w:right w:val="none" w:sz="0" w:space="0" w:color="auto"/>
              </w:divBdr>
              <w:divsChild>
                <w:div w:id="2520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5293">
      <w:bodyDiv w:val="1"/>
      <w:marLeft w:val="0"/>
      <w:marRight w:val="0"/>
      <w:marTop w:val="0"/>
      <w:marBottom w:val="0"/>
      <w:divBdr>
        <w:top w:val="none" w:sz="0" w:space="0" w:color="auto"/>
        <w:left w:val="none" w:sz="0" w:space="0" w:color="auto"/>
        <w:bottom w:val="none" w:sz="0" w:space="0" w:color="auto"/>
        <w:right w:val="none" w:sz="0" w:space="0" w:color="auto"/>
      </w:divBdr>
      <w:divsChild>
        <w:div w:id="637419550">
          <w:marLeft w:val="0"/>
          <w:marRight w:val="0"/>
          <w:marTop w:val="0"/>
          <w:marBottom w:val="0"/>
          <w:divBdr>
            <w:top w:val="none" w:sz="0" w:space="0" w:color="auto"/>
            <w:left w:val="none" w:sz="0" w:space="0" w:color="auto"/>
            <w:bottom w:val="none" w:sz="0" w:space="0" w:color="auto"/>
            <w:right w:val="none" w:sz="0" w:space="0" w:color="auto"/>
          </w:divBdr>
          <w:divsChild>
            <w:div w:id="807625039">
              <w:marLeft w:val="0"/>
              <w:marRight w:val="0"/>
              <w:marTop w:val="0"/>
              <w:marBottom w:val="0"/>
              <w:divBdr>
                <w:top w:val="none" w:sz="0" w:space="0" w:color="auto"/>
                <w:left w:val="none" w:sz="0" w:space="0" w:color="auto"/>
                <w:bottom w:val="none" w:sz="0" w:space="0" w:color="auto"/>
                <w:right w:val="none" w:sz="0" w:space="0" w:color="auto"/>
              </w:divBdr>
              <w:divsChild>
                <w:div w:id="612250419">
                  <w:marLeft w:val="0"/>
                  <w:marRight w:val="0"/>
                  <w:marTop w:val="0"/>
                  <w:marBottom w:val="0"/>
                  <w:divBdr>
                    <w:top w:val="none" w:sz="0" w:space="0" w:color="auto"/>
                    <w:left w:val="none" w:sz="0" w:space="0" w:color="auto"/>
                    <w:bottom w:val="none" w:sz="0" w:space="0" w:color="auto"/>
                    <w:right w:val="none" w:sz="0" w:space="0" w:color="auto"/>
                  </w:divBdr>
                  <w:divsChild>
                    <w:div w:id="3940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55376">
      <w:bodyDiv w:val="1"/>
      <w:marLeft w:val="0"/>
      <w:marRight w:val="0"/>
      <w:marTop w:val="0"/>
      <w:marBottom w:val="0"/>
      <w:divBdr>
        <w:top w:val="none" w:sz="0" w:space="0" w:color="auto"/>
        <w:left w:val="none" w:sz="0" w:space="0" w:color="auto"/>
        <w:bottom w:val="none" w:sz="0" w:space="0" w:color="auto"/>
        <w:right w:val="none" w:sz="0" w:space="0" w:color="auto"/>
      </w:divBdr>
      <w:divsChild>
        <w:div w:id="1034042337">
          <w:marLeft w:val="0"/>
          <w:marRight w:val="0"/>
          <w:marTop w:val="0"/>
          <w:marBottom w:val="0"/>
          <w:divBdr>
            <w:top w:val="none" w:sz="0" w:space="0" w:color="auto"/>
            <w:left w:val="none" w:sz="0" w:space="0" w:color="auto"/>
            <w:bottom w:val="none" w:sz="0" w:space="0" w:color="auto"/>
            <w:right w:val="none" w:sz="0" w:space="0" w:color="auto"/>
          </w:divBdr>
          <w:divsChild>
            <w:div w:id="1372612894">
              <w:marLeft w:val="0"/>
              <w:marRight w:val="0"/>
              <w:marTop w:val="0"/>
              <w:marBottom w:val="0"/>
              <w:divBdr>
                <w:top w:val="none" w:sz="0" w:space="0" w:color="auto"/>
                <w:left w:val="none" w:sz="0" w:space="0" w:color="auto"/>
                <w:bottom w:val="none" w:sz="0" w:space="0" w:color="auto"/>
                <w:right w:val="none" w:sz="0" w:space="0" w:color="auto"/>
              </w:divBdr>
              <w:divsChild>
                <w:div w:id="14819015">
                  <w:marLeft w:val="0"/>
                  <w:marRight w:val="0"/>
                  <w:marTop w:val="0"/>
                  <w:marBottom w:val="0"/>
                  <w:divBdr>
                    <w:top w:val="none" w:sz="0" w:space="0" w:color="auto"/>
                    <w:left w:val="none" w:sz="0" w:space="0" w:color="auto"/>
                    <w:bottom w:val="none" w:sz="0" w:space="0" w:color="auto"/>
                    <w:right w:val="none" w:sz="0" w:space="0" w:color="auto"/>
                  </w:divBdr>
                  <w:divsChild>
                    <w:div w:id="12429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527175">
      <w:bodyDiv w:val="1"/>
      <w:marLeft w:val="0"/>
      <w:marRight w:val="0"/>
      <w:marTop w:val="0"/>
      <w:marBottom w:val="0"/>
      <w:divBdr>
        <w:top w:val="none" w:sz="0" w:space="0" w:color="auto"/>
        <w:left w:val="none" w:sz="0" w:space="0" w:color="auto"/>
        <w:bottom w:val="none" w:sz="0" w:space="0" w:color="auto"/>
        <w:right w:val="none" w:sz="0" w:space="0" w:color="auto"/>
      </w:divBdr>
    </w:div>
    <w:div w:id="1404647585">
      <w:bodyDiv w:val="1"/>
      <w:marLeft w:val="0"/>
      <w:marRight w:val="0"/>
      <w:marTop w:val="0"/>
      <w:marBottom w:val="0"/>
      <w:divBdr>
        <w:top w:val="none" w:sz="0" w:space="0" w:color="auto"/>
        <w:left w:val="none" w:sz="0" w:space="0" w:color="auto"/>
        <w:bottom w:val="none" w:sz="0" w:space="0" w:color="auto"/>
        <w:right w:val="none" w:sz="0" w:space="0" w:color="auto"/>
      </w:divBdr>
      <w:divsChild>
        <w:div w:id="1533574805">
          <w:marLeft w:val="0"/>
          <w:marRight w:val="0"/>
          <w:marTop w:val="0"/>
          <w:marBottom w:val="0"/>
          <w:divBdr>
            <w:top w:val="none" w:sz="0" w:space="0" w:color="auto"/>
            <w:left w:val="none" w:sz="0" w:space="0" w:color="auto"/>
            <w:bottom w:val="none" w:sz="0" w:space="0" w:color="auto"/>
            <w:right w:val="none" w:sz="0" w:space="0" w:color="auto"/>
          </w:divBdr>
          <w:divsChild>
            <w:div w:id="1269046470">
              <w:marLeft w:val="0"/>
              <w:marRight w:val="0"/>
              <w:marTop w:val="0"/>
              <w:marBottom w:val="0"/>
              <w:divBdr>
                <w:top w:val="none" w:sz="0" w:space="0" w:color="auto"/>
                <w:left w:val="none" w:sz="0" w:space="0" w:color="auto"/>
                <w:bottom w:val="none" w:sz="0" w:space="0" w:color="auto"/>
                <w:right w:val="none" w:sz="0" w:space="0" w:color="auto"/>
              </w:divBdr>
              <w:divsChild>
                <w:div w:id="160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83336">
      <w:bodyDiv w:val="1"/>
      <w:marLeft w:val="0"/>
      <w:marRight w:val="0"/>
      <w:marTop w:val="0"/>
      <w:marBottom w:val="0"/>
      <w:divBdr>
        <w:top w:val="none" w:sz="0" w:space="0" w:color="auto"/>
        <w:left w:val="none" w:sz="0" w:space="0" w:color="auto"/>
        <w:bottom w:val="none" w:sz="0" w:space="0" w:color="auto"/>
        <w:right w:val="none" w:sz="0" w:space="0" w:color="auto"/>
      </w:divBdr>
      <w:divsChild>
        <w:div w:id="389504069">
          <w:marLeft w:val="0"/>
          <w:marRight w:val="0"/>
          <w:marTop w:val="0"/>
          <w:marBottom w:val="0"/>
          <w:divBdr>
            <w:top w:val="none" w:sz="0" w:space="0" w:color="auto"/>
            <w:left w:val="none" w:sz="0" w:space="0" w:color="auto"/>
            <w:bottom w:val="none" w:sz="0" w:space="0" w:color="auto"/>
            <w:right w:val="none" w:sz="0" w:space="0" w:color="auto"/>
          </w:divBdr>
          <w:divsChild>
            <w:div w:id="562452206">
              <w:marLeft w:val="0"/>
              <w:marRight w:val="0"/>
              <w:marTop w:val="0"/>
              <w:marBottom w:val="0"/>
              <w:divBdr>
                <w:top w:val="none" w:sz="0" w:space="0" w:color="auto"/>
                <w:left w:val="none" w:sz="0" w:space="0" w:color="auto"/>
                <w:bottom w:val="none" w:sz="0" w:space="0" w:color="auto"/>
                <w:right w:val="none" w:sz="0" w:space="0" w:color="auto"/>
              </w:divBdr>
              <w:divsChild>
                <w:div w:id="8452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4336">
      <w:bodyDiv w:val="1"/>
      <w:marLeft w:val="0"/>
      <w:marRight w:val="0"/>
      <w:marTop w:val="0"/>
      <w:marBottom w:val="0"/>
      <w:divBdr>
        <w:top w:val="none" w:sz="0" w:space="0" w:color="auto"/>
        <w:left w:val="none" w:sz="0" w:space="0" w:color="auto"/>
        <w:bottom w:val="none" w:sz="0" w:space="0" w:color="auto"/>
        <w:right w:val="none" w:sz="0" w:space="0" w:color="auto"/>
      </w:divBdr>
      <w:divsChild>
        <w:div w:id="993535187">
          <w:marLeft w:val="0"/>
          <w:marRight w:val="0"/>
          <w:marTop w:val="0"/>
          <w:marBottom w:val="0"/>
          <w:divBdr>
            <w:top w:val="none" w:sz="0" w:space="0" w:color="auto"/>
            <w:left w:val="none" w:sz="0" w:space="0" w:color="auto"/>
            <w:bottom w:val="none" w:sz="0" w:space="0" w:color="auto"/>
            <w:right w:val="none" w:sz="0" w:space="0" w:color="auto"/>
          </w:divBdr>
          <w:divsChild>
            <w:div w:id="1774090814">
              <w:marLeft w:val="0"/>
              <w:marRight w:val="0"/>
              <w:marTop w:val="0"/>
              <w:marBottom w:val="0"/>
              <w:divBdr>
                <w:top w:val="none" w:sz="0" w:space="0" w:color="auto"/>
                <w:left w:val="none" w:sz="0" w:space="0" w:color="auto"/>
                <w:bottom w:val="none" w:sz="0" w:space="0" w:color="auto"/>
                <w:right w:val="none" w:sz="0" w:space="0" w:color="auto"/>
              </w:divBdr>
              <w:divsChild>
                <w:div w:id="13720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90968">
      <w:bodyDiv w:val="1"/>
      <w:marLeft w:val="0"/>
      <w:marRight w:val="0"/>
      <w:marTop w:val="0"/>
      <w:marBottom w:val="0"/>
      <w:divBdr>
        <w:top w:val="none" w:sz="0" w:space="0" w:color="auto"/>
        <w:left w:val="none" w:sz="0" w:space="0" w:color="auto"/>
        <w:bottom w:val="none" w:sz="0" w:space="0" w:color="auto"/>
        <w:right w:val="none" w:sz="0" w:space="0" w:color="auto"/>
      </w:divBdr>
      <w:divsChild>
        <w:div w:id="322663424">
          <w:marLeft w:val="0"/>
          <w:marRight w:val="0"/>
          <w:marTop w:val="0"/>
          <w:marBottom w:val="0"/>
          <w:divBdr>
            <w:top w:val="none" w:sz="0" w:space="0" w:color="auto"/>
            <w:left w:val="none" w:sz="0" w:space="0" w:color="auto"/>
            <w:bottom w:val="none" w:sz="0" w:space="0" w:color="auto"/>
            <w:right w:val="none" w:sz="0" w:space="0" w:color="auto"/>
          </w:divBdr>
          <w:divsChild>
            <w:div w:id="1586837628">
              <w:marLeft w:val="0"/>
              <w:marRight w:val="0"/>
              <w:marTop w:val="0"/>
              <w:marBottom w:val="0"/>
              <w:divBdr>
                <w:top w:val="none" w:sz="0" w:space="0" w:color="auto"/>
                <w:left w:val="none" w:sz="0" w:space="0" w:color="auto"/>
                <w:bottom w:val="none" w:sz="0" w:space="0" w:color="auto"/>
                <w:right w:val="none" w:sz="0" w:space="0" w:color="auto"/>
              </w:divBdr>
              <w:divsChild>
                <w:div w:id="9907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3796">
      <w:bodyDiv w:val="1"/>
      <w:marLeft w:val="0"/>
      <w:marRight w:val="0"/>
      <w:marTop w:val="0"/>
      <w:marBottom w:val="0"/>
      <w:divBdr>
        <w:top w:val="none" w:sz="0" w:space="0" w:color="auto"/>
        <w:left w:val="none" w:sz="0" w:space="0" w:color="auto"/>
        <w:bottom w:val="none" w:sz="0" w:space="0" w:color="auto"/>
        <w:right w:val="none" w:sz="0" w:space="0" w:color="auto"/>
      </w:divBdr>
      <w:divsChild>
        <w:div w:id="1036660428">
          <w:marLeft w:val="0"/>
          <w:marRight w:val="0"/>
          <w:marTop w:val="0"/>
          <w:marBottom w:val="0"/>
          <w:divBdr>
            <w:top w:val="none" w:sz="0" w:space="0" w:color="auto"/>
            <w:left w:val="none" w:sz="0" w:space="0" w:color="auto"/>
            <w:bottom w:val="none" w:sz="0" w:space="0" w:color="auto"/>
            <w:right w:val="none" w:sz="0" w:space="0" w:color="auto"/>
          </w:divBdr>
          <w:divsChild>
            <w:div w:id="419721849">
              <w:marLeft w:val="0"/>
              <w:marRight w:val="0"/>
              <w:marTop w:val="0"/>
              <w:marBottom w:val="0"/>
              <w:divBdr>
                <w:top w:val="none" w:sz="0" w:space="0" w:color="auto"/>
                <w:left w:val="none" w:sz="0" w:space="0" w:color="auto"/>
                <w:bottom w:val="none" w:sz="0" w:space="0" w:color="auto"/>
                <w:right w:val="none" w:sz="0" w:space="0" w:color="auto"/>
              </w:divBdr>
              <w:divsChild>
                <w:div w:id="2068793299">
                  <w:marLeft w:val="0"/>
                  <w:marRight w:val="0"/>
                  <w:marTop w:val="0"/>
                  <w:marBottom w:val="0"/>
                  <w:divBdr>
                    <w:top w:val="none" w:sz="0" w:space="0" w:color="auto"/>
                    <w:left w:val="none" w:sz="0" w:space="0" w:color="auto"/>
                    <w:bottom w:val="none" w:sz="0" w:space="0" w:color="auto"/>
                    <w:right w:val="none" w:sz="0" w:space="0" w:color="auto"/>
                  </w:divBdr>
                  <w:divsChild>
                    <w:div w:id="230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8297">
      <w:bodyDiv w:val="1"/>
      <w:marLeft w:val="0"/>
      <w:marRight w:val="0"/>
      <w:marTop w:val="0"/>
      <w:marBottom w:val="0"/>
      <w:divBdr>
        <w:top w:val="none" w:sz="0" w:space="0" w:color="auto"/>
        <w:left w:val="none" w:sz="0" w:space="0" w:color="auto"/>
        <w:bottom w:val="none" w:sz="0" w:space="0" w:color="auto"/>
        <w:right w:val="none" w:sz="0" w:space="0" w:color="auto"/>
      </w:divBdr>
      <w:divsChild>
        <w:div w:id="522669757">
          <w:marLeft w:val="0"/>
          <w:marRight w:val="0"/>
          <w:marTop w:val="0"/>
          <w:marBottom w:val="0"/>
          <w:divBdr>
            <w:top w:val="none" w:sz="0" w:space="0" w:color="auto"/>
            <w:left w:val="none" w:sz="0" w:space="0" w:color="auto"/>
            <w:bottom w:val="none" w:sz="0" w:space="0" w:color="auto"/>
            <w:right w:val="none" w:sz="0" w:space="0" w:color="auto"/>
          </w:divBdr>
          <w:divsChild>
            <w:div w:id="866865902">
              <w:marLeft w:val="0"/>
              <w:marRight w:val="0"/>
              <w:marTop w:val="0"/>
              <w:marBottom w:val="0"/>
              <w:divBdr>
                <w:top w:val="none" w:sz="0" w:space="0" w:color="auto"/>
                <w:left w:val="none" w:sz="0" w:space="0" w:color="auto"/>
                <w:bottom w:val="none" w:sz="0" w:space="0" w:color="auto"/>
                <w:right w:val="none" w:sz="0" w:space="0" w:color="auto"/>
              </w:divBdr>
              <w:divsChild>
                <w:div w:id="262763646">
                  <w:marLeft w:val="0"/>
                  <w:marRight w:val="0"/>
                  <w:marTop w:val="0"/>
                  <w:marBottom w:val="0"/>
                  <w:divBdr>
                    <w:top w:val="none" w:sz="0" w:space="0" w:color="auto"/>
                    <w:left w:val="none" w:sz="0" w:space="0" w:color="auto"/>
                    <w:bottom w:val="none" w:sz="0" w:space="0" w:color="auto"/>
                    <w:right w:val="none" w:sz="0" w:space="0" w:color="auto"/>
                  </w:divBdr>
                  <w:divsChild>
                    <w:div w:id="12085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633778">
      <w:bodyDiv w:val="1"/>
      <w:marLeft w:val="0"/>
      <w:marRight w:val="0"/>
      <w:marTop w:val="0"/>
      <w:marBottom w:val="0"/>
      <w:divBdr>
        <w:top w:val="none" w:sz="0" w:space="0" w:color="auto"/>
        <w:left w:val="none" w:sz="0" w:space="0" w:color="auto"/>
        <w:bottom w:val="none" w:sz="0" w:space="0" w:color="auto"/>
        <w:right w:val="none" w:sz="0" w:space="0" w:color="auto"/>
      </w:divBdr>
      <w:divsChild>
        <w:div w:id="129982086">
          <w:marLeft w:val="0"/>
          <w:marRight w:val="0"/>
          <w:marTop w:val="0"/>
          <w:marBottom w:val="0"/>
          <w:divBdr>
            <w:top w:val="none" w:sz="0" w:space="0" w:color="auto"/>
            <w:left w:val="none" w:sz="0" w:space="0" w:color="auto"/>
            <w:bottom w:val="none" w:sz="0" w:space="0" w:color="auto"/>
            <w:right w:val="none" w:sz="0" w:space="0" w:color="auto"/>
          </w:divBdr>
          <w:divsChild>
            <w:div w:id="225646520">
              <w:marLeft w:val="0"/>
              <w:marRight w:val="0"/>
              <w:marTop w:val="0"/>
              <w:marBottom w:val="0"/>
              <w:divBdr>
                <w:top w:val="none" w:sz="0" w:space="0" w:color="auto"/>
                <w:left w:val="none" w:sz="0" w:space="0" w:color="auto"/>
                <w:bottom w:val="none" w:sz="0" w:space="0" w:color="auto"/>
                <w:right w:val="none" w:sz="0" w:space="0" w:color="auto"/>
              </w:divBdr>
              <w:divsChild>
                <w:div w:id="1624996923">
                  <w:marLeft w:val="0"/>
                  <w:marRight w:val="0"/>
                  <w:marTop w:val="0"/>
                  <w:marBottom w:val="0"/>
                  <w:divBdr>
                    <w:top w:val="none" w:sz="0" w:space="0" w:color="auto"/>
                    <w:left w:val="none" w:sz="0" w:space="0" w:color="auto"/>
                    <w:bottom w:val="none" w:sz="0" w:space="0" w:color="auto"/>
                    <w:right w:val="none" w:sz="0" w:space="0" w:color="auto"/>
                  </w:divBdr>
                  <w:divsChild>
                    <w:div w:id="3902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20370">
      <w:bodyDiv w:val="1"/>
      <w:marLeft w:val="0"/>
      <w:marRight w:val="0"/>
      <w:marTop w:val="0"/>
      <w:marBottom w:val="0"/>
      <w:divBdr>
        <w:top w:val="none" w:sz="0" w:space="0" w:color="auto"/>
        <w:left w:val="none" w:sz="0" w:space="0" w:color="auto"/>
        <w:bottom w:val="none" w:sz="0" w:space="0" w:color="auto"/>
        <w:right w:val="none" w:sz="0" w:space="0" w:color="auto"/>
      </w:divBdr>
      <w:divsChild>
        <w:div w:id="1260259774">
          <w:marLeft w:val="0"/>
          <w:marRight w:val="0"/>
          <w:marTop w:val="0"/>
          <w:marBottom w:val="0"/>
          <w:divBdr>
            <w:top w:val="none" w:sz="0" w:space="0" w:color="auto"/>
            <w:left w:val="none" w:sz="0" w:space="0" w:color="auto"/>
            <w:bottom w:val="none" w:sz="0" w:space="0" w:color="auto"/>
            <w:right w:val="none" w:sz="0" w:space="0" w:color="auto"/>
          </w:divBdr>
          <w:divsChild>
            <w:div w:id="723603413">
              <w:marLeft w:val="0"/>
              <w:marRight w:val="0"/>
              <w:marTop w:val="0"/>
              <w:marBottom w:val="0"/>
              <w:divBdr>
                <w:top w:val="none" w:sz="0" w:space="0" w:color="auto"/>
                <w:left w:val="none" w:sz="0" w:space="0" w:color="auto"/>
                <w:bottom w:val="none" w:sz="0" w:space="0" w:color="auto"/>
                <w:right w:val="none" w:sz="0" w:space="0" w:color="auto"/>
              </w:divBdr>
              <w:divsChild>
                <w:div w:id="1001545904">
                  <w:marLeft w:val="0"/>
                  <w:marRight w:val="0"/>
                  <w:marTop w:val="0"/>
                  <w:marBottom w:val="0"/>
                  <w:divBdr>
                    <w:top w:val="none" w:sz="0" w:space="0" w:color="auto"/>
                    <w:left w:val="none" w:sz="0" w:space="0" w:color="auto"/>
                    <w:bottom w:val="none" w:sz="0" w:space="0" w:color="auto"/>
                    <w:right w:val="none" w:sz="0" w:space="0" w:color="auto"/>
                  </w:divBdr>
                  <w:divsChild>
                    <w:div w:id="1448085850">
                      <w:marLeft w:val="0"/>
                      <w:marRight w:val="0"/>
                      <w:marTop w:val="0"/>
                      <w:marBottom w:val="0"/>
                      <w:divBdr>
                        <w:top w:val="none" w:sz="0" w:space="0" w:color="auto"/>
                        <w:left w:val="none" w:sz="0" w:space="0" w:color="auto"/>
                        <w:bottom w:val="none" w:sz="0" w:space="0" w:color="auto"/>
                        <w:right w:val="none" w:sz="0" w:space="0" w:color="auto"/>
                      </w:divBdr>
                      <w:divsChild>
                        <w:div w:id="667640084">
                          <w:marLeft w:val="0"/>
                          <w:marRight w:val="0"/>
                          <w:marTop w:val="0"/>
                          <w:marBottom w:val="0"/>
                          <w:divBdr>
                            <w:top w:val="none" w:sz="0" w:space="0" w:color="auto"/>
                            <w:left w:val="none" w:sz="0" w:space="0" w:color="auto"/>
                            <w:bottom w:val="none" w:sz="0" w:space="0" w:color="auto"/>
                            <w:right w:val="none" w:sz="0" w:space="0" w:color="auto"/>
                          </w:divBdr>
                          <w:divsChild>
                            <w:div w:id="10447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21203">
                  <w:marLeft w:val="0"/>
                  <w:marRight w:val="0"/>
                  <w:marTop w:val="0"/>
                  <w:marBottom w:val="0"/>
                  <w:divBdr>
                    <w:top w:val="none" w:sz="0" w:space="0" w:color="auto"/>
                    <w:left w:val="none" w:sz="0" w:space="0" w:color="auto"/>
                    <w:bottom w:val="none" w:sz="0" w:space="0" w:color="auto"/>
                    <w:right w:val="none" w:sz="0" w:space="0" w:color="auto"/>
                  </w:divBdr>
                  <w:divsChild>
                    <w:div w:id="17651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88648">
          <w:marLeft w:val="0"/>
          <w:marRight w:val="0"/>
          <w:marTop w:val="0"/>
          <w:marBottom w:val="0"/>
          <w:divBdr>
            <w:top w:val="none" w:sz="0" w:space="0" w:color="auto"/>
            <w:left w:val="none" w:sz="0" w:space="0" w:color="auto"/>
            <w:bottom w:val="none" w:sz="0" w:space="0" w:color="auto"/>
            <w:right w:val="none" w:sz="0" w:space="0" w:color="auto"/>
          </w:divBdr>
          <w:divsChild>
            <w:div w:id="739786192">
              <w:marLeft w:val="0"/>
              <w:marRight w:val="0"/>
              <w:marTop w:val="0"/>
              <w:marBottom w:val="0"/>
              <w:divBdr>
                <w:top w:val="none" w:sz="0" w:space="0" w:color="auto"/>
                <w:left w:val="none" w:sz="0" w:space="0" w:color="auto"/>
                <w:bottom w:val="none" w:sz="0" w:space="0" w:color="auto"/>
                <w:right w:val="none" w:sz="0" w:space="0" w:color="auto"/>
              </w:divBdr>
              <w:divsChild>
                <w:div w:id="1446998125">
                  <w:marLeft w:val="0"/>
                  <w:marRight w:val="0"/>
                  <w:marTop w:val="0"/>
                  <w:marBottom w:val="0"/>
                  <w:divBdr>
                    <w:top w:val="none" w:sz="0" w:space="0" w:color="auto"/>
                    <w:left w:val="none" w:sz="0" w:space="0" w:color="auto"/>
                    <w:bottom w:val="none" w:sz="0" w:space="0" w:color="auto"/>
                    <w:right w:val="none" w:sz="0" w:space="0" w:color="auto"/>
                  </w:divBdr>
                  <w:divsChild>
                    <w:div w:id="492844101">
                      <w:marLeft w:val="0"/>
                      <w:marRight w:val="0"/>
                      <w:marTop w:val="0"/>
                      <w:marBottom w:val="0"/>
                      <w:divBdr>
                        <w:top w:val="none" w:sz="0" w:space="0" w:color="auto"/>
                        <w:left w:val="none" w:sz="0" w:space="0" w:color="auto"/>
                        <w:bottom w:val="none" w:sz="0" w:space="0" w:color="auto"/>
                        <w:right w:val="none" w:sz="0" w:space="0" w:color="auto"/>
                      </w:divBdr>
                      <w:divsChild>
                        <w:div w:id="132872138">
                          <w:marLeft w:val="0"/>
                          <w:marRight w:val="0"/>
                          <w:marTop w:val="0"/>
                          <w:marBottom w:val="0"/>
                          <w:divBdr>
                            <w:top w:val="none" w:sz="0" w:space="0" w:color="auto"/>
                            <w:left w:val="none" w:sz="0" w:space="0" w:color="auto"/>
                            <w:bottom w:val="none" w:sz="0" w:space="0" w:color="auto"/>
                            <w:right w:val="none" w:sz="0" w:space="0" w:color="auto"/>
                          </w:divBdr>
                          <w:divsChild>
                            <w:div w:id="1994985053">
                              <w:marLeft w:val="0"/>
                              <w:marRight w:val="0"/>
                              <w:marTop w:val="0"/>
                              <w:marBottom w:val="0"/>
                              <w:divBdr>
                                <w:top w:val="none" w:sz="0" w:space="0" w:color="auto"/>
                                <w:left w:val="none" w:sz="0" w:space="0" w:color="auto"/>
                                <w:bottom w:val="none" w:sz="0" w:space="0" w:color="auto"/>
                                <w:right w:val="none" w:sz="0" w:space="0" w:color="auto"/>
                              </w:divBdr>
                              <w:divsChild>
                                <w:div w:id="11635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82375">
          <w:marLeft w:val="0"/>
          <w:marRight w:val="0"/>
          <w:marTop w:val="0"/>
          <w:marBottom w:val="0"/>
          <w:divBdr>
            <w:top w:val="none" w:sz="0" w:space="0" w:color="auto"/>
            <w:left w:val="none" w:sz="0" w:space="0" w:color="auto"/>
            <w:bottom w:val="none" w:sz="0" w:space="0" w:color="auto"/>
            <w:right w:val="none" w:sz="0" w:space="0" w:color="auto"/>
          </w:divBdr>
          <w:divsChild>
            <w:div w:id="2063409557">
              <w:marLeft w:val="0"/>
              <w:marRight w:val="0"/>
              <w:marTop w:val="0"/>
              <w:marBottom w:val="0"/>
              <w:divBdr>
                <w:top w:val="none" w:sz="0" w:space="0" w:color="auto"/>
                <w:left w:val="none" w:sz="0" w:space="0" w:color="auto"/>
                <w:bottom w:val="none" w:sz="0" w:space="0" w:color="auto"/>
                <w:right w:val="none" w:sz="0" w:space="0" w:color="auto"/>
              </w:divBdr>
              <w:divsChild>
                <w:div w:id="275217957">
                  <w:marLeft w:val="0"/>
                  <w:marRight w:val="0"/>
                  <w:marTop w:val="0"/>
                  <w:marBottom w:val="0"/>
                  <w:divBdr>
                    <w:top w:val="none" w:sz="0" w:space="0" w:color="auto"/>
                    <w:left w:val="none" w:sz="0" w:space="0" w:color="auto"/>
                    <w:bottom w:val="none" w:sz="0" w:space="0" w:color="auto"/>
                    <w:right w:val="none" w:sz="0" w:space="0" w:color="auto"/>
                  </w:divBdr>
                  <w:divsChild>
                    <w:div w:id="412705989">
                      <w:marLeft w:val="0"/>
                      <w:marRight w:val="0"/>
                      <w:marTop w:val="0"/>
                      <w:marBottom w:val="0"/>
                      <w:divBdr>
                        <w:top w:val="none" w:sz="0" w:space="0" w:color="auto"/>
                        <w:left w:val="none" w:sz="0" w:space="0" w:color="auto"/>
                        <w:bottom w:val="none" w:sz="0" w:space="0" w:color="auto"/>
                        <w:right w:val="none" w:sz="0" w:space="0" w:color="auto"/>
                      </w:divBdr>
                      <w:divsChild>
                        <w:div w:id="1470516487">
                          <w:marLeft w:val="0"/>
                          <w:marRight w:val="0"/>
                          <w:marTop w:val="0"/>
                          <w:marBottom w:val="0"/>
                          <w:divBdr>
                            <w:top w:val="none" w:sz="0" w:space="0" w:color="auto"/>
                            <w:left w:val="none" w:sz="0" w:space="0" w:color="auto"/>
                            <w:bottom w:val="none" w:sz="0" w:space="0" w:color="auto"/>
                            <w:right w:val="none" w:sz="0" w:space="0" w:color="auto"/>
                          </w:divBdr>
                          <w:divsChild>
                            <w:div w:id="1580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024479">
      <w:bodyDiv w:val="1"/>
      <w:marLeft w:val="0"/>
      <w:marRight w:val="0"/>
      <w:marTop w:val="0"/>
      <w:marBottom w:val="0"/>
      <w:divBdr>
        <w:top w:val="none" w:sz="0" w:space="0" w:color="auto"/>
        <w:left w:val="none" w:sz="0" w:space="0" w:color="auto"/>
        <w:bottom w:val="none" w:sz="0" w:space="0" w:color="auto"/>
        <w:right w:val="none" w:sz="0" w:space="0" w:color="auto"/>
      </w:divBdr>
    </w:div>
    <w:div w:id="1484160584">
      <w:bodyDiv w:val="1"/>
      <w:marLeft w:val="0"/>
      <w:marRight w:val="0"/>
      <w:marTop w:val="0"/>
      <w:marBottom w:val="0"/>
      <w:divBdr>
        <w:top w:val="none" w:sz="0" w:space="0" w:color="auto"/>
        <w:left w:val="none" w:sz="0" w:space="0" w:color="auto"/>
        <w:bottom w:val="none" w:sz="0" w:space="0" w:color="auto"/>
        <w:right w:val="none" w:sz="0" w:space="0" w:color="auto"/>
      </w:divBdr>
    </w:div>
    <w:div w:id="1495755248">
      <w:bodyDiv w:val="1"/>
      <w:marLeft w:val="0"/>
      <w:marRight w:val="0"/>
      <w:marTop w:val="0"/>
      <w:marBottom w:val="0"/>
      <w:divBdr>
        <w:top w:val="none" w:sz="0" w:space="0" w:color="auto"/>
        <w:left w:val="none" w:sz="0" w:space="0" w:color="auto"/>
        <w:bottom w:val="none" w:sz="0" w:space="0" w:color="auto"/>
        <w:right w:val="none" w:sz="0" w:space="0" w:color="auto"/>
      </w:divBdr>
      <w:divsChild>
        <w:div w:id="1378967741">
          <w:marLeft w:val="0"/>
          <w:marRight w:val="0"/>
          <w:marTop w:val="0"/>
          <w:marBottom w:val="0"/>
          <w:divBdr>
            <w:top w:val="none" w:sz="0" w:space="0" w:color="auto"/>
            <w:left w:val="none" w:sz="0" w:space="0" w:color="auto"/>
            <w:bottom w:val="none" w:sz="0" w:space="0" w:color="auto"/>
            <w:right w:val="none" w:sz="0" w:space="0" w:color="auto"/>
          </w:divBdr>
          <w:divsChild>
            <w:div w:id="37246897">
              <w:marLeft w:val="0"/>
              <w:marRight w:val="0"/>
              <w:marTop w:val="0"/>
              <w:marBottom w:val="0"/>
              <w:divBdr>
                <w:top w:val="none" w:sz="0" w:space="0" w:color="auto"/>
                <w:left w:val="none" w:sz="0" w:space="0" w:color="auto"/>
                <w:bottom w:val="none" w:sz="0" w:space="0" w:color="auto"/>
                <w:right w:val="none" w:sz="0" w:space="0" w:color="auto"/>
              </w:divBdr>
              <w:divsChild>
                <w:div w:id="20079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9358">
      <w:bodyDiv w:val="1"/>
      <w:marLeft w:val="0"/>
      <w:marRight w:val="0"/>
      <w:marTop w:val="0"/>
      <w:marBottom w:val="0"/>
      <w:divBdr>
        <w:top w:val="none" w:sz="0" w:space="0" w:color="auto"/>
        <w:left w:val="none" w:sz="0" w:space="0" w:color="auto"/>
        <w:bottom w:val="none" w:sz="0" w:space="0" w:color="auto"/>
        <w:right w:val="none" w:sz="0" w:space="0" w:color="auto"/>
      </w:divBdr>
      <w:divsChild>
        <w:div w:id="1696271673">
          <w:marLeft w:val="0"/>
          <w:marRight w:val="0"/>
          <w:marTop w:val="0"/>
          <w:marBottom w:val="0"/>
          <w:divBdr>
            <w:top w:val="none" w:sz="0" w:space="0" w:color="auto"/>
            <w:left w:val="none" w:sz="0" w:space="0" w:color="auto"/>
            <w:bottom w:val="none" w:sz="0" w:space="0" w:color="auto"/>
            <w:right w:val="none" w:sz="0" w:space="0" w:color="auto"/>
          </w:divBdr>
          <w:divsChild>
            <w:div w:id="700669117">
              <w:marLeft w:val="0"/>
              <w:marRight w:val="0"/>
              <w:marTop w:val="0"/>
              <w:marBottom w:val="0"/>
              <w:divBdr>
                <w:top w:val="none" w:sz="0" w:space="0" w:color="auto"/>
                <w:left w:val="none" w:sz="0" w:space="0" w:color="auto"/>
                <w:bottom w:val="none" w:sz="0" w:space="0" w:color="auto"/>
                <w:right w:val="none" w:sz="0" w:space="0" w:color="auto"/>
              </w:divBdr>
              <w:divsChild>
                <w:div w:id="17057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68921">
      <w:bodyDiv w:val="1"/>
      <w:marLeft w:val="0"/>
      <w:marRight w:val="0"/>
      <w:marTop w:val="0"/>
      <w:marBottom w:val="0"/>
      <w:divBdr>
        <w:top w:val="none" w:sz="0" w:space="0" w:color="auto"/>
        <w:left w:val="none" w:sz="0" w:space="0" w:color="auto"/>
        <w:bottom w:val="none" w:sz="0" w:space="0" w:color="auto"/>
        <w:right w:val="none" w:sz="0" w:space="0" w:color="auto"/>
      </w:divBdr>
    </w:div>
    <w:div w:id="1507817612">
      <w:bodyDiv w:val="1"/>
      <w:marLeft w:val="0"/>
      <w:marRight w:val="0"/>
      <w:marTop w:val="0"/>
      <w:marBottom w:val="0"/>
      <w:divBdr>
        <w:top w:val="none" w:sz="0" w:space="0" w:color="auto"/>
        <w:left w:val="none" w:sz="0" w:space="0" w:color="auto"/>
        <w:bottom w:val="none" w:sz="0" w:space="0" w:color="auto"/>
        <w:right w:val="none" w:sz="0" w:space="0" w:color="auto"/>
      </w:divBdr>
      <w:divsChild>
        <w:div w:id="705375424">
          <w:marLeft w:val="0"/>
          <w:marRight w:val="0"/>
          <w:marTop w:val="0"/>
          <w:marBottom w:val="0"/>
          <w:divBdr>
            <w:top w:val="none" w:sz="0" w:space="0" w:color="auto"/>
            <w:left w:val="none" w:sz="0" w:space="0" w:color="auto"/>
            <w:bottom w:val="none" w:sz="0" w:space="0" w:color="auto"/>
            <w:right w:val="none" w:sz="0" w:space="0" w:color="auto"/>
          </w:divBdr>
          <w:divsChild>
            <w:div w:id="1145927032">
              <w:marLeft w:val="0"/>
              <w:marRight w:val="0"/>
              <w:marTop w:val="0"/>
              <w:marBottom w:val="0"/>
              <w:divBdr>
                <w:top w:val="none" w:sz="0" w:space="0" w:color="auto"/>
                <w:left w:val="none" w:sz="0" w:space="0" w:color="auto"/>
                <w:bottom w:val="none" w:sz="0" w:space="0" w:color="auto"/>
                <w:right w:val="none" w:sz="0" w:space="0" w:color="auto"/>
              </w:divBdr>
              <w:divsChild>
                <w:div w:id="56880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8465">
      <w:bodyDiv w:val="1"/>
      <w:marLeft w:val="0"/>
      <w:marRight w:val="0"/>
      <w:marTop w:val="0"/>
      <w:marBottom w:val="0"/>
      <w:divBdr>
        <w:top w:val="none" w:sz="0" w:space="0" w:color="auto"/>
        <w:left w:val="none" w:sz="0" w:space="0" w:color="auto"/>
        <w:bottom w:val="none" w:sz="0" w:space="0" w:color="auto"/>
        <w:right w:val="none" w:sz="0" w:space="0" w:color="auto"/>
      </w:divBdr>
      <w:divsChild>
        <w:div w:id="1348018247">
          <w:marLeft w:val="0"/>
          <w:marRight w:val="0"/>
          <w:marTop w:val="0"/>
          <w:marBottom w:val="0"/>
          <w:divBdr>
            <w:top w:val="none" w:sz="0" w:space="0" w:color="auto"/>
            <w:left w:val="none" w:sz="0" w:space="0" w:color="auto"/>
            <w:bottom w:val="none" w:sz="0" w:space="0" w:color="auto"/>
            <w:right w:val="none" w:sz="0" w:space="0" w:color="auto"/>
          </w:divBdr>
          <w:divsChild>
            <w:div w:id="1429160426">
              <w:marLeft w:val="0"/>
              <w:marRight w:val="0"/>
              <w:marTop w:val="0"/>
              <w:marBottom w:val="0"/>
              <w:divBdr>
                <w:top w:val="none" w:sz="0" w:space="0" w:color="auto"/>
                <w:left w:val="none" w:sz="0" w:space="0" w:color="auto"/>
                <w:bottom w:val="none" w:sz="0" w:space="0" w:color="auto"/>
                <w:right w:val="none" w:sz="0" w:space="0" w:color="auto"/>
              </w:divBdr>
              <w:divsChild>
                <w:div w:id="1107846360">
                  <w:marLeft w:val="0"/>
                  <w:marRight w:val="0"/>
                  <w:marTop w:val="0"/>
                  <w:marBottom w:val="0"/>
                  <w:divBdr>
                    <w:top w:val="none" w:sz="0" w:space="0" w:color="auto"/>
                    <w:left w:val="none" w:sz="0" w:space="0" w:color="auto"/>
                    <w:bottom w:val="none" w:sz="0" w:space="0" w:color="auto"/>
                    <w:right w:val="none" w:sz="0" w:space="0" w:color="auto"/>
                  </w:divBdr>
                  <w:divsChild>
                    <w:div w:id="15991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4981">
      <w:bodyDiv w:val="1"/>
      <w:marLeft w:val="0"/>
      <w:marRight w:val="0"/>
      <w:marTop w:val="0"/>
      <w:marBottom w:val="0"/>
      <w:divBdr>
        <w:top w:val="none" w:sz="0" w:space="0" w:color="auto"/>
        <w:left w:val="none" w:sz="0" w:space="0" w:color="auto"/>
        <w:bottom w:val="none" w:sz="0" w:space="0" w:color="auto"/>
        <w:right w:val="none" w:sz="0" w:space="0" w:color="auto"/>
      </w:divBdr>
      <w:divsChild>
        <w:div w:id="478422758">
          <w:marLeft w:val="0"/>
          <w:marRight w:val="0"/>
          <w:marTop w:val="0"/>
          <w:marBottom w:val="0"/>
          <w:divBdr>
            <w:top w:val="none" w:sz="0" w:space="0" w:color="auto"/>
            <w:left w:val="none" w:sz="0" w:space="0" w:color="auto"/>
            <w:bottom w:val="none" w:sz="0" w:space="0" w:color="auto"/>
            <w:right w:val="none" w:sz="0" w:space="0" w:color="auto"/>
          </w:divBdr>
          <w:divsChild>
            <w:div w:id="1572234131">
              <w:marLeft w:val="0"/>
              <w:marRight w:val="0"/>
              <w:marTop w:val="0"/>
              <w:marBottom w:val="0"/>
              <w:divBdr>
                <w:top w:val="none" w:sz="0" w:space="0" w:color="auto"/>
                <w:left w:val="none" w:sz="0" w:space="0" w:color="auto"/>
                <w:bottom w:val="none" w:sz="0" w:space="0" w:color="auto"/>
                <w:right w:val="none" w:sz="0" w:space="0" w:color="auto"/>
              </w:divBdr>
              <w:divsChild>
                <w:div w:id="8302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54409">
      <w:bodyDiv w:val="1"/>
      <w:marLeft w:val="0"/>
      <w:marRight w:val="0"/>
      <w:marTop w:val="0"/>
      <w:marBottom w:val="0"/>
      <w:divBdr>
        <w:top w:val="none" w:sz="0" w:space="0" w:color="auto"/>
        <w:left w:val="none" w:sz="0" w:space="0" w:color="auto"/>
        <w:bottom w:val="none" w:sz="0" w:space="0" w:color="auto"/>
        <w:right w:val="none" w:sz="0" w:space="0" w:color="auto"/>
      </w:divBdr>
      <w:divsChild>
        <w:div w:id="1522743993">
          <w:marLeft w:val="0"/>
          <w:marRight w:val="0"/>
          <w:marTop w:val="0"/>
          <w:marBottom w:val="0"/>
          <w:divBdr>
            <w:top w:val="none" w:sz="0" w:space="0" w:color="auto"/>
            <w:left w:val="none" w:sz="0" w:space="0" w:color="auto"/>
            <w:bottom w:val="none" w:sz="0" w:space="0" w:color="auto"/>
            <w:right w:val="none" w:sz="0" w:space="0" w:color="auto"/>
          </w:divBdr>
          <w:divsChild>
            <w:div w:id="764494541">
              <w:marLeft w:val="0"/>
              <w:marRight w:val="0"/>
              <w:marTop w:val="0"/>
              <w:marBottom w:val="0"/>
              <w:divBdr>
                <w:top w:val="none" w:sz="0" w:space="0" w:color="auto"/>
                <w:left w:val="none" w:sz="0" w:space="0" w:color="auto"/>
                <w:bottom w:val="none" w:sz="0" w:space="0" w:color="auto"/>
                <w:right w:val="none" w:sz="0" w:space="0" w:color="auto"/>
              </w:divBdr>
              <w:divsChild>
                <w:div w:id="1217202168">
                  <w:marLeft w:val="0"/>
                  <w:marRight w:val="0"/>
                  <w:marTop w:val="0"/>
                  <w:marBottom w:val="0"/>
                  <w:divBdr>
                    <w:top w:val="none" w:sz="0" w:space="0" w:color="auto"/>
                    <w:left w:val="none" w:sz="0" w:space="0" w:color="auto"/>
                    <w:bottom w:val="none" w:sz="0" w:space="0" w:color="auto"/>
                    <w:right w:val="none" w:sz="0" w:space="0" w:color="auto"/>
                  </w:divBdr>
                  <w:divsChild>
                    <w:div w:id="9724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933692">
      <w:bodyDiv w:val="1"/>
      <w:marLeft w:val="0"/>
      <w:marRight w:val="0"/>
      <w:marTop w:val="0"/>
      <w:marBottom w:val="0"/>
      <w:divBdr>
        <w:top w:val="none" w:sz="0" w:space="0" w:color="auto"/>
        <w:left w:val="none" w:sz="0" w:space="0" w:color="auto"/>
        <w:bottom w:val="none" w:sz="0" w:space="0" w:color="auto"/>
        <w:right w:val="none" w:sz="0" w:space="0" w:color="auto"/>
      </w:divBdr>
      <w:divsChild>
        <w:div w:id="1941794359">
          <w:marLeft w:val="0"/>
          <w:marRight w:val="0"/>
          <w:marTop w:val="0"/>
          <w:marBottom w:val="0"/>
          <w:divBdr>
            <w:top w:val="none" w:sz="0" w:space="0" w:color="auto"/>
            <w:left w:val="none" w:sz="0" w:space="0" w:color="auto"/>
            <w:bottom w:val="none" w:sz="0" w:space="0" w:color="auto"/>
            <w:right w:val="none" w:sz="0" w:space="0" w:color="auto"/>
          </w:divBdr>
          <w:divsChild>
            <w:div w:id="1403983169">
              <w:marLeft w:val="0"/>
              <w:marRight w:val="0"/>
              <w:marTop w:val="0"/>
              <w:marBottom w:val="0"/>
              <w:divBdr>
                <w:top w:val="none" w:sz="0" w:space="0" w:color="auto"/>
                <w:left w:val="none" w:sz="0" w:space="0" w:color="auto"/>
                <w:bottom w:val="none" w:sz="0" w:space="0" w:color="auto"/>
                <w:right w:val="none" w:sz="0" w:space="0" w:color="auto"/>
              </w:divBdr>
              <w:divsChild>
                <w:div w:id="18370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3212">
      <w:bodyDiv w:val="1"/>
      <w:marLeft w:val="0"/>
      <w:marRight w:val="0"/>
      <w:marTop w:val="0"/>
      <w:marBottom w:val="0"/>
      <w:divBdr>
        <w:top w:val="none" w:sz="0" w:space="0" w:color="auto"/>
        <w:left w:val="none" w:sz="0" w:space="0" w:color="auto"/>
        <w:bottom w:val="none" w:sz="0" w:space="0" w:color="auto"/>
        <w:right w:val="none" w:sz="0" w:space="0" w:color="auto"/>
      </w:divBdr>
      <w:divsChild>
        <w:div w:id="684786053">
          <w:marLeft w:val="0"/>
          <w:marRight w:val="0"/>
          <w:marTop w:val="0"/>
          <w:marBottom w:val="0"/>
          <w:divBdr>
            <w:top w:val="none" w:sz="0" w:space="0" w:color="auto"/>
            <w:left w:val="none" w:sz="0" w:space="0" w:color="auto"/>
            <w:bottom w:val="none" w:sz="0" w:space="0" w:color="auto"/>
            <w:right w:val="none" w:sz="0" w:space="0" w:color="auto"/>
          </w:divBdr>
          <w:divsChild>
            <w:div w:id="151458488">
              <w:marLeft w:val="0"/>
              <w:marRight w:val="0"/>
              <w:marTop w:val="0"/>
              <w:marBottom w:val="0"/>
              <w:divBdr>
                <w:top w:val="none" w:sz="0" w:space="0" w:color="auto"/>
                <w:left w:val="none" w:sz="0" w:space="0" w:color="auto"/>
                <w:bottom w:val="none" w:sz="0" w:space="0" w:color="auto"/>
                <w:right w:val="none" w:sz="0" w:space="0" w:color="auto"/>
              </w:divBdr>
              <w:divsChild>
                <w:div w:id="865171638">
                  <w:marLeft w:val="0"/>
                  <w:marRight w:val="0"/>
                  <w:marTop w:val="0"/>
                  <w:marBottom w:val="0"/>
                  <w:divBdr>
                    <w:top w:val="none" w:sz="0" w:space="0" w:color="auto"/>
                    <w:left w:val="none" w:sz="0" w:space="0" w:color="auto"/>
                    <w:bottom w:val="none" w:sz="0" w:space="0" w:color="auto"/>
                    <w:right w:val="none" w:sz="0" w:space="0" w:color="auto"/>
                  </w:divBdr>
                  <w:divsChild>
                    <w:div w:id="12366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062743">
      <w:bodyDiv w:val="1"/>
      <w:marLeft w:val="0"/>
      <w:marRight w:val="0"/>
      <w:marTop w:val="0"/>
      <w:marBottom w:val="0"/>
      <w:divBdr>
        <w:top w:val="none" w:sz="0" w:space="0" w:color="auto"/>
        <w:left w:val="none" w:sz="0" w:space="0" w:color="auto"/>
        <w:bottom w:val="none" w:sz="0" w:space="0" w:color="auto"/>
        <w:right w:val="none" w:sz="0" w:space="0" w:color="auto"/>
      </w:divBdr>
      <w:divsChild>
        <w:div w:id="2012171218">
          <w:marLeft w:val="0"/>
          <w:marRight w:val="0"/>
          <w:marTop w:val="0"/>
          <w:marBottom w:val="0"/>
          <w:divBdr>
            <w:top w:val="none" w:sz="0" w:space="0" w:color="auto"/>
            <w:left w:val="none" w:sz="0" w:space="0" w:color="auto"/>
            <w:bottom w:val="none" w:sz="0" w:space="0" w:color="auto"/>
            <w:right w:val="none" w:sz="0" w:space="0" w:color="auto"/>
          </w:divBdr>
          <w:divsChild>
            <w:div w:id="138889651">
              <w:marLeft w:val="0"/>
              <w:marRight w:val="0"/>
              <w:marTop w:val="0"/>
              <w:marBottom w:val="0"/>
              <w:divBdr>
                <w:top w:val="none" w:sz="0" w:space="0" w:color="auto"/>
                <w:left w:val="none" w:sz="0" w:space="0" w:color="auto"/>
                <w:bottom w:val="none" w:sz="0" w:space="0" w:color="auto"/>
                <w:right w:val="none" w:sz="0" w:space="0" w:color="auto"/>
              </w:divBdr>
              <w:divsChild>
                <w:div w:id="8962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9620">
      <w:bodyDiv w:val="1"/>
      <w:marLeft w:val="0"/>
      <w:marRight w:val="0"/>
      <w:marTop w:val="0"/>
      <w:marBottom w:val="0"/>
      <w:divBdr>
        <w:top w:val="none" w:sz="0" w:space="0" w:color="auto"/>
        <w:left w:val="none" w:sz="0" w:space="0" w:color="auto"/>
        <w:bottom w:val="none" w:sz="0" w:space="0" w:color="auto"/>
        <w:right w:val="none" w:sz="0" w:space="0" w:color="auto"/>
      </w:divBdr>
      <w:divsChild>
        <w:div w:id="555046590">
          <w:marLeft w:val="0"/>
          <w:marRight w:val="0"/>
          <w:marTop w:val="0"/>
          <w:marBottom w:val="0"/>
          <w:divBdr>
            <w:top w:val="none" w:sz="0" w:space="0" w:color="auto"/>
            <w:left w:val="none" w:sz="0" w:space="0" w:color="auto"/>
            <w:bottom w:val="none" w:sz="0" w:space="0" w:color="auto"/>
            <w:right w:val="none" w:sz="0" w:space="0" w:color="auto"/>
          </w:divBdr>
          <w:divsChild>
            <w:div w:id="962689257">
              <w:marLeft w:val="0"/>
              <w:marRight w:val="0"/>
              <w:marTop w:val="0"/>
              <w:marBottom w:val="0"/>
              <w:divBdr>
                <w:top w:val="none" w:sz="0" w:space="0" w:color="auto"/>
                <w:left w:val="none" w:sz="0" w:space="0" w:color="auto"/>
                <w:bottom w:val="none" w:sz="0" w:space="0" w:color="auto"/>
                <w:right w:val="none" w:sz="0" w:space="0" w:color="auto"/>
              </w:divBdr>
              <w:divsChild>
                <w:div w:id="2135832528">
                  <w:marLeft w:val="0"/>
                  <w:marRight w:val="0"/>
                  <w:marTop w:val="0"/>
                  <w:marBottom w:val="0"/>
                  <w:divBdr>
                    <w:top w:val="none" w:sz="0" w:space="0" w:color="auto"/>
                    <w:left w:val="none" w:sz="0" w:space="0" w:color="auto"/>
                    <w:bottom w:val="none" w:sz="0" w:space="0" w:color="auto"/>
                    <w:right w:val="none" w:sz="0" w:space="0" w:color="auto"/>
                  </w:divBdr>
                  <w:divsChild>
                    <w:div w:id="3467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002">
      <w:bodyDiv w:val="1"/>
      <w:marLeft w:val="0"/>
      <w:marRight w:val="0"/>
      <w:marTop w:val="0"/>
      <w:marBottom w:val="0"/>
      <w:divBdr>
        <w:top w:val="none" w:sz="0" w:space="0" w:color="auto"/>
        <w:left w:val="none" w:sz="0" w:space="0" w:color="auto"/>
        <w:bottom w:val="none" w:sz="0" w:space="0" w:color="auto"/>
        <w:right w:val="none" w:sz="0" w:space="0" w:color="auto"/>
      </w:divBdr>
    </w:div>
    <w:div w:id="158834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3971">
          <w:marLeft w:val="0"/>
          <w:marRight w:val="0"/>
          <w:marTop w:val="0"/>
          <w:marBottom w:val="0"/>
          <w:divBdr>
            <w:top w:val="none" w:sz="0" w:space="0" w:color="auto"/>
            <w:left w:val="none" w:sz="0" w:space="0" w:color="auto"/>
            <w:bottom w:val="none" w:sz="0" w:space="0" w:color="auto"/>
            <w:right w:val="none" w:sz="0" w:space="0" w:color="auto"/>
          </w:divBdr>
          <w:divsChild>
            <w:div w:id="848985777">
              <w:marLeft w:val="0"/>
              <w:marRight w:val="0"/>
              <w:marTop w:val="0"/>
              <w:marBottom w:val="0"/>
              <w:divBdr>
                <w:top w:val="none" w:sz="0" w:space="0" w:color="auto"/>
                <w:left w:val="none" w:sz="0" w:space="0" w:color="auto"/>
                <w:bottom w:val="none" w:sz="0" w:space="0" w:color="auto"/>
                <w:right w:val="none" w:sz="0" w:space="0" w:color="auto"/>
              </w:divBdr>
              <w:divsChild>
                <w:div w:id="19514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88666">
      <w:bodyDiv w:val="1"/>
      <w:marLeft w:val="0"/>
      <w:marRight w:val="0"/>
      <w:marTop w:val="0"/>
      <w:marBottom w:val="0"/>
      <w:divBdr>
        <w:top w:val="none" w:sz="0" w:space="0" w:color="auto"/>
        <w:left w:val="none" w:sz="0" w:space="0" w:color="auto"/>
        <w:bottom w:val="none" w:sz="0" w:space="0" w:color="auto"/>
        <w:right w:val="none" w:sz="0" w:space="0" w:color="auto"/>
      </w:divBdr>
      <w:divsChild>
        <w:div w:id="431436249">
          <w:marLeft w:val="0"/>
          <w:marRight w:val="0"/>
          <w:marTop w:val="0"/>
          <w:marBottom w:val="0"/>
          <w:divBdr>
            <w:top w:val="none" w:sz="0" w:space="0" w:color="auto"/>
            <w:left w:val="none" w:sz="0" w:space="0" w:color="auto"/>
            <w:bottom w:val="none" w:sz="0" w:space="0" w:color="auto"/>
            <w:right w:val="none" w:sz="0" w:space="0" w:color="auto"/>
          </w:divBdr>
          <w:divsChild>
            <w:div w:id="58598086">
              <w:marLeft w:val="0"/>
              <w:marRight w:val="0"/>
              <w:marTop w:val="0"/>
              <w:marBottom w:val="0"/>
              <w:divBdr>
                <w:top w:val="none" w:sz="0" w:space="0" w:color="auto"/>
                <w:left w:val="none" w:sz="0" w:space="0" w:color="auto"/>
                <w:bottom w:val="none" w:sz="0" w:space="0" w:color="auto"/>
                <w:right w:val="none" w:sz="0" w:space="0" w:color="auto"/>
              </w:divBdr>
              <w:divsChild>
                <w:div w:id="1173296863">
                  <w:marLeft w:val="0"/>
                  <w:marRight w:val="0"/>
                  <w:marTop w:val="0"/>
                  <w:marBottom w:val="0"/>
                  <w:divBdr>
                    <w:top w:val="none" w:sz="0" w:space="0" w:color="auto"/>
                    <w:left w:val="none" w:sz="0" w:space="0" w:color="auto"/>
                    <w:bottom w:val="none" w:sz="0" w:space="0" w:color="auto"/>
                    <w:right w:val="none" w:sz="0" w:space="0" w:color="auto"/>
                  </w:divBdr>
                  <w:divsChild>
                    <w:div w:id="5072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44070">
      <w:bodyDiv w:val="1"/>
      <w:marLeft w:val="0"/>
      <w:marRight w:val="0"/>
      <w:marTop w:val="0"/>
      <w:marBottom w:val="0"/>
      <w:divBdr>
        <w:top w:val="none" w:sz="0" w:space="0" w:color="auto"/>
        <w:left w:val="none" w:sz="0" w:space="0" w:color="auto"/>
        <w:bottom w:val="none" w:sz="0" w:space="0" w:color="auto"/>
        <w:right w:val="none" w:sz="0" w:space="0" w:color="auto"/>
      </w:divBdr>
      <w:divsChild>
        <w:div w:id="1438135969">
          <w:marLeft w:val="0"/>
          <w:marRight w:val="0"/>
          <w:marTop w:val="0"/>
          <w:marBottom w:val="0"/>
          <w:divBdr>
            <w:top w:val="none" w:sz="0" w:space="0" w:color="auto"/>
            <w:left w:val="none" w:sz="0" w:space="0" w:color="auto"/>
            <w:bottom w:val="none" w:sz="0" w:space="0" w:color="auto"/>
            <w:right w:val="none" w:sz="0" w:space="0" w:color="auto"/>
          </w:divBdr>
          <w:divsChild>
            <w:div w:id="272833226">
              <w:marLeft w:val="0"/>
              <w:marRight w:val="0"/>
              <w:marTop w:val="0"/>
              <w:marBottom w:val="0"/>
              <w:divBdr>
                <w:top w:val="none" w:sz="0" w:space="0" w:color="auto"/>
                <w:left w:val="none" w:sz="0" w:space="0" w:color="auto"/>
                <w:bottom w:val="none" w:sz="0" w:space="0" w:color="auto"/>
                <w:right w:val="none" w:sz="0" w:space="0" w:color="auto"/>
              </w:divBdr>
              <w:divsChild>
                <w:div w:id="2125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5763">
      <w:bodyDiv w:val="1"/>
      <w:marLeft w:val="0"/>
      <w:marRight w:val="0"/>
      <w:marTop w:val="0"/>
      <w:marBottom w:val="0"/>
      <w:divBdr>
        <w:top w:val="none" w:sz="0" w:space="0" w:color="auto"/>
        <w:left w:val="none" w:sz="0" w:space="0" w:color="auto"/>
        <w:bottom w:val="none" w:sz="0" w:space="0" w:color="auto"/>
        <w:right w:val="none" w:sz="0" w:space="0" w:color="auto"/>
      </w:divBdr>
      <w:divsChild>
        <w:div w:id="706220823">
          <w:marLeft w:val="0"/>
          <w:marRight w:val="0"/>
          <w:marTop w:val="0"/>
          <w:marBottom w:val="0"/>
          <w:divBdr>
            <w:top w:val="none" w:sz="0" w:space="0" w:color="auto"/>
            <w:left w:val="none" w:sz="0" w:space="0" w:color="auto"/>
            <w:bottom w:val="none" w:sz="0" w:space="0" w:color="auto"/>
            <w:right w:val="none" w:sz="0" w:space="0" w:color="auto"/>
          </w:divBdr>
          <w:divsChild>
            <w:div w:id="1703088237">
              <w:marLeft w:val="0"/>
              <w:marRight w:val="0"/>
              <w:marTop w:val="0"/>
              <w:marBottom w:val="0"/>
              <w:divBdr>
                <w:top w:val="none" w:sz="0" w:space="0" w:color="auto"/>
                <w:left w:val="none" w:sz="0" w:space="0" w:color="auto"/>
                <w:bottom w:val="none" w:sz="0" w:space="0" w:color="auto"/>
                <w:right w:val="none" w:sz="0" w:space="0" w:color="auto"/>
              </w:divBdr>
              <w:divsChild>
                <w:div w:id="3685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9544">
      <w:bodyDiv w:val="1"/>
      <w:marLeft w:val="0"/>
      <w:marRight w:val="0"/>
      <w:marTop w:val="0"/>
      <w:marBottom w:val="0"/>
      <w:divBdr>
        <w:top w:val="none" w:sz="0" w:space="0" w:color="auto"/>
        <w:left w:val="none" w:sz="0" w:space="0" w:color="auto"/>
        <w:bottom w:val="none" w:sz="0" w:space="0" w:color="auto"/>
        <w:right w:val="none" w:sz="0" w:space="0" w:color="auto"/>
      </w:divBdr>
      <w:divsChild>
        <w:div w:id="1374579832">
          <w:marLeft w:val="0"/>
          <w:marRight w:val="0"/>
          <w:marTop w:val="0"/>
          <w:marBottom w:val="0"/>
          <w:divBdr>
            <w:top w:val="none" w:sz="0" w:space="0" w:color="auto"/>
            <w:left w:val="none" w:sz="0" w:space="0" w:color="auto"/>
            <w:bottom w:val="none" w:sz="0" w:space="0" w:color="auto"/>
            <w:right w:val="none" w:sz="0" w:space="0" w:color="auto"/>
          </w:divBdr>
          <w:divsChild>
            <w:div w:id="1423647778">
              <w:marLeft w:val="0"/>
              <w:marRight w:val="0"/>
              <w:marTop w:val="0"/>
              <w:marBottom w:val="0"/>
              <w:divBdr>
                <w:top w:val="none" w:sz="0" w:space="0" w:color="auto"/>
                <w:left w:val="none" w:sz="0" w:space="0" w:color="auto"/>
                <w:bottom w:val="none" w:sz="0" w:space="0" w:color="auto"/>
                <w:right w:val="none" w:sz="0" w:space="0" w:color="auto"/>
              </w:divBdr>
              <w:divsChild>
                <w:div w:id="3924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92483">
      <w:bodyDiv w:val="1"/>
      <w:marLeft w:val="0"/>
      <w:marRight w:val="0"/>
      <w:marTop w:val="0"/>
      <w:marBottom w:val="0"/>
      <w:divBdr>
        <w:top w:val="none" w:sz="0" w:space="0" w:color="auto"/>
        <w:left w:val="none" w:sz="0" w:space="0" w:color="auto"/>
        <w:bottom w:val="none" w:sz="0" w:space="0" w:color="auto"/>
        <w:right w:val="none" w:sz="0" w:space="0" w:color="auto"/>
      </w:divBdr>
    </w:div>
    <w:div w:id="1600672066">
      <w:bodyDiv w:val="1"/>
      <w:marLeft w:val="0"/>
      <w:marRight w:val="0"/>
      <w:marTop w:val="0"/>
      <w:marBottom w:val="0"/>
      <w:divBdr>
        <w:top w:val="none" w:sz="0" w:space="0" w:color="auto"/>
        <w:left w:val="none" w:sz="0" w:space="0" w:color="auto"/>
        <w:bottom w:val="none" w:sz="0" w:space="0" w:color="auto"/>
        <w:right w:val="none" w:sz="0" w:space="0" w:color="auto"/>
      </w:divBdr>
    </w:div>
    <w:div w:id="1601334223">
      <w:bodyDiv w:val="1"/>
      <w:marLeft w:val="0"/>
      <w:marRight w:val="0"/>
      <w:marTop w:val="0"/>
      <w:marBottom w:val="0"/>
      <w:divBdr>
        <w:top w:val="none" w:sz="0" w:space="0" w:color="auto"/>
        <w:left w:val="none" w:sz="0" w:space="0" w:color="auto"/>
        <w:bottom w:val="none" w:sz="0" w:space="0" w:color="auto"/>
        <w:right w:val="none" w:sz="0" w:space="0" w:color="auto"/>
      </w:divBdr>
      <w:divsChild>
        <w:div w:id="395592915">
          <w:marLeft w:val="0"/>
          <w:marRight w:val="0"/>
          <w:marTop w:val="0"/>
          <w:marBottom w:val="0"/>
          <w:divBdr>
            <w:top w:val="none" w:sz="0" w:space="0" w:color="auto"/>
            <w:left w:val="none" w:sz="0" w:space="0" w:color="auto"/>
            <w:bottom w:val="none" w:sz="0" w:space="0" w:color="auto"/>
            <w:right w:val="none" w:sz="0" w:space="0" w:color="auto"/>
          </w:divBdr>
          <w:divsChild>
            <w:div w:id="151456169">
              <w:marLeft w:val="0"/>
              <w:marRight w:val="0"/>
              <w:marTop w:val="0"/>
              <w:marBottom w:val="0"/>
              <w:divBdr>
                <w:top w:val="none" w:sz="0" w:space="0" w:color="auto"/>
                <w:left w:val="none" w:sz="0" w:space="0" w:color="auto"/>
                <w:bottom w:val="none" w:sz="0" w:space="0" w:color="auto"/>
                <w:right w:val="none" w:sz="0" w:space="0" w:color="auto"/>
              </w:divBdr>
              <w:divsChild>
                <w:div w:id="18949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4097">
      <w:bodyDiv w:val="1"/>
      <w:marLeft w:val="0"/>
      <w:marRight w:val="0"/>
      <w:marTop w:val="0"/>
      <w:marBottom w:val="0"/>
      <w:divBdr>
        <w:top w:val="none" w:sz="0" w:space="0" w:color="auto"/>
        <w:left w:val="none" w:sz="0" w:space="0" w:color="auto"/>
        <w:bottom w:val="none" w:sz="0" w:space="0" w:color="auto"/>
        <w:right w:val="none" w:sz="0" w:space="0" w:color="auto"/>
      </w:divBdr>
    </w:div>
    <w:div w:id="1608267873">
      <w:bodyDiv w:val="1"/>
      <w:marLeft w:val="0"/>
      <w:marRight w:val="0"/>
      <w:marTop w:val="0"/>
      <w:marBottom w:val="0"/>
      <w:divBdr>
        <w:top w:val="none" w:sz="0" w:space="0" w:color="auto"/>
        <w:left w:val="none" w:sz="0" w:space="0" w:color="auto"/>
        <w:bottom w:val="none" w:sz="0" w:space="0" w:color="auto"/>
        <w:right w:val="none" w:sz="0" w:space="0" w:color="auto"/>
      </w:divBdr>
      <w:divsChild>
        <w:div w:id="1929926564">
          <w:marLeft w:val="0"/>
          <w:marRight w:val="0"/>
          <w:marTop w:val="0"/>
          <w:marBottom w:val="0"/>
          <w:divBdr>
            <w:top w:val="none" w:sz="0" w:space="0" w:color="auto"/>
            <w:left w:val="none" w:sz="0" w:space="0" w:color="auto"/>
            <w:bottom w:val="none" w:sz="0" w:space="0" w:color="auto"/>
            <w:right w:val="none" w:sz="0" w:space="0" w:color="auto"/>
          </w:divBdr>
          <w:divsChild>
            <w:div w:id="279146800">
              <w:marLeft w:val="0"/>
              <w:marRight w:val="0"/>
              <w:marTop w:val="0"/>
              <w:marBottom w:val="0"/>
              <w:divBdr>
                <w:top w:val="none" w:sz="0" w:space="0" w:color="auto"/>
                <w:left w:val="none" w:sz="0" w:space="0" w:color="auto"/>
                <w:bottom w:val="none" w:sz="0" w:space="0" w:color="auto"/>
                <w:right w:val="none" w:sz="0" w:space="0" w:color="auto"/>
              </w:divBdr>
              <w:divsChild>
                <w:div w:id="21198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89707">
      <w:bodyDiv w:val="1"/>
      <w:marLeft w:val="0"/>
      <w:marRight w:val="0"/>
      <w:marTop w:val="0"/>
      <w:marBottom w:val="0"/>
      <w:divBdr>
        <w:top w:val="none" w:sz="0" w:space="0" w:color="auto"/>
        <w:left w:val="none" w:sz="0" w:space="0" w:color="auto"/>
        <w:bottom w:val="none" w:sz="0" w:space="0" w:color="auto"/>
        <w:right w:val="none" w:sz="0" w:space="0" w:color="auto"/>
      </w:divBdr>
      <w:divsChild>
        <w:div w:id="850265998">
          <w:marLeft w:val="0"/>
          <w:marRight w:val="0"/>
          <w:marTop w:val="0"/>
          <w:marBottom w:val="0"/>
          <w:divBdr>
            <w:top w:val="none" w:sz="0" w:space="0" w:color="auto"/>
            <w:left w:val="none" w:sz="0" w:space="0" w:color="auto"/>
            <w:bottom w:val="none" w:sz="0" w:space="0" w:color="auto"/>
            <w:right w:val="none" w:sz="0" w:space="0" w:color="auto"/>
          </w:divBdr>
          <w:divsChild>
            <w:div w:id="16202861">
              <w:marLeft w:val="0"/>
              <w:marRight w:val="0"/>
              <w:marTop w:val="0"/>
              <w:marBottom w:val="0"/>
              <w:divBdr>
                <w:top w:val="none" w:sz="0" w:space="0" w:color="auto"/>
                <w:left w:val="none" w:sz="0" w:space="0" w:color="auto"/>
                <w:bottom w:val="none" w:sz="0" w:space="0" w:color="auto"/>
                <w:right w:val="none" w:sz="0" w:space="0" w:color="auto"/>
              </w:divBdr>
              <w:divsChild>
                <w:div w:id="868689092">
                  <w:marLeft w:val="0"/>
                  <w:marRight w:val="0"/>
                  <w:marTop w:val="0"/>
                  <w:marBottom w:val="0"/>
                  <w:divBdr>
                    <w:top w:val="none" w:sz="0" w:space="0" w:color="auto"/>
                    <w:left w:val="none" w:sz="0" w:space="0" w:color="auto"/>
                    <w:bottom w:val="none" w:sz="0" w:space="0" w:color="auto"/>
                    <w:right w:val="none" w:sz="0" w:space="0" w:color="auto"/>
                  </w:divBdr>
                  <w:divsChild>
                    <w:div w:id="12217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1214">
      <w:bodyDiv w:val="1"/>
      <w:marLeft w:val="0"/>
      <w:marRight w:val="0"/>
      <w:marTop w:val="0"/>
      <w:marBottom w:val="0"/>
      <w:divBdr>
        <w:top w:val="none" w:sz="0" w:space="0" w:color="auto"/>
        <w:left w:val="none" w:sz="0" w:space="0" w:color="auto"/>
        <w:bottom w:val="none" w:sz="0" w:space="0" w:color="auto"/>
        <w:right w:val="none" w:sz="0" w:space="0" w:color="auto"/>
      </w:divBdr>
    </w:div>
    <w:div w:id="1639532781">
      <w:bodyDiv w:val="1"/>
      <w:marLeft w:val="0"/>
      <w:marRight w:val="0"/>
      <w:marTop w:val="0"/>
      <w:marBottom w:val="0"/>
      <w:divBdr>
        <w:top w:val="none" w:sz="0" w:space="0" w:color="auto"/>
        <w:left w:val="none" w:sz="0" w:space="0" w:color="auto"/>
        <w:bottom w:val="none" w:sz="0" w:space="0" w:color="auto"/>
        <w:right w:val="none" w:sz="0" w:space="0" w:color="auto"/>
      </w:divBdr>
      <w:divsChild>
        <w:div w:id="967125985">
          <w:marLeft w:val="0"/>
          <w:marRight w:val="0"/>
          <w:marTop w:val="0"/>
          <w:marBottom w:val="0"/>
          <w:divBdr>
            <w:top w:val="none" w:sz="0" w:space="0" w:color="auto"/>
            <w:left w:val="none" w:sz="0" w:space="0" w:color="auto"/>
            <w:bottom w:val="none" w:sz="0" w:space="0" w:color="auto"/>
            <w:right w:val="none" w:sz="0" w:space="0" w:color="auto"/>
          </w:divBdr>
          <w:divsChild>
            <w:div w:id="537471080">
              <w:marLeft w:val="0"/>
              <w:marRight w:val="0"/>
              <w:marTop w:val="0"/>
              <w:marBottom w:val="0"/>
              <w:divBdr>
                <w:top w:val="none" w:sz="0" w:space="0" w:color="auto"/>
                <w:left w:val="none" w:sz="0" w:space="0" w:color="auto"/>
                <w:bottom w:val="none" w:sz="0" w:space="0" w:color="auto"/>
                <w:right w:val="none" w:sz="0" w:space="0" w:color="auto"/>
              </w:divBdr>
              <w:divsChild>
                <w:div w:id="1805388731">
                  <w:marLeft w:val="0"/>
                  <w:marRight w:val="0"/>
                  <w:marTop w:val="0"/>
                  <w:marBottom w:val="0"/>
                  <w:divBdr>
                    <w:top w:val="none" w:sz="0" w:space="0" w:color="auto"/>
                    <w:left w:val="none" w:sz="0" w:space="0" w:color="auto"/>
                    <w:bottom w:val="none" w:sz="0" w:space="0" w:color="auto"/>
                    <w:right w:val="none" w:sz="0" w:space="0" w:color="auto"/>
                  </w:divBdr>
                  <w:divsChild>
                    <w:div w:id="10501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68754">
      <w:bodyDiv w:val="1"/>
      <w:marLeft w:val="0"/>
      <w:marRight w:val="0"/>
      <w:marTop w:val="0"/>
      <w:marBottom w:val="0"/>
      <w:divBdr>
        <w:top w:val="none" w:sz="0" w:space="0" w:color="auto"/>
        <w:left w:val="none" w:sz="0" w:space="0" w:color="auto"/>
        <w:bottom w:val="none" w:sz="0" w:space="0" w:color="auto"/>
        <w:right w:val="none" w:sz="0" w:space="0" w:color="auto"/>
      </w:divBdr>
      <w:divsChild>
        <w:div w:id="40399923">
          <w:marLeft w:val="0"/>
          <w:marRight w:val="0"/>
          <w:marTop w:val="0"/>
          <w:marBottom w:val="0"/>
          <w:divBdr>
            <w:top w:val="none" w:sz="0" w:space="0" w:color="auto"/>
            <w:left w:val="none" w:sz="0" w:space="0" w:color="auto"/>
            <w:bottom w:val="none" w:sz="0" w:space="0" w:color="auto"/>
            <w:right w:val="none" w:sz="0" w:space="0" w:color="auto"/>
          </w:divBdr>
          <w:divsChild>
            <w:div w:id="1010521938">
              <w:marLeft w:val="0"/>
              <w:marRight w:val="0"/>
              <w:marTop w:val="0"/>
              <w:marBottom w:val="0"/>
              <w:divBdr>
                <w:top w:val="none" w:sz="0" w:space="0" w:color="auto"/>
                <w:left w:val="none" w:sz="0" w:space="0" w:color="auto"/>
                <w:bottom w:val="none" w:sz="0" w:space="0" w:color="auto"/>
                <w:right w:val="none" w:sz="0" w:space="0" w:color="auto"/>
              </w:divBdr>
              <w:divsChild>
                <w:div w:id="13288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56330">
      <w:bodyDiv w:val="1"/>
      <w:marLeft w:val="0"/>
      <w:marRight w:val="0"/>
      <w:marTop w:val="0"/>
      <w:marBottom w:val="0"/>
      <w:divBdr>
        <w:top w:val="none" w:sz="0" w:space="0" w:color="auto"/>
        <w:left w:val="none" w:sz="0" w:space="0" w:color="auto"/>
        <w:bottom w:val="none" w:sz="0" w:space="0" w:color="auto"/>
        <w:right w:val="none" w:sz="0" w:space="0" w:color="auto"/>
      </w:divBdr>
      <w:divsChild>
        <w:div w:id="1540388645">
          <w:marLeft w:val="0"/>
          <w:marRight w:val="0"/>
          <w:marTop w:val="0"/>
          <w:marBottom w:val="0"/>
          <w:divBdr>
            <w:top w:val="none" w:sz="0" w:space="0" w:color="auto"/>
            <w:left w:val="none" w:sz="0" w:space="0" w:color="auto"/>
            <w:bottom w:val="none" w:sz="0" w:space="0" w:color="auto"/>
            <w:right w:val="none" w:sz="0" w:space="0" w:color="auto"/>
          </w:divBdr>
          <w:divsChild>
            <w:div w:id="428818485">
              <w:marLeft w:val="0"/>
              <w:marRight w:val="0"/>
              <w:marTop w:val="0"/>
              <w:marBottom w:val="0"/>
              <w:divBdr>
                <w:top w:val="none" w:sz="0" w:space="0" w:color="auto"/>
                <w:left w:val="none" w:sz="0" w:space="0" w:color="auto"/>
                <w:bottom w:val="none" w:sz="0" w:space="0" w:color="auto"/>
                <w:right w:val="none" w:sz="0" w:space="0" w:color="auto"/>
              </w:divBdr>
              <w:divsChild>
                <w:div w:id="10637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3475">
      <w:bodyDiv w:val="1"/>
      <w:marLeft w:val="0"/>
      <w:marRight w:val="0"/>
      <w:marTop w:val="0"/>
      <w:marBottom w:val="0"/>
      <w:divBdr>
        <w:top w:val="none" w:sz="0" w:space="0" w:color="auto"/>
        <w:left w:val="none" w:sz="0" w:space="0" w:color="auto"/>
        <w:bottom w:val="none" w:sz="0" w:space="0" w:color="auto"/>
        <w:right w:val="none" w:sz="0" w:space="0" w:color="auto"/>
      </w:divBdr>
      <w:divsChild>
        <w:div w:id="1288393009">
          <w:marLeft w:val="0"/>
          <w:marRight w:val="0"/>
          <w:marTop w:val="0"/>
          <w:marBottom w:val="0"/>
          <w:divBdr>
            <w:top w:val="none" w:sz="0" w:space="0" w:color="auto"/>
            <w:left w:val="none" w:sz="0" w:space="0" w:color="auto"/>
            <w:bottom w:val="none" w:sz="0" w:space="0" w:color="auto"/>
            <w:right w:val="none" w:sz="0" w:space="0" w:color="auto"/>
          </w:divBdr>
          <w:divsChild>
            <w:div w:id="1823890530">
              <w:marLeft w:val="0"/>
              <w:marRight w:val="0"/>
              <w:marTop w:val="0"/>
              <w:marBottom w:val="0"/>
              <w:divBdr>
                <w:top w:val="none" w:sz="0" w:space="0" w:color="auto"/>
                <w:left w:val="none" w:sz="0" w:space="0" w:color="auto"/>
                <w:bottom w:val="none" w:sz="0" w:space="0" w:color="auto"/>
                <w:right w:val="none" w:sz="0" w:space="0" w:color="auto"/>
              </w:divBdr>
              <w:divsChild>
                <w:div w:id="21348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4781">
      <w:bodyDiv w:val="1"/>
      <w:marLeft w:val="0"/>
      <w:marRight w:val="0"/>
      <w:marTop w:val="0"/>
      <w:marBottom w:val="0"/>
      <w:divBdr>
        <w:top w:val="none" w:sz="0" w:space="0" w:color="auto"/>
        <w:left w:val="none" w:sz="0" w:space="0" w:color="auto"/>
        <w:bottom w:val="none" w:sz="0" w:space="0" w:color="auto"/>
        <w:right w:val="none" w:sz="0" w:space="0" w:color="auto"/>
      </w:divBdr>
      <w:divsChild>
        <w:div w:id="13460162">
          <w:marLeft w:val="0"/>
          <w:marRight w:val="0"/>
          <w:marTop w:val="0"/>
          <w:marBottom w:val="0"/>
          <w:divBdr>
            <w:top w:val="none" w:sz="0" w:space="0" w:color="auto"/>
            <w:left w:val="none" w:sz="0" w:space="0" w:color="auto"/>
            <w:bottom w:val="none" w:sz="0" w:space="0" w:color="auto"/>
            <w:right w:val="none" w:sz="0" w:space="0" w:color="auto"/>
          </w:divBdr>
        </w:div>
      </w:divsChild>
    </w:div>
    <w:div w:id="1664814583">
      <w:bodyDiv w:val="1"/>
      <w:marLeft w:val="0"/>
      <w:marRight w:val="0"/>
      <w:marTop w:val="0"/>
      <w:marBottom w:val="0"/>
      <w:divBdr>
        <w:top w:val="none" w:sz="0" w:space="0" w:color="auto"/>
        <w:left w:val="none" w:sz="0" w:space="0" w:color="auto"/>
        <w:bottom w:val="none" w:sz="0" w:space="0" w:color="auto"/>
        <w:right w:val="none" w:sz="0" w:space="0" w:color="auto"/>
      </w:divBdr>
      <w:divsChild>
        <w:div w:id="585919730">
          <w:marLeft w:val="0"/>
          <w:marRight w:val="0"/>
          <w:marTop w:val="0"/>
          <w:marBottom w:val="0"/>
          <w:divBdr>
            <w:top w:val="none" w:sz="0" w:space="0" w:color="auto"/>
            <w:left w:val="none" w:sz="0" w:space="0" w:color="auto"/>
            <w:bottom w:val="none" w:sz="0" w:space="0" w:color="auto"/>
            <w:right w:val="none" w:sz="0" w:space="0" w:color="auto"/>
          </w:divBdr>
          <w:divsChild>
            <w:div w:id="1693141075">
              <w:marLeft w:val="0"/>
              <w:marRight w:val="0"/>
              <w:marTop w:val="0"/>
              <w:marBottom w:val="0"/>
              <w:divBdr>
                <w:top w:val="none" w:sz="0" w:space="0" w:color="auto"/>
                <w:left w:val="none" w:sz="0" w:space="0" w:color="auto"/>
                <w:bottom w:val="none" w:sz="0" w:space="0" w:color="auto"/>
                <w:right w:val="none" w:sz="0" w:space="0" w:color="auto"/>
              </w:divBdr>
              <w:divsChild>
                <w:div w:id="1059129657">
                  <w:marLeft w:val="0"/>
                  <w:marRight w:val="0"/>
                  <w:marTop w:val="0"/>
                  <w:marBottom w:val="0"/>
                  <w:divBdr>
                    <w:top w:val="none" w:sz="0" w:space="0" w:color="auto"/>
                    <w:left w:val="none" w:sz="0" w:space="0" w:color="auto"/>
                    <w:bottom w:val="none" w:sz="0" w:space="0" w:color="auto"/>
                    <w:right w:val="none" w:sz="0" w:space="0" w:color="auto"/>
                  </w:divBdr>
                  <w:divsChild>
                    <w:div w:id="330069012">
                      <w:marLeft w:val="0"/>
                      <w:marRight w:val="0"/>
                      <w:marTop w:val="0"/>
                      <w:marBottom w:val="0"/>
                      <w:divBdr>
                        <w:top w:val="none" w:sz="0" w:space="0" w:color="auto"/>
                        <w:left w:val="none" w:sz="0" w:space="0" w:color="auto"/>
                        <w:bottom w:val="none" w:sz="0" w:space="0" w:color="auto"/>
                        <w:right w:val="none" w:sz="0" w:space="0" w:color="auto"/>
                      </w:divBdr>
                      <w:divsChild>
                        <w:div w:id="463276710">
                          <w:marLeft w:val="0"/>
                          <w:marRight w:val="0"/>
                          <w:marTop w:val="0"/>
                          <w:marBottom w:val="0"/>
                          <w:divBdr>
                            <w:top w:val="none" w:sz="0" w:space="0" w:color="auto"/>
                            <w:left w:val="none" w:sz="0" w:space="0" w:color="auto"/>
                            <w:bottom w:val="none" w:sz="0" w:space="0" w:color="auto"/>
                            <w:right w:val="none" w:sz="0" w:space="0" w:color="auto"/>
                          </w:divBdr>
                          <w:divsChild>
                            <w:div w:id="589043324">
                              <w:marLeft w:val="0"/>
                              <w:marRight w:val="0"/>
                              <w:marTop w:val="0"/>
                              <w:marBottom w:val="0"/>
                              <w:divBdr>
                                <w:top w:val="none" w:sz="0" w:space="0" w:color="auto"/>
                                <w:left w:val="none" w:sz="0" w:space="0" w:color="auto"/>
                                <w:bottom w:val="none" w:sz="0" w:space="0" w:color="auto"/>
                                <w:right w:val="none" w:sz="0" w:space="0" w:color="auto"/>
                              </w:divBdr>
                              <w:divsChild>
                                <w:div w:id="383717164">
                                  <w:marLeft w:val="0"/>
                                  <w:marRight w:val="0"/>
                                  <w:marTop w:val="0"/>
                                  <w:marBottom w:val="0"/>
                                  <w:divBdr>
                                    <w:top w:val="none" w:sz="0" w:space="0" w:color="auto"/>
                                    <w:left w:val="none" w:sz="0" w:space="0" w:color="auto"/>
                                    <w:bottom w:val="none" w:sz="0" w:space="0" w:color="auto"/>
                                    <w:right w:val="none" w:sz="0" w:space="0" w:color="auto"/>
                                  </w:divBdr>
                                  <w:divsChild>
                                    <w:div w:id="1349134850">
                                      <w:marLeft w:val="0"/>
                                      <w:marRight w:val="0"/>
                                      <w:marTop w:val="0"/>
                                      <w:marBottom w:val="0"/>
                                      <w:divBdr>
                                        <w:top w:val="none" w:sz="0" w:space="0" w:color="auto"/>
                                        <w:left w:val="none" w:sz="0" w:space="0" w:color="auto"/>
                                        <w:bottom w:val="none" w:sz="0" w:space="0" w:color="auto"/>
                                        <w:right w:val="none" w:sz="0" w:space="0" w:color="auto"/>
                                      </w:divBdr>
                                      <w:divsChild>
                                        <w:div w:id="204100275">
                                          <w:marLeft w:val="0"/>
                                          <w:marRight w:val="0"/>
                                          <w:marTop w:val="0"/>
                                          <w:marBottom w:val="0"/>
                                          <w:divBdr>
                                            <w:top w:val="none" w:sz="0" w:space="0" w:color="auto"/>
                                            <w:left w:val="none" w:sz="0" w:space="0" w:color="auto"/>
                                            <w:bottom w:val="none" w:sz="0" w:space="0" w:color="auto"/>
                                            <w:right w:val="none" w:sz="0" w:space="0" w:color="auto"/>
                                          </w:divBdr>
                                          <w:divsChild>
                                            <w:div w:id="4169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3801">
                                  <w:marLeft w:val="0"/>
                                  <w:marRight w:val="0"/>
                                  <w:marTop w:val="0"/>
                                  <w:marBottom w:val="0"/>
                                  <w:divBdr>
                                    <w:top w:val="none" w:sz="0" w:space="0" w:color="auto"/>
                                    <w:left w:val="none" w:sz="0" w:space="0" w:color="auto"/>
                                    <w:bottom w:val="none" w:sz="0" w:space="0" w:color="auto"/>
                                    <w:right w:val="none" w:sz="0" w:space="0" w:color="auto"/>
                                  </w:divBdr>
                                  <w:divsChild>
                                    <w:div w:id="5128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06750">
          <w:marLeft w:val="0"/>
          <w:marRight w:val="0"/>
          <w:marTop w:val="0"/>
          <w:marBottom w:val="0"/>
          <w:divBdr>
            <w:top w:val="none" w:sz="0" w:space="0" w:color="auto"/>
            <w:left w:val="none" w:sz="0" w:space="0" w:color="auto"/>
            <w:bottom w:val="none" w:sz="0" w:space="0" w:color="auto"/>
            <w:right w:val="none" w:sz="0" w:space="0" w:color="auto"/>
          </w:divBdr>
          <w:divsChild>
            <w:div w:id="1613048203">
              <w:marLeft w:val="0"/>
              <w:marRight w:val="0"/>
              <w:marTop w:val="0"/>
              <w:marBottom w:val="0"/>
              <w:divBdr>
                <w:top w:val="none" w:sz="0" w:space="0" w:color="auto"/>
                <w:left w:val="none" w:sz="0" w:space="0" w:color="auto"/>
                <w:bottom w:val="none" w:sz="0" w:space="0" w:color="auto"/>
                <w:right w:val="none" w:sz="0" w:space="0" w:color="auto"/>
              </w:divBdr>
              <w:divsChild>
                <w:div w:id="223569753">
                  <w:marLeft w:val="0"/>
                  <w:marRight w:val="0"/>
                  <w:marTop w:val="0"/>
                  <w:marBottom w:val="0"/>
                  <w:divBdr>
                    <w:top w:val="none" w:sz="0" w:space="0" w:color="auto"/>
                    <w:left w:val="none" w:sz="0" w:space="0" w:color="auto"/>
                    <w:bottom w:val="none" w:sz="0" w:space="0" w:color="auto"/>
                    <w:right w:val="none" w:sz="0" w:space="0" w:color="auto"/>
                  </w:divBdr>
                  <w:divsChild>
                    <w:div w:id="426772961">
                      <w:marLeft w:val="0"/>
                      <w:marRight w:val="0"/>
                      <w:marTop w:val="0"/>
                      <w:marBottom w:val="0"/>
                      <w:divBdr>
                        <w:top w:val="none" w:sz="0" w:space="0" w:color="auto"/>
                        <w:left w:val="none" w:sz="0" w:space="0" w:color="auto"/>
                        <w:bottom w:val="none" w:sz="0" w:space="0" w:color="auto"/>
                        <w:right w:val="none" w:sz="0" w:space="0" w:color="auto"/>
                      </w:divBdr>
                      <w:divsChild>
                        <w:div w:id="1816098738">
                          <w:marLeft w:val="0"/>
                          <w:marRight w:val="0"/>
                          <w:marTop w:val="0"/>
                          <w:marBottom w:val="0"/>
                          <w:divBdr>
                            <w:top w:val="none" w:sz="0" w:space="0" w:color="auto"/>
                            <w:left w:val="none" w:sz="0" w:space="0" w:color="auto"/>
                            <w:bottom w:val="none" w:sz="0" w:space="0" w:color="auto"/>
                            <w:right w:val="none" w:sz="0" w:space="0" w:color="auto"/>
                          </w:divBdr>
                          <w:divsChild>
                            <w:div w:id="1553155540">
                              <w:marLeft w:val="0"/>
                              <w:marRight w:val="0"/>
                              <w:marTop w:val="0"/>
                              <w:marBottom w:val="0"/>
                              <w:divBdr>
                                <w:top w:val="none" w:sz="0" w:space="0" w:color="auto"/>
                                <w:left w:val="none" w:sz="0" w:space="0" w:color="auto"/>
                                <w:bottom w:val="none" w:sz="0" w:space="0" w:color="auto"/>
                                <w:right w:val="none" w:sz="0" w:space="0" w:color="auto"/>
                              </w:divBdr>
                              <w:divsChild>
                                <w:div w:id="1998461933">
                                  <w:marLeft w:val="0"/>
                                  <w:marRight w:val="0"/>
                                  <w:marTop w:val="0"/>
                                  <w:marBottom w:val="0"/>
                                  <w:divBdr>
                                    <w:top w:val="none" w:sz="0" w:space="0" w:color="auto"/>
                                    <w:left w:val="none" w:sz="0" w:space="0" w:color="auto"/>
                                    <w:bottom w:val="none" w:sz="0" w:space="0" w:color="auto"/>
                                    <w:right w:val="none" w:sz="0" w:space="0" w:color="auto"/>
                                  </w:divBdr>
                                  <w:divsChild>
                                    <w:div w:id="1866210686">
                                      <w:marLeft w:val="0"/>
                                      <w:marRight w:val="0"/>
                                      <w:marTop w:val="0"/>
                                      <w:marBottom w:val="0"/>
                                      <w:divBdr>
                                        <w:top w:val="none" w:sz="0" w:space="0" w:color="auto"/>
                                        <w:left w:val="none" w:sz="0" w:space="0" w:color="auto"/>
                                        <w:bottom w:val="none" w:sz="0" w:space="0" w:color="auto"/>
                                        <w:right w:val="none" w:sz="0" w:space="0" w:color="auto"/>
                                      </w:divBdr>
                                      <w:divsChild>
                                        <w:div w:id="1925606464">
                                          <w:marLeft w:val="0"/>
                                          <w:marRight w:val="0"/>
                                          <w:marTop w:val="0"/>
                                          <w:marBottom w:val="0"/>
                                          <w:divBdr>
                                            <w:top w:val="none" w:sz="0" w:space="0" w:color="auto"/>
                                            <w:left w:val="none" w:sz="0" w:space="0" w:color="auto"/>
                                            <w:bottom w:val="none" w:sz="0" w:space="0" w:color="auto"/>
                                            <w:right w:val="none" w:sz="0" w:space="0" w:color="auto"/>
                                          </w:divBdr>
                                          <w:divsChild>
                                            <w:div w:id="350108152">
                                              <w:marLeft w:val="0"/>
                                              <w:marRight w:val="0"/>
                                              <w:marTop w:val="0"/>
                                              <w:marBottom w:val="0"/>
                                              <w:divBdr>
                                                <w:top w:val="none" w:sz="0" w:space="0" w:color="auto"/>
                                                <w:left w:val="none" w:sz="0" w:space="0" w:color="auto"/>
                                                <w:bottom w:val="none" w:sz="0" w:space="0" w:color="auto"/>
                                                <w:right w:val="none" w:sz="0" w:space="0" w:color="auto"/>
                                              </w:divBdr>
                                              <w:divsChild>
                                                <w:div w:id="619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934553">
      <w:bodyDiv w:val="1"/>
      <w:marLeft w:val="0"/>
      <w:marRight w:val="0"/>
      <w:marTop w:val="0"/>
      <w:marBottom w:val="0"/>
      <w:divBdr>
        <w:top w:val="none" w:sz="0" w:space="0" w:color="auto"/>
        <w:left w:val="none" w:sz="0" w:space="0" w:color="auto"/>
        <w:bottom w:val="none" w:sz="0" w:space="0" w:color="auto"/>
        <w:right w:val="none" w:sz="0" w:space="0" w:color="auto"/>
      </w:divBdr>
      <w:divsChild>
        <w:div w:id="1229530948">
          <w:marLeft w:val="0"/>
          <w:marRight w:val="0"/>
          <w:marTop w:val="0"/>
          <w:marBottom w:val="0"/>
          <w:divBdr>
            <w:top w:val="none" w:sz="0" w:space="0" w:color="auto"/>
            <w:left w:val="none" w:sz="0" w:space="0" w:color="auto"/>
            <w:bottom w:val="none" w:sz="0" w:space="0" w:color="auto"/>
            <w:right w:val="none" w:sz="0" w:space="0" w:color="auto"/>
          </w:divBdr>
          <w:divsChild>
            <w:div w:id="866988794">
              <w:marLeft w:val="0"/>
              <w:marRight w:val="0"/>
              <w:marTop w:val="0"/>
              <w:marBottom w:val="0"/>
              <w:divBdr>
                <w:top w:val="none" w:sz="0" w:space="0" w:color="auto"/>
                <w:left w:val="none" w:sz="0" w:space="0" w:color="auto"/>
                <w:bottom w:val="none" w:sz="0" w:space="0" w:color="auto"/>
                <w:right w:val="none" w:sz="0" w:space="0" w:color="auto"/>
              </w:divBdr>
              <w:divsChild>
                <w:div w:id="818227764">
                  <w:marLeft w:val="0"/>
                  <w:marRight w:val="0"/>
                  <w:marTop w:val="0"/>
                  <w:marBottom w:val="0"/>
                  <w:divBdr>
                    <w:top w:val="none" w:sz="0" w:space="0" w:color="auto"/>
                    <w:left w:val="none" w:sz="0" w:space="0" w:color="auto"/>
                    <w:bottom w:val="none" w:sz="0" w:space="0" w:color="auto"/>
                    <w:right w:val="none" w:sz="0" w:space="0" w:color="auto"/>
                  </w:divBdr>
                  <w:divsChild>
                    <w:div w:id="8822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16639">
      <w:bodyDiv w:val="1"/>
      <w:marLeft w:val="0"/>
      <w:marRight w:val="0"/>
      <w:marTop w:val="0"/>
      <w:marBottom w:val="0"/>
      <w:divBdr>
        <w:top w:val="none" w:sz="0" w:space="0" w:color="auto"/>
        <w:left w:val="none" w:sz="0" w:space="0" w:color="auto"/>
        <w:bottom w:val="none" w:sz="0" w:space="0" w:color="auto"/>
        <w:right w:val="none" w:sz="0" w:space="0" w:color="auto"/>
      </w:divBdr>
      <w:divsChild>
        <w:div w:id="1705250753">
          <w:marLeft w:val="0"/>
          <w:marRight w:val="0"/>
          <w:marTop w:val="0"/>
          <w:marBottom w:val="0"/>
          <w:divBdr>
            <w:top w:val="none" w:sz="0" w:space="0" w:color="auto"/>
            <w:left w:val="none" w:sz="0" w:space="0" w:color="auto"/>
            <w:bottom w:val="none" w:sz="0" w:space="0" w:color="auto"/>
            <w:right w:val="none" w:sz="0" w:space="0" w:color="auto"/>
          </w:divBdr>
          <w:divsChild>
            <w:div w:id="520512421">
              <w:marLeft w:val="0"/>
              <w:marRight w:val="0"/>
              <w:marTop w:val="0"/>
              <w:marBottom w:val="0"/>
              <w:divBdr>
                <w:top w:val="none" w:sz="0" w:space="0" w:color="auto"/>
                <w:left w:val="none" w:sz="0" w:space="0" w:color="auto"/>
                <w:bottom w:val="none" w:sz="0" w:space="0" w:color="auto"/>
                <w:right w:val="none" w:sz="0" w:space="0" w:color="auto"/>
              </w:divBdr>
              <w:divsChild>
                <w:div w:id="10661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4109">
      <w:bodyDiv w:val="1"/>
      <w:marLeft w:val="0"/>
      <w:marRight w:val="0"/>
      <w:marTop w:val="0"/>
      <w:marBottom w:val="0"/>
      <w:divBdr>
        <w:top w:val="none" w:sz="0" w:space="0" w:color="auto"/>
        <w:left w:val="none" w:sz="0" w:space="0" w:color="auto"/>
        <w:bottom w:val="none" w:sz="0" w:space="0" w:color="auto"/>
        <w:right w:val="none" w:sz="0" w:space="0" w:color="auto"/>
      </w:divBdr>
      <w:divsChild>
        <w:div w:id="813714697">
          <w:marLeft w:val="0"/>
          <w:marRight w:val="0"/>
          <w:marTop w:val="0"/>
          <w:marBottom w:val="0"/>
          <w:divBdr>
            <w:top w:val="none" w:sz="0" w:space="0" w:color="auto"/>
            <w:left w:val="none" w:sz="0" w:space="0" w:color="auto"/>
            <w:bottom w:val="none" w:sz="0" w:space="0" w:color="auto"/>
            <w:right w:val="none" w:sz="0" w:space="0" w:color="auto"/>
          </w:divBdr>
          <w:divsChild>
            <w:div w:id="382563044">
              <w:marLeft w:val="0"/>
              <w:marRight w:val="0"/>
              <w:marTop w:val="0"/>
              <w:marBottom w:val="0"/>
              <w:divBdr>
                <w:top w:val="none" w:sz="0" w:space="0" w:color="auto"/>
                <w:left w:val="none" w:sz="0" w:space="0" w:color="auto"/>
                <w:bottom w:val="none" w:sz="0" w:space="0" w:color="auto"/>
                <w:right w:val="none" w:sz="0" w:space="0" w:color="auto"/>
              </w:divBdr>
              <w:divsChild>
                <w:div w:id="350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38365">
      <w:bodyDiv w:val="1"/>
      <w:marLeft w:val="0"/>
      <w:marRight w:val="0"/>
      <w:marTop w:val="0"/>
      <w:marBottom w:val="0"/>
      <w:divBdr>
        <w:top w:val="none" w:sz="0" w:space="0" w:color="auto"/>
        <w:left w:val="none" w:sz="0" w:space="0" w:color="auto"/>
        <w:bottom w:val="none" w:sz="0" w:space="0" w:color="auto"/>
        <w:right w:val="none" w:sz="0" w:space="0" w:color="auto"/>
      </w:divBdr>
      <w:divsChild>
        <w:div w:id="73168413">
          <w:marLeft w:val="0"/>
          <w:marRight w:val="0"/>
          <w:marTop w:val="0"/>
          <w:marBottom w:val="0"/>
          <w:divBdr>
            <w:top w:val="none" w:sz="0" w:space="0" w:color="auto"/>
            <w:left w:val="none" w:sz="0" w:space="0" w:color="auto"/>
            <w:bottom w:val="none" w:sz="0" w:space="0" w:color="auto"/>
            <w:right w:val="none" w:sz="0" w:space="0" w:color="auto"/>
          </w:divBdr>
          <w:divsChild>
            <w:div w:id="978153149">
              <w:marLeft w:val="0"/>
              <w:marRight w:val="0"/>
              <w:marTop w:val="0"/>
              <w:marBottom w:val="0"/>
              <w:divBdr>
                <w:top w:val="none" w:sz="0" w:space="0" w:color="auto"/>
                <w:left w:val="none" w:sz="0" w:space="0" w:color="auto"/>
                <w:bottom w:val="none" w:sz="0" w:space="0" w:color="auto"/>
                <w:right w:val="none" w:sz="0" w:space="0" w:color="auto"/>
              </w:divBdr>
              <w:divsChild>
                <w:div w:id="12944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72240">
      <w:bodyDiv w:val="1"/>
      <w:marLeft w:val="0"/>
      <w:marRight w:val="0"/>
      <w:marTop w:val="0"/>
      <w:marBottom w:val="0"/>
      <w:divBdr>
        <w:top w:val="none" w:sz="0" w:space="0" w:color="auto"/>
        <w:left w:val="none" w:sz="0" w:space="0" w:color="auto"/>
        <w:bottom w:val="none" w:sz="0" w:space="0" w:color="auto"/>
        <w:right w:val="none" w:sz="0" w:space="0" w:color="auto"/>
      </w:divBdr>
      <w:divsChild>
        <w:div w:id="1337224132">
          <w:marLeft w:val="0"/>
          <w:marRight w:val="0"/>
          <w:marTop w:val="0"/>
          <w:marBottom w:val="0"/>
          <w:divBdr>
            <w:top w:val="none" w:sz="0" w:space="0" w:color="auto"/>
            <w:left w:val="none" w:sz="0" w:space="0" w:color="auto"/>
            <w:bottom w:val="none" w:sz="0" w:space="0" w:color="auto"/>
            <w:right w:val="none" w:sz="0" w:space="0" w:color="auto"/>
          </w:divBdr>
          <w:divsChild>
            <w:div w:id="126314959">
              <w:marLeft w:val="0"/>
              <w:marRight w:val="0"/>
              <w:marTop w:val="0"/>
              <w:marBottom w:val="0"/>
              <w:divBdr>
                <w:top w:val="none" w:sz="0" w:space="0" w:color="auto"/>
                <w:left w:val="none" w:sz="0" w:space="0" w:color="auto"/>
                <w:bottom w:val="none" w:sz="0" w:space="0" w:color="auto"/>
                <w:right w:val="none" w:sz="0" w:space="0" w:color="auto"/>
              </w:divBdr>
              <w:divsChild>
                <w:div w:id="11611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7647">
      <w:bodyDiv w:val="1"/>
      <w:marLeft w:val="0"/>
      <w:marRight w:val="0"/>
      <w:marTop w:val="0"/>
      <w:marBottom w:val="0"/>
      <w:divBdr>
        <w:top w:val="none" w:sz="0" w:space="0" w:color="auto"/>
        <w:left w:val="none" w:sz="0" w:space="0" w:color="auto"/>
        <w:bottom w:val="none" w:sz="0" w:space="0" w:color="auto"/>
        <w:right w:val="none" w:sz="0" w:space="0" w:color="auto"/>
      </w:divBdr>
      <w:divsChild>
        <w:div w:id="2136875123">
          <w:marLeft w:val="0"/>
          <w:marRight w:val="0"/>
          <w:marTop w:val="0"/>
          <w:marBottom w:val="0"/>
          <w:divBdr>
            <w:top w:val="none" w:sz="0" w:space="0" w:color="auto"/>
            <w:left w:val="none" w:sz="0" w:space="0" w:color="auto"/>
            <w:bottom w:val="none" w:sz="0" w:space="0" w:color="auto"/>
            <w:right w:val="none" w:sz="0" w:space="0" w:color="auto"/>
          </w:divBdr>
          <w:divsChild>
            <w:div w:id="93667806">
              <w:marLeft w:val="0"/>
              <w:marRight w:val="0"/>
              <w:marTop w:val="0"/>
              <w:marBottom w:val="0"/>
              <w:divBdr>
                <w:top w:val="none" w:sz="0" w:space="0" w:color="auto"/>
                <w:left w:val="none" w:sz="0" w:space="0" w:color="auto"/>
                <w:bottom w:val="none" w:sz="0" w:space="0" w:color="auto"/>
                <w:right w:val="none" w:sz="0" w:space="0" w:color="auto"/>
              </w:divBdr>
              <w:divsChild>
                <w:div w:id="18806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08584">
      <w:bodyDiv w:val="1"/>
      <w:marLeft w:val="0"/>
      <w:marRight w:val="0"/>
      <w:marTop w:val="0"/>
      <w:marBottom w:val="0"/>
      <w:divBdr>
        <w:top w:val="none" w:sz="0" w:space="0" w:color="auto"/>
        <w:left w:val="none" w:sz="0" w:space="0" w:color="auto"/>
        <w:bottom w:val="none" w:sz="0" w:space="0" w:color="auto"/>
        <w:right w:val="none" w:sz="0" w:space="0" w:color="auto"/>
      </w:divBdr>
      <w:divsChild>
        <w:div w:id="24908570">
          <w:marLeft w:val="0"/>
          <w:marRight w:val="0"/>
          <w:marTop w:val="0"/>
          <w:marBottom w:val="0"/>
          <w:divBdr>
            <w:top w:val="none" w:sz="0" w:space="0" w:color="auto"/>
            <w:left w:val="none" w:sz="0" w:space="0" w:color="auto"/>
            <w:bottom w:val="none" w:sz="0" w:space="0" w:color="auto"/>
            <w:right w:val="none" w:sz="0" w:space="0" w:color="auto"/>
          </w:divBdr>
          <w:divsChild>
            <w:div w:id="1059401501">
              <w:marLeft w:val="0"/>
              <w:marRight w:val="0"/>
              <w:marTop w:val="0"/>
              <w:marBottom w:val="0"/>
              <w:divBdr>
                <w:top w:val="none" w:sz="0" w:space="0" w:color="auto"/>
                <w:left w:val="none" w:sz="0" w:space="0" w:color="auto"/>
                <w:bottom w:val="none" w:sz="0" w:space="0" w:color="auto"/>
                <w:right w:val="none" w:sz="0" w:space="0" w:color="auto"/>
              </w:divBdr>
              <w:divsChild>
                <w:div w:id="659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83">
      <w:bodyDiv w:val="1"/>
      <w:marLeft w:val="0"/>
      <w:marRight w:val="0"/>
      <w:marTop w:val="0"/>
      <w:marBottom w:val="0"/>
      <w:divBdr>
        <w:top w:val="none" w:sz="0" w:space="0" w:color="auto"/>
        <w:left w:val="none" w:sz="0" w:space="0" w:color="auto"/>
        <w:bottom w:val="none" w:sz="0" w:space="0" w:color="auto"/>
        <w:right w:val="none" w:sz="0" w:space="0" w:color="auto"/>
      </w:divBdr>
      <w:divsChild>
        <w:div w:id="127860832">
          <w:marLeft w:val="0"/>
          <w:marRight w:val="0"/>
          <w:marTop w:val="0"/>
          <w:marBottom w:val="0"/>
          <w:divBdr>
            <w:top w:val="none" w:sz="0" w:space="0" w:color="auto"/>
            <w:left w:val="none" w:sz="0" w:space="0" w:color="auto"/>
            <w:bottom w:val="none" w:sz="0" w:space="0" w:color="auto"/>
            <w:right w:val="none" w:sz="0" w:space="0" w:color="auto"/>
          </w:divBdr>
          <w:divsChild>
            <w:div w:id="611278281">
              <w:marLeft w:val="0"/>
              <w:marRight w:val="0"/>
              <w:marTop w:val="0"/>
              <w:marBottom w:val="0"/>
              <w:divBdr>
                <w:top w:val="none" w:sz="0" w:space="0" w:color="auto"/>
                <w:left w:val="none" w:sz="0" w:space="0" w:color="auto"/>
                <w:bottom w:val="none" w:sz="0" w:space="0" w:color="auto"/>
                <w:right w:val="none" w:sz="0" w:space="0" w:color="auto"/>
              </w:divBdr>
              <w:divsChild>
                <w:div w:id="7743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4693">
      <w:bodyDiv w:val="1"/>
      <w:marLeft w:val="0"/>
      <w:marRight w:val="0"/>
      <w:marTop w:val="0"/>
      <w:marBottom w:val="0"/>
      <w:divBdr>
        <w:top w:val="none" w:sz="0" w:space="0" w:color="auto"/>
        <w:left w:val="none" w:sz="0" w:space="0" w:color="auto"/>
        <w:bottom w:val="none" w:sz="0" w:space="0" w:color="auto"/>
        <w:right w:val="none" w:sz="0" w:space="0" w:color="auto"/>
      </w:divBdr>
      <w:divsChild>
        <w:div w:id="1412433883">
          <w:marLeft w:val="0"/>
          <w:marRight w:val="0"/>
          <w:marTop w:val="0"/>
          <w:marBottom w:val="0"/>
          <w:divBdr>
            <w:top w:val="none" w:sz="0" w:space="0" w:color="auto"/>
            <w:left w:val="none" w:sz="0" w:space="0" w:color="auto"/>
            <w:bottom w:val="none" w:sz="0" w:space="0" w:color="auto"/>
            <w:right w:val="none" w:sz="0" w:space="0" w:color="auto"/>
          </w:divBdr>
          <w:divsChild>
            <w:div w:id="275521644">
              <w:marLeft w:val="0"/>
              <w:marRight w:val="0"/>
              <w:marTop w:val="0"/>
              <w:marBottom w:val="0"/>
              <w:divBdr>
                <w:top w:val="none" w:sz="0" w:space="0" w:color="auto"/>
                <w:left w:val="none" w:sz="0" w:space="0" w:color="auto"/>
                <w:bottom w:val="none" w:sz="0" w:space="0" w:color="auto"/>
                <w:right w:val="none" w:sz="0" w:space="0" w:color="auto"/>
              </w:divBdr>
              <w:divsChild>
                <w:div w:id="16260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04342">
      <w:bodyDiv w:val="1"/>
      <w:marLeft w:val="0"/>
      <w:marRight w:val="0"/>
      <w:marTop w:val="0"/>
      <w:marBottom w:val="0"/>
      <w:divBdr>
        <w:top w:val="none" w:sz="0" w:space="0" w:color="auto"/>
        <w:left w:val="none" w:sz="0" w:space="0" w:color="auto"/>
        <w:bottom w:val="none" w:sz="0" w:space="0" w:color="auto"/>
        <w:right w:val="none" w:sz="0" w:space="0" w:color="auto"/>
      </w:divBdr>
      <w:divsChild>
        <w:div w:id="1503281129">
          <w:marLeft w:val="0"/>
          <w:marRight w:val="0"/>
          <w:marTop w:val="0"/>
          <w:marBottom w:val="0"/>
          <w:divBdr>
            <w:top w:val="none" w:sz="0" w:space="0" w:color="auto"/>
            <w:left w:val="none" w:sz="0" w:space="0" w:color="auto"/>
            <w:bottom w:val="none" w:sz="0" w:space="0" w:color="auto"/>
            <w:right w:val="none" w:sz="0" w:space="0" w:color="auto"/>
          </w:divBdr>
          <w:divsChild>
            <w:div w:id="1411658387">
              <w:marLeft w:val="0"/>
              <w:marRight w:val="0"/>
              <w:marTop w:val="0"/>
              <w:marBottom w:val="0"/>
              <w:divBdr>
                <w:top w:val="none" w:sz="0" w:space="0" w:color="auto"/>
                <w:left w:val="none" w:sz="0" w:space="0" w:color="auto"/>
                <w:bottom w:val="none" w:sz="0" w:space="0" w:color="auto"/>
                <w:right w:val="none" w:sz="0" w:space="0" w:color="auto"/>
              </w:divBdr>
              <w:divsChild>
                <w:div w:id="21265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3471">
      <w:bodyDiv w:val="1"/>
      <w:marLeft w:val="0"/>
      <w:marRight w:val="0"/>
      <w:marTop w:val="0"/>
      <w:marBottom w:val="0"/>
      <w:divBdr>
        <w:top w:val="none" w:sz="0" w:space="0" w:color="auto"/>
        <w:left w:val="none" w:sz="0" w:space="0" w:color="auto"/>
        <w:bottom w:val="none" w:sz="0" w:space="0" w:color="auto"/>
        <w:right w:val="none" w:sz="0" w:space="0" w:color="auto"/>
      </w:divBdr>
      <w:divsChild>
        <w:div w:id="1431200067">
          <w:marLeft w:val="0"/>
          <w:marRight w:val="0"/>
          <w:marTop w:val="0"/>
          <w:marBottom w:val="0"/>
          <w:divBdr>
            <w:top w:val="none" w:sz="0" w:space="0" w:color="auto"/>
            <w:left w:val="none" w:sz="0" w:space="0" w:color="auto"/>
            <w:bottom w:val="none" w:sz="0" w:space="0" w:color="auto"/>
            <w:right w:val="none" w:sz="0" w:space="0" w:color="auto"/>
          </w:divBdr>
          <w:divsChild>
            <w:div w:id="1517035768">
              <w:marLeft w:val="0"/>
              <w:marRight w:val="0"/>
              <w:marTop w:val="0"/>
              <w:marBottom w:val="0"/>
              <w:divBdr>
                <w:top w:val="none" w:sz="0" w:space="0" w:color="auto"/>
                <w:left w:val="none" w:sz="0" w:space="0" w:color="auto"/>
                <w:bottom w:val="none" w:sz="0" w:space="0" w:color="auto"/>
                <w:right w:val="none" w:sz="0" w:space="0" w:color="auto"/>
              </w:divBdr>
              <w:divsChild>
                <w:div w:id="13913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8718">
      <w:bodyDiv w:val="1"/>
      <w:marLeft w:val="0"/>
      <w:marRight w:val="0"/>
      <w:marTop w:val="0"/>
      <w:marBottom w:val="0"/>
      <w:divBdr>
        <w:top w:val="none" w:sz="0" w:space="0" w:color="auto"/>
        <w:left w:val="none" w:sz="0" w:space="0" w:color="auto"/>
        <w:bottom w:val="none" w:sz="0" w:space="0" w:color="auto"/>
        <w:right w:val="none" w:sz="0" w:space="0" w:color="auto"/>
      </w:divBdr>
      <w:divsChild>
        <w:div w:id="1185971952">
          <w:marLeft w:val="0"/>
          <w:marRight w:val="0"/>
          <w:marTop w:val="0"/>
          <w:marBottom w:val="0"/>
          <w:divBdr>
            <w:top w:val="none" w:sz="0" w:space="0" w:color="auto"/>
            <w:left w:val="none" w:sz="0" w:space="0" w:color="auto"/>
            <w:bottom w:val="none" w:sz="0" w:space="0" w:color="auto"/>
            <w:right w:val="none" w:sz="0" w:space="0" w:color="auto"/>
          </w:divBdr>
          <w:divsChild>
            <w:div w:id="254439650">
              <w:marLeft w:val="0"/>
              <w:marRight w:val="0"/>
              <w:marTop w:val="0"/>
              <w:marBottom w:val="0"/>
              <w:divBdr>
                <w:top w:val="none" w:sz="0" w:space="0" w:color="auto"/>
                <w:left w:val="none" w:sz="0" w:space="0" w:color="auto"/>
                <w:bottom w:val="none" w:sz="0" w:space="0" w:color="auto"/>
                <w:right w:val="none" w:sz="0" w:space="0" w:color="auto"/>
              </w:divBdr>
              <w:divsChild>
                <w:div w:id="15779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70163">
      <w:bodyDiv w:val="1"/>
      <w:marLeft w:val="0"/>
      <w:marRight w:val="0"/>
      <w:marTop w:val="0"/>
      <w:marBottom w:val="0"/>
      <w:divBdr>
        <w:top w:val="none" w:sz="0" w:space="0" w:color="auto"/>
        <w:left w:val="none" w:sz="0" w:space="0" w:color="auto"/>
        <w:bottom w:val="none" w:sz="0" w:space="0" w:color="auto"/>
        <w:right w:val="none" w:sz="0" w:space="0" w:color="auto"/>
      </w:divBdr>
      <w:divsChild>
        <w:div w:id="836268119">
          <w:marLeft w:val="0"/>
          <w:marRight w:val="0"/>
          <w:marTop w:val="0"/>
          <w:marBottom w:val="0"/>
          <w:divBdr>
            <w:top w:val="none" w:sz="0" w:space="0" w:color="auto"/>
            <w:left w:val="none" w:sz="0" w:space="0" w:color="auto"/>
            <w:bottom w:val="none" w:sz="0" w:space="0" w:color="auto"/>
            <w:right w:val="none" w:sz="0" w:space="0" w:color="auto"/>
          </w:divBdr>
        </w:div>
      </w:divsChild>
    </w:div>
    <w:div w:id="1775976438">
      <w:bodyDiv w:val="1"/>
      <w:marLeft w:val="0"/>
      <w:marRight w:val="0"/>
      <w:marTop w:val="0"/>
      <w:marBottom w:val="0"/>
      <w:divBdr>
        <w:top w:val="none" w:sz="0" w:space="0" w:color="auto"/>
        <w:left w:val="none" w:sz="0" w:space="0" w:color="auto"/>
        <w:bottom w:val="none" w:sz="0" w:space="0" w:color="auto"/>
        <w:right w:val="none" w:sz="0" w:space="0" w:color="auto"/>
      </w:divBdr>
      <w:divsChild>
        <w:div w:id="1280456907">
          <w:marLeft w:val="0"/>
          <w:marRight w:val="0"/>
          <w:marTop w:val="0"/>
          <w:marBottom w:val="0"/>
          <w:divBdr>
            <w:top w:val="none" w:sz="0" w:space="0" w:color="auto"/>
            <w:left w:val="none" w:sz="0" w:space="0" w:color="auto"/>
            <w:bottom w:val="none" w:sz="0" w:space="0" w:color="auto"/>
            <w:right w:val="none" w:sz="0" w:space="0" w:color="auto"/>
          </w:divBdr>
          <w:divsChild>
            <w:div w:id="147525755">
              <w:marLeft w:val="0"/>
              <w:marRight w:val="0"/>
              <w:marTop w:val="0"/>
              <w:marBottom w:val="0"/>
              <w:divBdr>
                <w:top w:val="none" w:sz="0" w:space="0" w:color="auto"/>
                <w:left w:val="none" w:sz="0" w:space="0" w:color="auto"/>
                <w:bottom w:val="none" w:sz="0" w:space="0" w:color="auto"/>
                <w:right w:val="none" w:sz="0" w:space="0" w:color="auto"/>
              </w:divBdr>
              <w:divsChild>
                <w:div w:id="7261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2381">
      <w:bodyDiv w:val="1"/>
      <w:marLeft w:val="0"/>
      <w:marRight w:val="0"/>
      <w:marTop w:val="0"/>
      <w:marBottom w:val="0"/>
      <w:divBdr>
        <w:top w:val="none" w:sz="0" w:space="0" w:color="auto"/>
        <w:left w:val="none" w:sz="0" w:space="0" w:color="auto"/>
        <w:bottom w:val="none" w:sz="0" w:space="0" w:color="auto"/>
        <w:right w:val="none" w:sz="0" w:space="0" w:color="auto"/>
      </w:divBdr>
      <w:divsChild>
        <w:div w:id="869025569">
          <w:marLeft w:val="0"/>
          <w:marRight w:val="0"/>
          <w:marTop w:val="0"/>
          <w:marBottom w:val="0"/>
          <w:divBdr>
            <w:top w:val="none" w:sz="0" w:space="0" w:color="auto"/>
            <w:left w:val="none" w:sz="0" w:space="0" w:color="auto"/>
            <w:bottom w:val="none" w:sz="0" w:space="0" w:color="auto"/>
            <w:right w:val="none" w:sz="0" w:space="0" w:color="auto"/>
          </w:divBdr>
          <w:divsChild>
            <w:div w:id="462968843">
              <w:marLeft w:val="0"/>
              <w:marRight w:val="0"/>
              <w:marTop w:val="0"/>
              <w:marBottom w:val="0"/>
              <w:divBdr>
                <w:top w:val="none" w:sz="0" w:space="0" w:color="auto"/>
                <w:left w:val="none" w:sz="0" w:space="0" w:color="auto"/>
                <w:bottom w:val="none" w:sz="0" w:space="0" w:color="auto"/>
                <w:right w:val="none" w:sz="0" w:space="0" w:color="auto"/>
              </w:divBdr>
              <w:divsChild>
                <w:div w:id="812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8325">
      <w:bodyDiv w:val="1"/>
      <w:marLeft w:val="0"/>
      <w:marRight w:val="0"/>
      <w:marTop w:val="0"/>
      <w:marBottom w:val="0"/>
      <w:divBdr>
        <w:top w:val="none" w:sz="0" w:space="0" w:color="auto"/>
        <w:left w:val="none" w:sz="0" w:space="0" w:color="auto"/>
        <w:bottom w:val="none" w:sz="0" w:space="0" w:color="auto"/>
        <w:right w:val="none" w:sz="0" w:space="0" w:color="auto"/>
      </w:divBdr>
    </w:div>
    <w:div w:id="1808890191">
      <w:bodyDiv w:val="1"/>
      <w:marLeft w:val="0"/>
      <w:marRight w:val="0"/>
      <w:marTop w:val="0"/>
      <w:marBottom w:val="0"/>
      <w:divBdr>
        <w:top w:val="none" w:sz="0" w:space="0" w:color="auto"/>
        <w:left w:val="none" w:sz="0" w:space="0" w:color="auto"/>
        <w:bottom w:val="none" w:sz="0" w:space="0" w:color="auto"/>
        <w:right w:val="none" w:sz="0" w:space="0" w:color="auto"/>
      </w:divBdr>
      <w:divsChild>
        <w:div w:id="1334646488">
          <w:marLeft w:val="0"/>
          <w:marRight w:val="0"/>
          <w:marTop w:val="0"/>
          <w:marBottom w:val="0"/>
          <w:divBdr>
            <w:top w:val="none" w:sz="0" w:space="0" w:color="auto"/>
            <w:left w:val="none" w:sz="0" w:space="0" w:color="auto"/>
            <w:bottom w:val="none" w:sz="0" w:space="0" w:color="auto"/>
            <w:right w:val="none" w:sz="0" w:space="0" w:color="auto"/>
          </w:divBdr>
          <w:divsChild>
            <w:div w:id="1920208412">
              <w:marLeft w:val="0"/>
              <w:marRight w:val="0"/>
              <w:marTop w:val="0"/>
              <w:marBottom w:val="0"/>
              <w:divBdr>
                <w:top w:val="none" w:sz="0" w:space="0" w:color="auto"/>
                <w:left w:val="none" w:sz="0" w:space="0" w:color="auto"/>
                <w:bottom w:val="none" w:sz="0" w:space="0" w:color="auto"/>
                <w:right w:val="none" w:sz="0" w:space="0" w:color="auto"/>
              </w:divBdr>
              <w:divsChild>
                <w:div w:id="1728794512">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896443">
      <w:bodyDiv w:val="1"/>
      <w:marLeft w:val="0"/>
      <w:marRight w:val="0"/>
      <w:marTop w:val="0"/>
      <w:marBottom w:val="0"/>
      <w:divBdr>
        <w:top w:val="none" w:sz="0" w:space="0" w:color="auto"/>
        <w:left w:val="none" w:sz="0" w:space="0" w:color="auto"/>
        <w:bottom w:val="none" w:sz="0" w:space="0" w:color="auto"/>
        <w:right w:val="none" w:sz="0" w:space="0" w:color="auto"/>
      </w:divBdr>
      <w:divsChild>
        <w:div w:id="146629498">
          <w:marLeft w:val="0"/>
          <w:marRight w:val="0"/>
          <w:marTop w:val="0"/>
          <w:marBottom w:val="0"/>
          <w:divBdr>
            <w:top w:val="none" w:sz="0" w:space="0" w:color="auto"/>
            <w:left w:val="none" w:sz="0" w:space="0" w:color="auto"/>
            <w:bottom w:val="none" w:sz="0" w:space="0" w:color="auto"/>
            <w:right w:val="none" w:sz="0" w:space="0" w:color="auto"/>
          </w:divBdr>
          <w:divsChild>
            <w:div w:id="694888181">
              <w:marLeft w:val="0"/>
              <w:marRight w:val="0"/>
              <w:marTop w:val="0"/>
              <w:marBottom w:val="0"/>
              <w:divBdr>
                <w:top w:val="none" w:sz="0" w:space="0" w:color="auto"/>
                <w:left w:val="none" w:sz="0" w:space="0" w:color="auto"/>
                <w:bottom w:val="none" w:sz="0" w:space="0" w:color="auto"/>
                <w:right w:val="none" w:sz="0" w:space="0" w:color="auto"/>
              </w:divBdr>
              <w:divsChild>
                <w:div w:id="20280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02679">
      <w:bodyDiv w:val="1"/>
      <w:marLeft w:val="0"/>
      <w:marRight w:val="0"/>
      <w:marTop w:val="0"/>
      <w:marBottom w:val="0"/>
      <w:divBdr>
        <w:top w:val="none" w:sz="0" w:space="0" w:color="auto"/>
        <w:left w:val="none" w:sz="0" w:space="0" w:color="auto"/>
        <w:bottom w:val="none" w:sz="0" w:space="0" w:color="auto"/>
        <w:right w:val="none" w:sz="0" w:space="0" w:color="auto"/>
      </w:divBdr>
      <w:divsChild>
        <w:div w:id="2043902053">
          <w:marLeft w:val="0"/>
          <w:marRight w:val="0"/>
          <w:marTop w:val="0"/>
          <w:marBottom w:val="0"/>
          <w:divBdr>
            <w:top w:val="none" w:sz="0" w:space="0" w:color="auto"/>
            <w:left w:val="none" w:sz="0" w:space="0" w:color="auto"/>
            <w:bottom w:val="none" w:sz="0" w:space="0" w:color="auto"/>
            <w:right w:val="none" w:sz="0" w:space="0" w:color="auto"/>
          </w:divBdr>
          <w:divsChild>
            <w:div w:id="1308127974">
              <w:marLeft w:val="0"/>
              <w:marRight w:val="0"/>
              <w:marTop w:val="0"/>
              <w:marBottom w:val="0"/>
              <w:divBdr>
                <w:top w:val="none" w:sz="0" w:space="0" w:color="auto"/>
                <w:left w:val="none" w:sz="0" w:space="0" w:color="auto"/>
                <w:bottom w:val="none" w:sz="0" w:space="0" w:color="auto"/>
                <w:right w:val="none" w:sz="0" w:space="0" w:color="auto"/>
              </w:divBdr>
              <w:divsChild>
                <w:div w:id="17096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68623">
      <w:bodyDiv w:val="1"/>
      <w:marLeft w:val="0"/>
      <w:marRight w:val="0"/>
      <w:marTop w:val="0"/>
      <w:marBottom w:val="0"/>
      <w:divBdr>
        <w:top w:val="none" w:sz="0" w:space="0" w:color="auto"/>
        <w:left w:val="none" w:sz="0" w:space="0" w:color="auto"/>
        <w:bottom w:val="none" w:sz="0" w:space="0" w:color="auto"/>
        <w:right w:val="none" w:sz="0" w:space="0" w:color="auto"/>
      </w:divBdr>
      <w:divsChild>
        <w:div w:id="249236023">
          <w:marLeft w:val="0"/>
          <w:marRight w:val="0"/>
          <w:marTop w:val="0"/>
          <w:marBottom w:val="0"/>
          <w:divBdr>
            <w:top w:val="none" w:sz="0" w:space="0" w:color="auto"/>
            <w:left w:val="none" w:sz="0" w:space="0" w:color="auto"/>
            <w:bottom w:val="none" w:sz="0" w:space="0" w:color="auto"/>
            <w:right w:val="none" w:sz="0" w:space="0" w:color="auto"/>
          </w:divBdr>
          <w:divsChild>
            <w:div w:id="480580920">
              <w:marLeft w:val="0"/>
              <w:marRight w:val="0"/>
              <w:marTop w:val="0"/>
              <w:marBottom w:val="0"/>
              <w:divBdr>
                <w:top w:val="none" w:sz="0" w:space="0" w:color="auto"/>
                <w:left w:val="none" w:sz="0" w:space="0" w:color="auto"/>
                <w:bottom w:val="none" w:sz="0" w:space="0" w:color="auto"/>
                <w:right w:val="none" w:sz="0" w:space="0" w:color="auto"/>
              </w:divBdr>
              <w:divsChild>
                <w:div w:id="1741831486">
                  <w:marLeft w:val="0"/>
                  <w:marRight w:val="0"/>
                  <w:marTop w:val="0"/>
                  <w:marBottom w:val="0"/>
                  <w:divBdr>
                    <w:top w:val="none" w:sz="0" w:space="0" w:color="auto"/>
                    <w:left w:val="none" w:sz="0" w:space="0" w:color="auto"/>
                    <w:bottom w:val="none" w:sz="0" w:space="0" w:color="auto"/>
                    <w:right w:val="none" w:sz="0" w:space="0" w:color="auto"/>
                  </w:divBdr>
                  <w:divsChild>
                    <w:div w:id="14697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04">
      <w:bodyDiv w:val="1"/>
      <w:marLeft w:val="0"/>
      <w:marRight w:val="0"/>
      <w:marTop w:val="0"/>
      <w:marBottom w:val="0"/>
      <w:divBdr>
        <w:top w:val="none" w:sz="0" w:space="0" w:color="auto"/>
        <w:left w:val="none" w:sz="0" w:space="0" w:color="auto"/>
        <w:bottom w:val="none" w:sz="0" w:space="0" w:color="auto"/>
        <w:right w:val="none" w:sz="0" w:space="0" w:color="auto"/>
      </w:divBdr>
      <w:divsChild>
        <w:div w:id="233855449">
          <w:marLeft w:val="0"/>
          <w:marRight w:val="0"/>
          <w:marTop w:val="0"/>
          <w:marBottom w:val="0"/>
          <w:divBdr>
            <w:top w:val="none" w:sz="0" w:space="0" w:color="auto"/>
            <w:left w:val="none" w:sz="0" w:space="0" w:color="auto"/>
            <w:bottom w:val="none" w:sz="0" w:space="0" w:color="auto"/>
            <w:right w:val="none" w:sz="0" w:space="0" w:color="auto"/>
          </w:divBdr>
          <w:divsChild>
            <w:div w:id="1558201175">
              <w:marLeft w:val="0"/>
              <w:marRight w:val="0"/>
              <w:marTop w:val="0"/>
              <w:marBottom w:val="0"/>
              <w:divBdr>
                <w:top w:val="none" w:sz="0" w:space="0" w:color="auto"/>
                <w:left w:val="none" w:sz="0" w:space="0" w:color="auto"/>
                <w:bottom w:val="none" w:sz="0" w:space="0" w:color="auto"/>
                <w:right w:val="none" w:sz="0" w:space="0" w:color="auto"/>
              </w:divBdr>
              <w:divsChild>
                <w:div w:id="1935893874">
                  <w:marLeft w:val="0"/>
                  <w:marRight w:val="0"/>
                  <w:marTop w:val="0"/>
                  <w:marBottom w:val="0"/>
                  <w:divBdr>
                    <w:top w:val="none" w:sz="0" w:space="0" w:color="auto"/>
                    <w:left w:val="none" w:sz="0" w:space="0" w:color="auto"/>
                    <w:bottom w:val="none" w:sz="0" w:space="0" w:color="auto"/>
                    <w:right w:val="none" w:sz="0" w:space="0" w:color="auto"/>
                  </w:divBdr>
                  <w:divsChild>
                    <w:div w:id="18514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043308">
      <w:bodyDiv w:val="1"/>
      <w:marLeft w:val="0"/>
      <w:marRight w:val="0"/>
      <w:marTop w:val="0"/>
      <w:marBottom w:val="0"/>
      <w:divBdr>
        <w:top w:val="none" w:sz="0" w:space="0" w:color="auto"/>
        <w:left w:val="none" w:sz="0" w:space="0" w:color="auto"/>
        <w:bottom w:val="none" w:sz="0" w:space="0" w:color="auto"/>
        <w:right w:val="none" w:sz="0" w:space="0" w:color="auto"/>
      </w:divBdr>
      <w:divsChild>
        <w:div w:id="529607906">
          <w:marLeft w:val="0"/>
          <w:marRight w:val="0"/>
          <w:marTop w:val="0"/>
          <w:marBottom w:val="0"/>
          <w:divBdr>
            <w:top w:val="none" w:sz="0" w:space="0" w:color="auto"/>
            <w:left w:val="none" w:sz="0" w:space="0" w:color="auto"/>
            <w:bottom w:val="none" w:sz="0" w:space="0" w:color="auto"/>
            <w:right w:val="none" w:sz="0" w:space="0" w:color="auto"/>
          </w:divBdr>
          <w:divsChild>
            <w:div w:id="1418870359">
              <w:marLeft w:val="0"/>
              <w:marRight w:val="0"/>
              <w:marTop w:val="0"/>
              <w:marBottom w:val="0"/>
              <w:divBdr>
                <w:top w:val="none" w:sz="0" w:space="0" w:color="auto"/>
                <w:left w:val="none" w:sz="0" w:space="0" w:color="auto"/>
                <w:bottom w:val="none" w:sz="0" w:space="0" w:color="auto"/>
                <w:right w:val="none" w:sz="0" w:space="0" w:color="auto"/>
              </w:divBdr>
              <w:divsChild>
                <w:div w:id="20933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62115">
      <w:bodyDiv w:val="1"/>
      <w:marLeft w:val="0"/>
      <w:marRight w:val="0"/>
      <w:marTop w:val="0"/>
      <w:marBottom w:val="0"/>
      <w:divBdr>
        <w:top w:val="none" w:sz="0" w:space="0" w:color="auto"/>
        <w:left w:val="none" w:sz="0" w:space="0" w:color="auto"/>
        <w:bottom w:val="none" w:sz="0" w:space="0" w:color="auto"/>
        <w:right w:val="none" w:sz="0" w:space="0" w:color="auto"/>
      </w:divBdr>
      <w:divsChild>
        <w:div w:id="1632200467">
          <w:marLeft w:val="0"/>
          <w:marRight w:val="0"/>
          <w:marTop w:val="0"/>
          <w:marBottom w:val="0"/>
          <w:divBdr>
            <w:top w:val="none" w:sz="0" w:space="0" w:color="auto"/>
            <w:left w:val="none" w:sz="0" w:space="0" w:color="auto"/>
            <w:bottom w:val="none" w:sz="0" w:space="0" w:color="auto"/>
            <w:right w:val="none" w:sz="0" w:space="0" w:color="auto"/>
          </w:divBdr>
          <w:divsChild>
            <w:div w:id="1307927308">
              <w:marLeft w:val="0"/>
              <w:marRight w:val="0"/>
              <w:marTop w:val="0"/>
              <w:marBottom w:val="0"/>
              <w:divBdr>
                <w:top w:val="none" w:sz="0" w:space="0" w:color="auto"/>
                <w:left w:val="none" w:sz="0" w:space="0" w:color="auto"/>
                <w:bottom w:val="none" w:sz="0" w:space="0" w:color="auto"/>
                <w:right w:val="none" w:sz="0" w:space="0" w:color="auto"/>
              </w:divBdr>
              <w:divsChild>
                <w:div w:id="19771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98052">
      <w:bodyDiv w:val="1"/>
      <w:marLeft w:val="0"/>
      <w:marRight w:val="0"/>
      <w:marTop w:val="0"/>
      <w:marBottom w:val="0"/>
      <w:divBdr>
        <w:top w:val="none" w:sz="0" w:space="0" w:color="auto"/>
        <w:left w:val="none" w:sz="0" w:space="0" w:color="auto"/>
        <w:bottom w:val="none" w:sz="0" w:space="0" w:color="auto"/>
        <w:right w:val="none" w:sz="0" w:space="0" w:color="auto"/>
      </w:divBdr>
      <w:divsChild>
        <w:div w:id="1605841102">
          <w:marLeft w:val="0"/>
          <w:marRight w:val="0"/>
          <w:marTop w:val="0"/>
          <w:marBottom w:val="0"/>
          <w:divBdr>
            <w:top w:val="none" w:sz="0" w:space="0" w:color="auto"/>
            <w:left w:val="none" w:sz="0" w:space="0" w:color="auto"/>
            <w:bottom w:val="none" w:sz="0" w:space="0" w:color="auto"/>
            <w:right w:val="none" w:sz="0" w:space="0" w:color="auto"/>
          </w:divBdr>
          <w:divsChild>
            <w:div w:id="1231310459">
              <w:marLeft w:val="0"/>
              <w:marRight w:val="0"/>
              <w:marTop w:val="0"/>
              <w:marBottom w:val="0"/>
              <w:divBdr>
                <w:top w:val="none" w:sz="0" w:space="0" w:color="auto"/>
                <w:left w:val="none" w:sz="0" w:space="0" w:color="auto"/>
                <w:bottom w:val="none" w:sz="0" w:space="0" w:color="auto"/>
                <w:right w:val="none" w:sz="0" w:space="0" w:color="auto"/>
              </w:divBdr>
              <w:divsChild>
                <w:div w:id="9744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9623">
      <w:bodyDiv w:val="1"/>
      <w:marLeft w:val="0"/>
      <w:marRight w:val="0"/>
      <w:marTop w:val="0"/>
      <w:marBottom w:val="0"/>
      <w:divBdr>
        <w:top w:val="none" w:sz="0" w:space="0" w:color="auto"/>
        <w:left w:val="none" w:sz="0" w:space="0" w:color="auto"/>
        <w:bottom w:val="none" w:sz="0" w:space="0" w:color="auto"/>
        <w:right w:val="none" w:sz="0" w:space="0" w:color="auto"/>
      </w:divBdr>
      <w:divsChild>
        <w:div w:id="411051600">
          <w:marLeft w:val="0"/>
          <w:marRight w:val="0"/>
          <w:marTop w:val="0"/>
          <w:marBottom w:val="0"/>
          <w:divBdr>
            <w:top w:val="none" w:sz="0" w:space="0" w:color="auto"/>
            <w:left w:val="none" w:sz="0" w:space="0" w:color="auto"/>
            <w:bottom w:val="none" w:sz="0" w:space="0" w:color="auto"/>
            <w:right w:val="none" w:sz="0" w:space="0" w:color="auto"/>
          </w:divBdr>
          <w:divsChild>
            <w:div w:id="1138258536">
              <w:marLeft w:val="0"/>
              <w:marRight w:val="0"/>
              <w:marTop w:val="0"/>
              <w:marBottom w:val="0"/>
              <w:divBdr>
                <w:top w:val="none" w:sz="0" w:space="0" w:color="auto"/>
                <w:left w:val="none" w:sz="0" w:space="0" w:color="auto"/>
                <w:bottom w:val="none" w:sz="0" w:space="0" w:color="auto"/>
                <w:right w:val="none" w:sz="0" w:space="0" w:color="auto"/>
              </w:divBdr>
              <w:divsChild>
                <w:div w:id="4009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9381">
      <w:bodyDiv w:val="1"/>
      <w:marLeft w:val="0"/>
      <w:marRight w:val="0"/>
      <w:marTop w:val="0"/>
      <w:marBottom w:val="0"/>
      <w:divBdr>
        <w:top w:val="none" w:sz="0" w:space="0" w:color="auto"/>
        <w:left w:val="none" w:sz="0" w:space="0" w:color="auto"/>
        <w:bottom w:val="none" w:sz="0" w:space="0" w:color="auto"/>
        <w:right w:val="none" w:sz="0" w:space="0" w:color="auto"/>
      </w:divBdr>
      <w:divsChild>
        <w:div w:id="1094743641">
          <w:marLeft w:val="0"/>
          <w:marRight w:val="0"/>
          <w:marTop w:val="0"/>
          <w:marBottom w:val="0"/>
          <w:divBdr>
            <w:top w:val="none" w:sz="0" w:space="0" w:color="auto"/>
            <w:left w:val="none" w:sz="0" w:space="0" w:color="auto"/>
            <w:bottom w:val="none" w:sz="0" w:space="0" w:color="auto"/>
            <w:right w:val="none" w:sz="0" w:space="0" w:color="auto"/>
          </w:divBdr>
          <w:divsChild>
            <w:div w:id="2014068045">
              <w:marLeft w:val="0"/>
              <w:marRight w:val="0"/>
              <w:marTop w:val="0"/>
              <w:marBottom w:val="0"/>
              <w:divBdr>
                <w:top w:val="none" w:sz="0" w:space="0" w:color="auto"/>
                <w:left w:val="none" w:sz="0" w:space="0" w:color="auto"/>
                <w:bottom w:val="none" w:sz="0" w:space="0" w:color="auto"/>
                <w:right w:val="none" w:sz="0" w:space="0" w:color="auto"/>
              </w:divBdr>
              <w:divsChild>
                <w:div w:id="12830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40474">
      <w:bodyDiv w:val="1"/>
      <w:marLeft w:val="0"/>
      <w:marRight w:val="0"/>
      <w:marTop w:val="0"/>
      <w:marBottom w:val="0"/>
      <w:divBdr>
        <w:top w:val="none" w:sz="0" w:space="0" w:color="auto"/>
        <w:left w:val="none" w:sz="0" w:space="0" w:color="auto"/>
        <w:bottom w:val="none" w:sz="0" w:space="0" w:color="auto"/>
        <w:right w:val="none" w:sz="0" w:space="0" w:color="auto"/>
      </w:divBdr>
    </w:div>
    <w:div w:id="1901551796">
      <w:bodyDiv w:val="1"/>
      <w:marLeft w:val="0"/>
      <w:marRight w:val="0"/>
      <w:marTop w:val="0"/>
      <w:marBottom w:val="0"/>
      <w:divBdr>
        <w:top w:val="none" w:sz="0" w:space="0" w:color="auto"/>
        <w:left w:val="none" w:sz="0" w:space="0" w:color="auto"/>
        <w:bottom w:val="none" w:sz="0" w:space="0" w:color="auto"/>
        <w:right w:val="none" w:sz="0" w:space="0" w:color="auto"/>
      </w:divBdr>
      <w:divsChild>
        <w:div w:id="370688788">
          <w:marLeft w:val="0"/>
          <w:marRight w:val="0"/>
          <w:marTop w:val="0"/>
          <w:marBottom w:val="0"/>
          <w:divBdr>
            <w:top w:val="none" w:sz="0" w:space="0" w:color="auto"/>
            <w:left w:val="none" w:sz="0" w:space="0" w:color="auto"/>
            <w:bottom w:val="none" w:sz="0" w:space="0" w:color="auto"/>
            <w:right w:val="none" w:sz="0" w:space="0" w:color="auto"/>
          </w:divBdr>
          <w:divsChild>
            <w:div w:id="650520055">
              <w:marLeft w:val="0"/>
              <w:marRight w:val="0"/>
              <w:marTop w:val="0"/>
              <w:marBottom w:val="0"/>
              <w:divBdr>
                <w:top w:val="none" w:sz="0" w:space="0" w:color="auto"/>
                <w:left w:val="none" w:sz="0" w:space="0" w:color="auto"/>
                <w:bottom w:val="none" w:sz="0" w:space="0" w:color="auto"/>
                <w:right w:val="none" w:sz="0" w:space="0" w:color="auto"/>
              </w:divBdr>
              <w:divsChild>
                <w:div w:id="3647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5075">
      <w:bodyDiv w:val="1"/>
      <w:marLeft w:val="0"/>
      <w:marRight w:val="0"/>
      <w:marTop w:val="0"/>
      <w:marBottom w:val="0"/>
      <w:divBdr>
        <w:top w:val="none" w:sz="0" w:space="0" w:color="auto"/>
        <w:left w:val="none" w:sz="0" w:space="0" w:color="auto"/>
        <w:bottom w:val="none" w:sz="0" w:space="0" w:color="auto"/>
        <w:right w:val="none" w:sz="0" w:space="0" w:color="auto"/>
      </w:divBdr>
      <w:divsChild>
        <w:div w:id="1497917053">
          <w:marLeft w:val="0"/>
          <w:marRight w:val="0"/>
          <w:marTop w:val="0"/>
          <w:marBottom w:val="0"/>
          <w:divBdr>
            <w:top w:val="none" w:sz="0" w:space="0" w:color="auto"/>
            <w:left w:val="none" w:sz="0" w:space="0" w:color="auto"/>
            <w:bottom w:val="none" w:sz="0" w:space="0" w:color="auto"/>
            <w:right w:val="none" w:sz="0" w:space="0" w:color="auto"/>
          </w:divBdr>
          <w:divsChild>
            <w:div w:id="1422294434">
              <w:marLeft w:val="0"/>
              <w:marRight w:val="0"/>
              <w:marTop w:val="0"/>
              <w:marBottom w:val="0"/>
              <w:divBdr>
                <w:top w:val="none" w:sz="0" w:space="0" w:color="auto"/>
                <w:left w:val="none" w:sz="0" w:space="0" w:color="auto"/>
                <w:bottom w:val="none" w:sz="0" w:space="0" w:color="auto"/>
                <w:right w:val="none" w:sz="0" w:space="0" w:color="auto"/>
              </w:divBdr>
              <w:divsChild>
                <w:div w:id="8131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318">
      <w:bodyDiv w:val="1"/>
      <w:marLeft w:val="0"/>
      <w:marRight w:val="0"/>
      <w:marTop w:val="0"/>
      <w:marBottom w:val="0"/>
      <w:divBdr>
        <w:top w:val="none" w:sz="0" w:space="0" w:color="auto"/>
        <w:left w:val="none" w:sz="0" w:space="0" w:color="auto"/>
        <w:bottom w:val="none" w:sz="0" w:space="0" w:color="auto"/>
        <w:right w:val="none" w:sz="0" w:space="0" w:color="auto"/>
      </w:divBdr>
      <w:divsChild>
        <w:div w:id="1563518002">
          <w:marLeft w:val="0"/>
          <w:marRight w:val="0"/>
          <w:marTop w:val="0"/>
          <w:marBottom w:val="0"/>
          <w:divBdr>
            <w:top w:val="none" w:sz="0" w:space="0" w:color="auto"/>
            <w:left w:val="none" w:sz="0" w:space="0" w:color="auto"/>
            <w:bottom w:val="none" w:sz="0" w:space="0" w:color="auto"/>
            <w:right w:val="none" w:sz="0" w:space="0" w:color="auto"/>
          </w:divBdr>
          <w:divsChild>
            <w:div w:id="506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4261">
      <w:bodyDiv w:val="1"/>
      <w:marLeft w:val="0"/>
      <w:marRight w:val="0"/>
      <w:marTop w:val="0"/>
      <w:marBottom w:val="0"/>
      <w:divBdr>
        <w:top w:val="none" w:sz="0" w:space="0" w:color="auto"/>
        <w:left w:val="none" w:sz="0" w:space="0" w:color="auto"/>
        <w:bottom w:val="none" w:sz="0" w:space="0" w:color="auto"/>
        <w:right w:val="none" w:sz="0" w:space="0" w:color="auto"/>
      </w:divBdr>
      <w:divsChild>
        <w:div w:id="670302511">
          <w:marLeft w:val="0"/>
          <w:marRight w:val="0"/>
          <w:marTop w:val="0"/>
          <w:marBottom w:val="0"/>
          <w:divBdr>
            <w:top w:val="none" w:sz="0" w:space="0" w:color="auto"/>
            <w:left w:val="none" w:sz="0" w:space="0" w:color="auto"/>
            <w:bottom w:val="none" w:sz="0" w:space="0" w:color="auto"/>
            <w:right w:val="none" w:sz="0" w:space="0" w:color="auto"/>
          </w:divBdr>
          <w:divsChild>
            <w:div w:id="1152672289">
              <w:marLeft w:val="0"/>
              <w:marRight w:val="0"/>
              <w:marTop w:val="0"/>
              <w:marBottom w:val="0"/>
              <w:divBdr>
                <w:top w:val="none" w:sz="0" w:space="0" w:color="auto"/>
                <w:left w:val="none" w:sz="0" w:space="0" w:color="auto"/>
                <w:bottom w:val="none" w:sz="0" w:space="0" w:color="auto"/>
                <w:right w:val="none" w:sz="0" w:space="0" w:color="auto"/>
              </w:divBdr>
              <w:divsChild>
                <w:div w:id="17994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5571">
      <w:bodyDiv w:val="1"/>
      <w:marLeft w:val="0"/>
      <w:marRight w:val="0"/>
      <w:marTop w:val="0"/>
      <w:marBottom w:val="0"/>
      <w:divBdr>
        <w:top w:val="none" w:sz="0" w:space="0" w:color="auto"/>
        <w:left w:val="none" w:sz="0" w:space="0" w:color="auto"/>
        <w:bottom w:val="none" w:sz="0" w:space="0" w:color="auto"/>
        <w:right w:val="none" w:sz="0" w:space="0" w:color="auto"/>
      </w:divBdr>
      <w:divsChild>
        <w:div w:id="1506826559">
          <w:marLeft w:val="0"/>
          <w:marRight w:val="0"/>
          <w:marTop w:val="0"/>
          <w:marBottom w:val="0"/>
          <w:divBdr>
            <w:top w:val="none" w:sz="0" w:space="0" w:color="auto"/>
            <w:left w:val="none" w:sz="0" w:space="0" w:color="auto"/>
            <w:bottom w:val="none" w:sz="0" w:space="0" w:color="auto"/>
            <w:right w:val="none" w:sz="0" w:space="0" w:color="auto"/>
          </w:divBdr>
          <w:divsChild>
            <w:div w:id="979306365">
              <w:marLeft w:val="0"/>
              <w:marRight w:val="0"/>
              <w:marTop w:val="0"/>
              <w:marBottom w:val="0"/>
              <w:divBdr>
                <w:top w:val="none" w:sz="0" w:space="0" w:color="auto"/>
                <w:left w:val="none" w:sz="0" w:space="0" w:color="auto"/>
                <w:bottom w:val="none" w:sz="0" w:space="0" w:color="auto"/>
                <w:right w:val="none" w:sz="0" w:space="0" w:color="auto"/>
              </w:divBdr>
              <w:divsChild>
                <w:div w:id="609049398">
                  <w:marLeft w:val="0"/>
                  <w:marRight w:val="0"/>
                  <w:marTop w:val="0"/>
                  <w:marBottom w:val="0"/>
                  <w:divBdr>
                    <w:top w:val="none" w:sz="0" w:space="0" w:color="auto"/>
                    <w:left w:val="none" w:sz="0" w:space="0" w:color="auto"/>
                    <w:bottom w:val="none" w:sz="0" w:space="0" w:color="auto"/>
                    <w:right w:val="none" w:sz="0" w:space="0" w:color="auto"/>
                  </w:divBdr>
                  <w:divsChild>
                    <w:div w:id="177540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09423">
      <w:bodyDiv w:val="1"/>
      <w:marLeft w:val="0"/>
      <w:marRight w:val="0"/>
      <w:marTop w:val="0"/>
      <w:marBottom w:val="0"/>
      <w:divBdr>
        <w:top w:val="none" w:sz="0" w:space="0" w:color="auto"/>
        <w:left w:val="none" w:sz="0" w:space="0" w:color="auto"/>
        <w:bottom w:val="none" w:sz="0" w:space="0" w:color="auto"/>
        <w:right w:val="none" w:sz="0" w:space="0" w:color="auto"/>
      </w:divBdr>
      <w:divsChild>
        <w:div w:id="870727167">
          <w:marLeft w:val="0"/>
          <w:marRight w:val="0"/>
          <w:marTop w:val="0"/>
          <w:marBottom w:val="0"/>
          <w:divBdr>
            <w:top w:val="none" w:sz="0" w:space="0" w:color="auto"/>
            <w:left w:val="none" w:sz="0" w:space="0" w:color="auto"/>
            <w:bottom w:val="none" w:sz="0" w:space="0" w:color="auto"/>
            <w:right w:val="none" w:sz="0" w:space="0" w:color="auto"/>
          </w:divBdr>
          <w:divsChild>
            <w:div w:id="541669805">
              <w:marLeft w:val="0"/>
              <w:marRight w:val="0"/>
              <w:marTop w:val="0"/>
              <w:marBottom w:val="0"/>
              <w:divBdr>
                <w:top w:val="none" w:sz="0" w:space="0" w:color="auto"/>
                <w:left w:val="none" w:sz="0" w:space="0" w:color="auto"/>
                <w:bottom w:val="none" w:sz="0" w:space="0" w:color="auto"/>
                <w:right w:val="none" w:sz="0" w:space="0" w:color="auto"/>
              </w:divBdr>
              <w:divsChild>
                <w:div w:id="536964288">
                  <w:marLeft w:val="0"/>
                  <w:marRight w:val="0"/>
                  <w:marTop w:val="0"/>
                  <w:marBottom w:val="0"/>
                  <w:divBdr>
                    <w:top w:val="none" w:sz="0" w:space="0" w:color="auto"/>
                    <w:left w:val="none" w:sz="0" w:space="0" w:color="auto"/>
                    <w:bottom w:val="none" w:sz="0" w:space="0" w:color="auto"/>
                    <w:right w:val="none" w:sz="0" w:space="0" w:color="auto"/>
                  </w:divBdr>
                  <w:divsChild>
                    <w:div w:id="2909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0714">
      <w:bodyDiv w:val="1"/>
      <w:marLeft w:val="0"/>
      <w:marRight w:val="0"/>
      <w:marTop w:val="0"/>
      <w:marBottom w:val="0"/>
      <w:divBdr>
        <w:top w:val="none" w:sz="0" w:space="0" w:color="auto"/>
        <w:left w:val="none" w:sz="0" w:space="0" w:color="auto"/>
        <w:bottom w:val="none" w:sz="0" w:space="0" w:color="auto"/>
        <w:right w:val="none" w:sz="0" w:space="0" w:color="auto"/>
      </w:divBdr>
      <w:divsChild>
        <w:div w:id="800653815">
          <w:marLeft w:val="0"/>
          <w:marRight w:val="0"/>
          <w:marTop w:val="0"/>
          <w:marBottom w:val="0"/>
          <w:divBdr>
            <w:top w:val="none" w:sz="0" w:space="0" w:color="auto"/>
            <w:left w:val="none" w:sz="0" w:space="0" w:color="auto"/>
            <w:bottom w:val="none" w:sz="0" w:space="0" w:color="auto"/>
            <w:right w:val="none" w:sz="0" w:space="0" w:color="auto"/>
          </w:divBdr>
          <w:divsChild>
            <w:div w:id="285283003">
              <w:marLeft w:val="0"/>
              <w:marRight w:val="0"/>
              <w:marTop w:val="0"/>
              <w:marBottom w:val="0"/>
              <w:divBdr>
                <w:top w:val="none" w:sz="0" w:space="0" w:color="auto"/>
                <w:left w:val="none" w:sz="0" w:space="0" w:color="auto"/>
                <w:bottom w:val="none" w:sz="0" w:space="0" w:color="auto"/>
                <w:right w:val="none" w:sz="0" w:space="0" w:color="auto"/>
              </w:divBdr>
              <w:divsChild>
                <w:div w:id="17439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4302">
      <w:bodyDiv w:val="1"/>
      <w:marLeft w:val="0"/>
      <w:marRight w:val="0"/>
      <w:marTop w:val="0"/>
      <w:marBottom w:val="0"/>
      <w:divBdr>
        <w:top w:val="none" w:sz="0" w:space="0" w:color="auto"/>
        <w:left w:val="none" w:sz="0" w:space="0" w:color="auto"/>
        <w:bottom w:val="none" w:sz="0" w:space="0" w:color="auto"/>
        <w:right w:val="none" w:sz="0" w:space="0" w:color="auto"/>
      </w:divBdr>
    </w:div>
    <w:div w:id="1959876933">
      <w:bodyDiv w:val="1"/>
      <w:marLeft w:val="0"/>
      <w:marRight w:val="0"/>
      <w:marTop w:val="0"/>
      <w:marBottom w:val="0"/>
      <w:divBdr>
        <w:top w:val="none" w:sz="0" w:space="0" w:color="auto"/>
        <w:left w:val="none" w:sz="0" w:space="0" w:color="auto"/>
        <w:bottom w:val="none" w:sz="0" w:space="0" w:color="auto"/>
        <w:right w:val="none" w:sz="0" w:space="0" w:color="auto"/>
      </w:divBdr>
      <w:divsChild>
        <w:div w:id="122578203">
          <w:marLeft w:val="0"/>
          <w:marRight w:val="0"/>
          <w:marTop w:val="0"/>
          <w:marBottom w:val="0"/>
          <w:divBdr>
            <w:top w:val="none" w:sz="0" w:space="0" w:color="auto"/>
            <w:left w:val="none" w:sz="0" w:space="0" w:color="auto"/>
            <w:bottom w:val="none" w:sz="0" w:space="0" w:color="auto"/>
            <w:right w:val="none" w:sz="0" w:space="0" w:color="auto"/>
          </w:divBdr>
          <w:divsChild>
            <w:div w:id="1816414527">
              <w:marLeft w:val="0"/>
              <w:marRight w:val="0"/>
              <w:marTop w:val="0"/>
              <w:marBottom w:val="0"/>
              <w:divBdr>
                <w:top w:val="none" w:sz="0" w:space="0" w:color="auto"/>
                <w:left w:val="none" w:sz="0" w:space="0" w:color="auto"/>
                <w:bottom w:val="none" w:sz="0" w:space="0" w:color="auto"/>
                <w:right w:val="none" w:sz="0" w:space="0" w:color="auto"/>
              </w:divBdr>
              <w:divsChild>
                <w:div w:id="203367149">
                  <w:marLeft w:val="0"/>
                  <w:marRight w:val="0"/>
                  <w:marTop w:val="0"/>
                  <w:marBottom w:val="0"/>
                  <w:divBdr>
                    <w:top w:val="none" w:sz="0" w:space="0" w:color="auto"/>
                    <w:left w:val="none" w:sz="0" w:space="0" w:color="auto"/>
                    <w:bottom w:val="none" w:sz="0" w:space="0" w:color="auto"/>
                    <w:right w:val="none" w:sz="0" w:space="0" w:color="auto"/>
                  </w:divBdr>
                  <w:divsChild>
                    <w:div w:id="19865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2650">
      <w:bodyDiv w:val="1"/>
      <w:marLeft w:val="0"/>
      <w:marRight w:val="0"/>
      <w:marTop w:val="0"/>
      <w:marBottom w:val="0"/>
      <w:divBdr>
        <w:top w:val="none" w:sz="0" w:space="0" w:color="auto"/>
        <w:left w:val="none" w:sz="0" w:space="0" w:color="auto"/>
        <w:bottom w:val="none" w:sz="0" w:space="0" w:color="auto"/>
        <w:right w:val="none" w:sz="0" w:space="0" w:color="auto"/>
      </w:divBdr>
      <w:divsChild>
        <w:div w:id="1723287243">
          <w:marLeft w:val="0"/>
          <w:marRight w:val="0"/>
          <w:marTop w:val="0"/>
          <w:marBottom w:val="0"/>
          <w:divBdr>
            <w:top w:val="none" w:sz="0" w:space="0" w:color="auto"/>
            <w:left w:val="none" w:sz="0" w:space="0" w:color="auto"/>
            <w:bottom w:val="none" w:sz="0" w:space="0" w:color="auto"/>
            <w:right w:val="none" w:sz="0" w:space="0" w:color="auto"/>
          </w:divBdr>
          <w:divsChild>
            <w:div w:id="129633143">
              <w:marLeft w:val="0"/>
              <w:marRight w:val="0"/>
              <w:marTop w:val="0"/>
              <w:marBottom w:val="0"/>
              <w:divBdr>
                <w:top w:val="none" w:sz="0" w:space="0" w:color="auto"/>
                <w:left w:val="none" w:sz="0" w:space="0" w:color="auto"/>
                <w:bottom w:val="none" w:sz="0" w:space="0" w:color="auto"/>
                <w:right w:val="none" w:sz="0" w:space="0" w:color="auto"/>
              </w:divBdr>
              <w:divsChild>
                <w:div w:id="10993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sChild>
        <w:div w:id="1244490769">
          <w:marLeft w:val="0"/>
          <w:marRight w:val="0"/>
          <w:marTop w:val="0"/>
          <w:marBottom w:val="0"/>
          <w:divBdr>
            <w:top w:val="none" w:sz="0" w:space="0" w:color="auto"/>
            <w:left w:val="none" w:sz="0" w:space="0" w:color="auto"/>
            <w:bottom w:val="none" w:sz="0" w:space="0" w:color="auto"/>
            <w:right w:val="none" w:sz="0" w:space="0" w:color="auto"/>
          </w:divBdr>
          <w:divsChild>
            <w:div w:id="13683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3735">
      <w:bodyDiv w:val="1"/>
      <w:marLeft w:val="0"/>
      <w:marRight w:val="0"/>
      <w:marTop w:val="0"/>
      <w:marBottom w:val="0"/>
      <w:divBdr>
        <w:top w:val="none" w:sz="0" w:space="0" w:color="auto"/>
        <w:left w:val="none" w:sz="0" w:space="0" w:color="auto"/>
        <w:bottom w:val="none" w:sz="0" w:space="0" w:color="auto"/>
        <w:right w:val="none" w:sz="0" w:space="0" w:color="auto"/>
      </w:divBdr>
      <w:divsChild>
        <w:div w:id="174929880">
          <w:marLeft w:val="0"/>
          <w:marRight w:val="0"/>
          <w:marTop w:val="0"/>
          <w:marBottom w:val="0"/>
          <w:divBdr>
            <w:top w:val="none" w:sz="0" w:space="0" w:color="auto"/>
            <w:left w:val="none" w:sz="0" w:space="0" w:color="auto"/>
            <w:bottom w:val="none" w:sz="0" w:space="0" w:color="auto"/>
            <w:right w:val="none" w:sz="0" w:space="0" w:color="auto"/>
          </w:divBdr>
          <w:divsChild>
            <w:div w:id="528956864">
              <w:marLeft w:val="0"/>
              <w:marRight w:val="0"/>
              <w:marTop w:val="0"/>
              <w:marBottom w:val="0"/>
              <w:divBdr>
                <w:top w:val="none" w:sz="0" w:space="0" w:color="auto"/>
                <w:left w:val="none" w:sz="0" w:space="0" w:color="auto"/>
                <w:bottom w:val="none" w:sz="0" w:space="0" w:color="auto"/>
                <w:right w:val="none" w:sz="0" w:space="0" w:color="auto"/>
              </w:divBdr>
              <w:divsChild>
                <w:div w:id="375785046">
                  <w:marLeft w:val="0"/>
                  <w:marRight w:val="0"/>
                  <w:marTop w:val="0"/>
                  <w:marBottom w:val="0"/>
                  <w:divBdr>
                    <w:top w:val="none" w:sz="0" w:space="0" w:color="auto"/>
                    <w:left w:val="none" w:sz="0" w:space="0" w:color="auto"/>
                    <w:bottom w:val="none" w:sz="0" w:space="0" w:color="auto"/>
                    <w:right w:val="none" w:sz="0" w:space="0" w:color="auto"/>
                  </w:divBdr>
                  <w:divsChild>
                    <w:div w:id="6118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719636">
      <w:bodyDiv w:val="1"/>
      <w:marLeft w:val="0"/>
      <w:marRight w:val="0"/>
      <w:marTop w:val="0"/>
      <w:marBottom w:val="0"/>
      <w:divBdr>
        <w:top w:val="none" w:sz="0" w:space="0" w:color="auto"/>
        <w:left w:val="none" w:sz="0" w:space="0" w:color="auto"/>
        <w:bottom w:val="none" w:sz="0" w:space="0" w:color="auto"/>
        <w:right w:val="none" w:sz="0" w:space="0" w:color="auto"/>
      </w:divBdr>
      <w:divsChild>
        <w:div w:id="872576211">
          <w:marLeft w:val="0"/>
          <w:marRight w:val="0"/>
          <w:marTop w:val="0"/>
          <w:marBottom w:val="0"/>
          <w:divBdr>
            <w:top w:val="none" w:sz="0" w:space="0" w:color="auto"/>
            <w:left w:val="none" w:sz="0" w:space="0" w:color="auto"/>
            <w:bottom w:val="none" w:sz="0" w:space="0" w:color="auto"/>
            <w:right w:val="none" w:sz="0" w:space="0" w:color="auto"/>
          </w:divBdr>
          <w:divsChild>
            <w:div w:id="1372220682">
              <w:marLeft w:val="0"/>
              <w:marRight w:val="0"/>
              <w:marTop w:val="0"/>
              <w:marBottom w:val="0"/>
              <w:divBdr>
                <w:top w:val="none" w:sz="0" w:space="0" w:color="auto"/>
                <w:left w:val="none" w:sz="0" w:space="0" w:color="auto"/>
                <w:bottom w:val="none" w:sz="0" w:space="0" w:color="auto"/>
                <w:right w:val="none" w:sz="0" w:space="0" w:color="auto"/>
              </w:divBdr>
              <w:divsChild>
                <w:div w:id="16169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7893">
      <w:bodyDiv w:val="1"/>
      <w:marLeft w:val="0"/>
      <w:marRight w:val="0"/>
      <w:marTop w:val="0"/>
      <w:marBottom w:val="0"/>
      <w:divBdr>
        <w:top w:val="none" w:sz="0" w:space="0" w:color="auto"/>
        <w:left w:val="none" w:sz="0" w:space="0" w:color="auto"/>
        <w:bottom w:val="none" w:sz="0" w:space="0" w:color="auto"/>
        <w:right w:val="none" w:sz="0" w:space="0" w:color="auto"/>
      </w:divBdr>
      <w:divsChild>
        <w:div w:id="1031108216">
          <w:marLeft w:val="0"/>
          <w:marRight w:val="0"/>
          <w:marTop w:val="0"/>
          <w:marBottom w:val="0"/>
          <w:divBdr>
            <w:top w:val="none" w:sz="0" w:space="0" w:color="auto"/>
            <w:left w:val="none" w:sz="0" w:space="0" w:color="auto"/>
            <w:bottom w:val="none" w:sz="0" w:space="0" w:color="auto"/>
            <w:right w:val="none" w:sz="0" w:space="0" w:color="auto"/>
          </w:divBdr>
          <w:divsChild>
            <w:div w:id="2068799997">
              <w:marLeft w:val="0"/>
              <w:marRight w:val="0"/>
              <w:marTop w:val="0"/>
              <w:marBottom w:val="0"/>
              <w:divBdr>
                <w:top w:val="none" w:sz="0" w:space="0" w:color="auto"/>
                <w:left w:val="none" w:sz="0" w:space="0" w:color="auto"/>
                <w:bottom w:val="none" w:sz="0" w:space="0" w:color="auto"/>
                <w:right w:val="none" w:sz="0" w:space="0" w:color="auto"/>
              </w:divBdr>
              <w:divsChild>
                <w:div w:id="3448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86206">
      <w:bodyDiv w:val="1"/>
      <w:marLeft w:val="0"/>
      <w:marRight w:val="0"/>
      <w:marTop w:val="0"/>
      <w:marBottom w:val="0"/>
      <w:divBdr>
        <w:top w:val="none" w:sz="0" w:space="0" w:color="auto"/>
        <w:left w:val="none" w:sz="0" w:space="0" w:color="auto"/>
        <w:bottom w:val="none" w:sz="0" w:space="0" w:color="auto"/>
        <w:right w:val="none" w:sz="0" w:space="0" w:color="auto"/>
      </w:divBdr>
      <w:divsChild>
        <w:div w:id="1030107096">
          <w:marLeft w:val="0"/>
          <w:marRight w:val="0"/>
          <w:marTop w:val="0"/>
          <w:marBottom w:val="0"/>
          <w:divBdr>
            <w:top w:val="none" w:sz="0" w:space="0" w:color="auto"/>
            <w:left w:val="none" w:sz="0" w:space="0" w:color="auto"/>
            <w:bottom w:val="none" w:sz="0" w:space="0" w:color="auto"/>
            <w:right w:val="none" w:sz="0" w:space="0" w:color="auto"/>
          </w:divBdr>
          <w:divsChild>
            <w:div w:id="433596504">
              <w:marLeft w:val="0"/>
              <w:marRight w:val="0"/>
              <w:marTop w:val="0"/>
              <w:marBottom w:val="0"/>
              <w:divBdr>
                <w:top w:val="none" w:sz="0" w:space="0" w:color="auto"/>
                <w:left w:val="none" w:sz="0" w:space="0" w:color="auto"/>
                <w:bottom w:val="none" w:sz="0" w:space="0" w:color="auto"/>
                <w:right w:val="none" w:sz="0" w:space="0" w:color="auto"/>
              </w:divBdr>
              <w:divsChild>
                <w:div w:id="6425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46595">
      <w:bodyDiv w:val="1"/>
      <w:marLeft w:val="0"/>
      <w:marRight w:val="0"/>
      <w:marTop w:val="0"/>
      <w:marBottom w:val="0"/>
      <w:divBdr>
        <w:top w:val="none" w:sz="0" w:space="0" w:color="auto"/>
        <w:left w:val="none" w:sz="0" w:space="0" w:color="auto"/>
        <w:bottom w:val="none" w:sz="0" w:space="0" w:color="auto"/>
        <w:right w:val="none" w:sz="0" w:space="0" w:color="auto"/>
      </w:divBdr>
      <w:divsChild>
        <w:div w:id="1572694457">
          <w:marLeft w:val="0"/>
          <w:marRight w:val="0"/>
          <w:marTop w:val="0"/>
          <w:marBottom w:val="0"/>
          <w:divBdr>
            <w:top w:val="none" w:sz="0" w:space="0" w:color="auto"/>
            <w:left w:val="none" w:sz="0" w:space="0" w:color="auto"/>
            <w:bottom w:val="none" w:sz="0" w:space="0" w:color="auto"/>
            <w:right w:val="none" w:sz="0" w:space="0" w:color="auto"/>
          </w:divBdr>
          <w:divsChild>
            <w:div w:id="429203007">
              <w:marLeft w:val="0"/>
              <w:marRight w:val="0"/>
              <w:marTop w:val="0"/>
              <w:marBottom w:val="0"/>
              <w:divBdr>
                <w:top w:val="none" w:sz="0" w:space="0" w:color="auto"/>
                <w:left w:val="none" w:sz="0" w:space="0" w:color="auto"/>
                <w:bottom w:val="none" w:sz="0" w:space="0" w:color="auto"/>
                <w:right w:val="none" w:sz="0" w:space="0" w:color="auto"/>
              </w:divBdr>
              <w:divsChild>
                <w:div w:id="2018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4223">
      <w:bodyDiv w:val="1"/>
      <w:marLeft w:val="0"/>
      <w:marRight w:val="0"/>
      <w:marTop w:val="0"/>
      <w:marBottom w:val="0"/>
      <w:divBdr>
        <w:top w:val="none" w:sz="0" w:space="0" w:color="auto"/>
        <w:left w:val="none" w:sz="0" w:space="0" w:color="auto"/>
        <w:bottom w:val="none" w:sz="0" w:space="0" w:color="auto"/>
        <w:right w:val="none" w:sz="0" w:space="0" w:color="auto"/>
      </w:divBdr>
      <w:divsChild>
        <w:div w:id="1015571326">
          <w:marLeft w:val="0"/>
          <w:marRight w:val="0"/>
          <w:marTop w:val="0"/>
          <w:marBottom w:val="0"/>
          <w:divBdr>
            <w:top w:val="none" w:sz="0" w:space="0" w:color="auto"/>
            <w:left w:val="none" w:sz="0" w:space="0" w:color="auto"/>
            <w:bottom w:val="none" w:sz="0" w:space="0" w:color="auto"/>
            <w:right w:val="none" w:sz="0" w:space="0" w:color="auto"/>
          </w:divBdr>
          <w:divsChild>
            <w:div w:id="1797066714">
              <w:marLeft w:val="0"/>
              <w:marRight w:val="0"/>
              <w:marTop w:val="0"/>
              <w:marBottom w:val="0"/>
              <w:divBdr>
                <w:top w:val="none" w:sz="0" w:space="0" w:color="auto"/>
                <w:left w:val="none" w:sz="0" w:space="0" w:color="auto"/>
                <w:bottom w:val="none" w:sz="0" w:space="0" w:color="auto"/>
                <w:right w:val="none" w:sz="0" w:space="0" w:color="auto"/>
              </w:divBdr>
              <w:divsChild>
                <w:div w:id="830633735">
                  <w:marLeft w:val="0"/>
                  <w:marRight w:val="0"/>
                  <w:marTop w:val="0"/>
                  <w:marBottom w:val="0"/>
                  <w:divBdr>
                    <w:top w:val="none" w:sz="0" w:space="0" w:color="auto"/>
                    <w:left w:val="none" w:sz="0" w:space="0" w:color="auto"/>
                    <w:bottom w:val="none" w:sz="0" w:space="0" w:color="auto"/>
                    <w:right w:val="none" w:sz="0" w:space="0" w:color="auto"/>
                  </w:divBdr>
                  <w:divsChild>
                    <w:div w:id="4209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33621">
      <w:bodyDiv w:val="1"/>
      <w:marLeft w:val="0"/>
      <w:marRight w:val="0"/>
      <w:marTop w:val="0"/>
      <w:marBottom w:val="0"/>
      <w:divBdr>
        <w:top w:val="none" w:sz="0" w:space="0" w:color="auto"/>
        <w:left w:val="none" w:sz="0" w:space="0" w:color="auto"/>
        <w:bottom w:val="none" w:sz="0" w:space="0" w:color="auto"/>
        <w:right w:val="none" w:sz="0" w:space="0" w:color="auto"/>
      </w:divBdr>
      <w:divsChild>
        <w:div w:id="845290020">
          <w:marLeft w:val="0"/>
          <w:marRight w:val="0"/>
          <w:marTop w:val="0"/>
          <w:marBottom w:val="0"/>
          <w:divBdr>
            <w:top w:val="none" w:sz="0" w:space="0" w:color="auto"/>
            <w:left w:val="none" w:sz="0" w:space="0" w:color="auto"/>
            <w:bottom w:val="none" w:sz="0" w:space="0" w:color="auto"/>
            <w:right w:val="none" w:sz="0" w:space="0" w:color="auto"/>
          </w:divBdr>
          <w:divsChild>
            <w:div w:id="1238124627">
              <w:marLeft w:val="0"/>
              <w:marRight w:val="0"/>
              <w:marTop w:val="0"/>
              <w:marBottom w:val="0"/>
              <w:divBdr>
                <w:top w:val="none" w:sz="0" w:space="0" w:color="auto"/>
                <w:left w:val="none" w:sz="0" w:space="0" w:color="auto"/>
                <w:bottom w:val="none" w:sz="0" w:space="0" w:color="auto"/>
                <w:right w:val="none" w:sz="0" w:space="0" w:color="auto"/>
              </w:divBdr>
              <w:divsChild>
                <w:div w:id="9892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50079">
      <w:bodyDiv w:val="1"/>
      <w:marLeft w:val="0"/>
      <w:marRight w:val="0"/>
      <w:marTop w:val="0"/>
      <w:marBottom w:val="0"/>
      <w:divBdr>
        <w:top w:val="none" w:sz="0" w:space="0" w:color="auto"/>
        <w:left w:val="none" w:sz="0" w:space="0" w:color="auto"/>
        <w:bottom w:val="none" w:sz="0" w:space="0" w:color="auto"/>
        <w:right w:val="none" w:sz="0" w:space="0" w:color="auto"/>
      </w:divBdr>
      <w:divsChild>
        <w:div w:id="396589524">
          <w:marLeft w:val="0"/>
          <w:marRight w:val="0"/>
          <w:marTop w:val="0"/>
          <w:marBottom w:val="0"/>
          <w:divBdr>
            <w:top w:val="none" w:sz="0" w:space="0" w:color="auto"/>
            <w:left w:val="none" w:sz="0" w:space="0" w:color="auto"/>
            <w:bottom w:val="none" w:sz="0" w:space="0" w:color="auto"/>
            <w:right w:val="none" w:sz="0" w:space="0" w:color="auto"/>
          </w:divBdr>
          <w:divsChild>
            <w:div w:id="785856747">
              <w:marLeft w:val="0"/>
              <w:marRight w:val="0"/>
              <w:marTop w:val="0"/>
              <w:marBottom w:val="0"/>
              <w:divBdr>
                <w:top w:val="none" w:sz="0" w:space="0" w:color="auto"/>
                <w:left w:val="none" w:sz="0" w:space="0" w:color="auto"/>
                <w:bottom w:val="none" w:sz="0" w:space="0" w:color="auto"/>
                <w:right w:val="none" w:sz="0" w:space="0" w:color="auto"/>
              </w:divBdr>
              <w:divsChild>
                <w:div w:id="12337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26824">
      <w:bodyDiv w:val="1"/>
      <w:marLeft w:val="0"/>
      <w:marRight w:val="0"/>
      <w:marTop w:val="0"/>
      <w:marBottom w:val="0"/>
      <w:divBdr>
        <w:top w:val="none" w:sz="0" w:space="0" w:color="auto"/>
        <w:left w:val="none" w:sz="0" w:space="0" w:color="auto"/>
        <w:bottom w:val="none" w:sz="0" w:space="0" w:color="auto"/>
        <w:right w:val="none" w:sz="0" w:space="0" w:color="auto"/>
      </w:divBdr>
      <w:divsChild>
        <w:div w:id="1379402658">
          <w:marLeft w:val="0"/>
          <w:marRight w:val="0"/>
          <w:marTop w:val="0"/>
          <w:marBottom w:val="0"/>
          <w:divBdr>
            <w:top w:val="none" w:sz="0" w:space="0" w:color="auto"/>
            <w:left w:val="none" w:sz="0" w:space="0" w:color="auto"/>
            <w:bottom w:val="none" w:sz="0" w:space="0" w:color="auto"/>
            <w:right w:val="none" w:sz="0" w:space="0" w:color="auto"/>
          </w:divBdr>
          <w:divsChild>
            <w:div w:id="835993493">
              <w:marLeft w:val="0"/>
              <w:marRight w:val="0"/>
              <w:marTop w:val="0"/>
              <w:marBottom w:val="0"/>
              <w:divBdr>
                <w:top w:val="none" w:sz="0" w:space="0" w:color="auto"/>
                <w:left w:val="none" w:sz="0" w:space="0" w:color="auto"/>
                <w:bottom w:val="none" w:sz="0" w:space="0" w:color="auto"/>
                <w:right w:val="none" w:sz="0" w:space="0" w:color="auto"/>
              </w:divBdr>
              <w:divsChild>
                <w:div w:id="1833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82183">
      <w:bodyDiv w:val="1"/>
      <w:marLeft w:val="0"/>
      <w:marRight w:val="0"/>
      <w:marTop w:val="0"/>
      <w:marBottom w:val="0"/>
      <w:divBdr>
        <w:top w:val="none" w:sz="0" w:space="0" w:color="auto"/>
        <w:left w:val="none" w:sz="0" w:space="0" w:color="auto"/>
        <w:bottom w:val="none" w:sz="0" w:space="0" w:color="auto"/>
        <w:right w:val="none" w:sz="0" w:space="0" w:color="auto"/>
      </w:divBdr>
    </w:div>
    <w:div w:id="2028409269">
      <w:bodyDiv w:val="1"/>
      <w:marLeft w:val="0"/>
      <w:marRight w:val="0"/>
      <w:marTop w:val="0"/>
      <w:marBottom w:val="0"/>
      <w:divBdr>
        <w:top w:val="none" w:sz="0" w:space="0" w:color="auto"/>
        <w:left w:val="none" w:sz="0" w:space="0" w:color="auto"/>
        <w:bottom w:val="none" w:sz="0" w:space="0" w:color="auto"/>
        <w:right w:val="none" w:sz="0" w:space="0" w:color="auto"/>
      </w:divBdr>
      <w:divsChild>
        <w:div w:id="1240137991">
          <w:marLeft w:val="0"/>
          <w:marRight w:val="0"/>
          <w:marTop w:val="0"/>
          <w:marBottom w:val="0"/>
          <w:divBdr>
            <w:top w:val="none" w:sz="0" w:space="0" w:color="auto"/>
            <w:left w:val="none" w:sz="0" w:space="0" w:color="auto"/>
            <w:bottom w:val="none" w:sz="0" w:space="0" w:color="auto"/>
            <w:right w:val="none" w:sz="0" w:space="0" w:color="auto"/>
          </w:divBdr>
          <w:divsChild>
            <w:div w:id="501625931">
              <w:marLeft w:val="0"/>
              <w:marRight w:val="0"/>
              <w:marTop w:val="0"/>
              <w:marBottom w:val="0"/>
              <w:divBdr>
                <w:top w:val="none" w:sz="0" w:space="0" w:color="auto"/>
                <w:left w:val="none" w:sz="0" w:space="0" w:color="auto"/>
                <w:bottom w:val="none" w:sz="0" w:space="0" w:color="auto"/>
                <w:right w:val="none" w:sz="0" w:space="0" w:color="auto"/>
              </w:divBdr>
              <w:divsChild>
                <w:div w:id="18887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5893">
      <w:bodyDiv w:val="1"/>
      <w:marLeft w:val="0"/>
      <w:marRight w:val="0"/>
      <w:marTop w:val="0"/>
      <w:marBottom w:val="0"/>
      <w:divBdr>
        <w:top w:val="none" w:sz="0" w:space="0" w:color="auto"/>
        <w:left w:val="none" w:sz="0" w:space="0" w:color="auto"/>
        <w:bottom w:val="none" w:sz="0" w:space="0" w:color="auto"/>
        <w:right w:val="none" w:sz="0" w:space="0" w:color="auto"/>
      </w:divBdr>
    </w:div>
    <w:div w:id="2038311275">
      <w:bodyDiv w:val="1"/>
      <w:marLeft w:val="0"/>
      <w:marRight w:val="0"/>
      <w:marTop w:val="0"/>
      <w:marBottom w:val="0"/>
      <w:divBdr>
        <w:top w:val="none" w:sz="0" w:space="0" w:color="auto"/>
        <w:left w:val="none" w:sz="0" w:space="0" w:color="auto"/>
        <w:bottom w:val="none" w:sz="0" w:space="0" w:color="auto"/>
        <w:right w:val="none" w:sz="0" w:space="0" w:color="auto"/>
      </w:divBdr>
    </w:div>
    <w:div w:id="2052269250">
      <w:bodyDiv w:val="1"/>
      <w:marLeft w:val="0"/>
      <w:marRight w:val="0"/>
      <w:marTop w:val="0"/>
      <w:marBottom w:val="0"/>
      <w:divBdr>
        <w:top w:val="none" w:sz="0" w:space="0" w:color="auto"/>
        <w:left w:val="none" w:sz="0" w:space="0" w:color="auto"/>
        <w:bottom w:val="none" w:sz="0" w:space="0" w:color="auto"/>
        <w:right w:val="none" w:sz="0" w:space="0" w:color="auto"/>
      </w:divBdr>
      <w:divsChild>
        <w:div w:id="1812478610">
          <w:marLeft w:val="0"/>
          <w:marRight w:val="0"/>
          <w:marTop w:val="0"/>
          <w:marBottom w:val="0"/>
          <w:divBdr>
            <w:top w:val="none" w:sz="0" w:space="0" w:color="auto"/>
            <w:left w:val="none" w:sz="0" w:space="0" w:color="auto"/>
            <w:bottom w:val="none" w:sz="0" w:space="0" w:color="auto"/>
            <w:right w:val="none" w:sz="0" w:space="0" w:color="auto"/>
          </w:divBdr>
          <w:divsChild>
            <w:div w:id="1259212724">
              <w:marLeft w:val="0"/>
              <w:marRight w:val="0"/>
              <w:marTop w:val="0"/>
              <w:marBottom w:val="0"/>
              <w:divBdr>
                <w:top w:val="none" w:sz="0" w:space="0" w:color="auto"/>
                <w:left w:val="none" w:sz="0" w:space="0" w:color="auto"/>
                <w:bottom w:val="none" w:sz="0" w:space="0" w:color="auto"/>
                <w:right w:val="none" w:sz="0" w:space="0" w:color="auto"/>
              </w:divBdr>
              <w:divsChild>
                <w:div w:id="20206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1146">
      <w:bodyDiv w:val="1"/>
      <w:marLeft w:val="0"/>
      <w:marRight w:val="0"/>
      <w:marTop w:val="0"/>
      <w:marBottom w:val="0"/>
      <w:divBdr>
        <w:top w:val="none" w:sz="0" w:space="0" w:color="auto"/>
        <w:left w:val="none" w:sz="0" w:space="0" w:color="auto"/>
        <w:bottom w:val="none" w:sz="0" w:space="0" w:color="auto"/>
        <w:right w:val="none" w:sz="0" w:space="0" w:color="auto"/>
      </w:divBdr>
    </w:div>
    <w:div w:id="2067414456">
      <w:bodyDiv w:val="1"/>
      <w:marLeft w:val="0"/>
      <w:marRight w:val="0"/>
      <w:marTop w:val="0"/>
      <w:marBottom w:val="0"/>
      <w:divBdr>
        <w:top w:val="none" w:sz="0" w:space="0" w:color="auto"/>
        <w:left w:val="none" w:sz="0" w:space="0" w:color="auto"/>
        <w:bottom w:val="none" w:sz="0" w:space="0" w:color="auto"/>
        <w:right w:val="none" w:sz="0" w:space="0" w:color="auto"/>
      </w:divBdr>
      <w:divsChild>
        <w:div w:id="594241660">
          <w:marLeft w:val="0"/>
          <w:marRight w:val="0"/>
          <w:marTop w:val="0"/>
          <w:marBottom w:val="0"/>
          <w:divBdr>
            <w:top w:val="none" w:sz="0" w:space="0" w:color="auto"/>
            <w:left w:val="none" w:sz="0" w:space="0" w:color="auto"/>
            <w:bottom w:val="none" w:sz="0" w:space="0" w:color="auto"/>
            <w:right w:val="none" w:sz="0" w:space="0" w:color="auto"/>
          </w:divBdr>
          <w:divsChild>
            <w:div w:id="1719861499">
              <w:marLeft w:val="0"/>
              <w:marRight w:val="0"/>
              <w:marTop w:val="0"/>
              <w:marBottom w:val="0"/>
              <w:divBdr>
                <w:top w:val="none" w:sz="0" w:space="0" w:color="auto"/>
                <w:left w:val="none" w:sz="0" w:space="0" w:color="auto"/>
                <w:bottom w:val="none" w:sz="0" w:space="0" w:color="auto"/>
                <w:right w:val="none" w:sz="0" w:space="0" w:color="auto"/>
              </w:divBdr>
              <w:divsChild>
                <w:div w:id="2131894087">
                  <w:marLeft w:val="0"/>
                  <w:marRight w:val="0"/>
                  <w:marTop w:val="0"/>
                  <w:marBottom w:val="0"/>
                  <w:divBdr>
                    <w:top w:val="none" w:sz="0" w:space="0" w:color="auto"/>
                    <w:left w:val="none" w:sz="0" w:space="0" w:color="auto"/>
                    <w:bottom w:val="none" w:sz="0" w:space="0" w:color="auto"/>
                    <w:right w:val="none" w:sz="0" w:space="0" w:color="auto"/>
                  </w:divBdr>
                  <w:divsChild>
                    <w:div w:id="5704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51311">
      <w:bodyDiv w:val="1"/>
      <w:marLeft w:val="0"/>
      <w:marRight w:val="0"/>
      <w:marTop w:val="0"/>
      <w:marBottom w:val="0"/>
      <w:divBdr>
        <w:top w:val="none" w:sz="0" w:space="0" w:color="auto"/>
        <w:left w:val="none" w:sz="0" w:space="0" w:color="auto"/>
        <w:bottom w:val="none" w:sz="0" w:space="0" w:color="auto"/>
        <w:right w:val="none" w:sz="0" w:space="0" w:color="auto"/>
      </w:divBdr>
    </w:div>
    <w:div w:id="2104910775">
      <w:bodyDiv w:val="1"/>
      <w:marLeft w:val="0"/>
      <w:marRight w:val="0"/>
      <w:marTop w:val="0"/>
      <w:marBottom w:val="0"/>
      <w:divBdr>
        <w:top w:val="none" w:sz="0" w:space="0" w:color="auto"/>
        <w:left w:val="none" w:sz="0" w:space="0" w:color="auto"/>
        <w:bottom w:val="none" w:sz="0" w:space="0" w:color="auto"/>
        <w:right w:val="none" w:sz="0" w:space="0" w:color="auto"/>
      </w:divBdr>
      <w:divsChild>
        <w:div w:id="757750013">
          <w:marLeft w:val="0"/>
          <w:marRight w:val="0"/>
          <w:marTop w:val="0"/>
          <w:marBottom w:val="0"/>
          <w:divBdr>
            <w:top w:val="none" w:sz="0" w:space="0" w:color="auto"/>
            <w:left w:val="none" w:sz="0" w:space="0" w:color="auto"/>
            <w:bottom w:val="none" w:sz="0" w:space="0" w:color="auto"/>
            <w:right w:val="none" w:sz="0" w:space="0" w:color="auto"/>
          </w:divBdr>
          <w:divsChild>
            <w:div w:id="916205449">
              <w:marLeft w:val="0"/>
              <w:marRight w:val="0"/>
              <w:marTop w:val="0"/>
              <w:marBottom w:val="0"/>
              <w:divBdr>
                <w:top w:val="none" w:sz="0" w:space="0" w:color="auto"/>
                <w:left w:val="none" w:sz="0" w:space="0" w:color="auto"/>
                <w:bottom w:val="none" w:sz="0" w:space="0" w:color="auto"/>
                <w:right w:val="none" w:sz="0" w:space="0" w:color="auto"/>
              </w:divBdr>
              <w:divsChild>
                <w:div w:id="10806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92689">
      <w:bodyDiv w:val="1"/>
      <w:marLeft w:val="0"/>
      <w:marRight w:val="0"/>
      <w:marTop w:val="0"/>
      <w:marBottom w:val="0"/>
      <w:divBdr>
        <w:top w:val="none" w:sz="0" w:space="0" w:color="auto"/>
        <w:left w:val="none" w:sz="0" w:space="0" w:color="auto"/>
        <w:bottom w:val="none" w:sz="0" w:space="0" w:color="auto"/>
        <w:right w:val="none" w:sz="0" w:space="0" w:color="auto"/>
      </w:divBdr>
      <w:divsChild>
        <w:div w:id="798182699">
          <w:marLeft w:val="0"/>
          <w:marRight w:val="0"/>
          <w:marTop w:val="0"/>
          <w:marBottom w:val="0"/>
          <w:divBdr>
            <w:top w:val="none" w:sz="0" w:space="0" w:color="auto"/>
            <w:left w:val="none" w:sz="0" w:space="0" w:color="auto"/>
            <w:bottom w:val="none" w:sz="0" w:space="0" w:color="auto"/>
            <w:right w:val="none" w:sz="0" w:space="0" w:color="auto"/>
          </w:divBdr>
          <w:divsChild>
            <w:div w:id="1321039154">
              <w:marLeft w:val="0"/>
              <w:marRight w:val="0"/>
              <w:marTop w:val="0"/>
              <w:marBottom w:val="0"/>
              <w:divBdr>
                <w:top w:val="none" w:sz="0" w:space="0" w:color="auto"/>
                <w:left w:val="none" w:sz="0" w:space="0" w:color="auto"/>
                <w:bottom w:val="none" w:sz="0" w:space="0" w:color="auto"/>
                <w:right w:val="none" w:sz="0" w:space="0" w:color="auto"/>
              </w:divBdr>
              <w:divsChild>
                <w:div w:id="15612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3170">
      <w:bodyDiv w:val="1"/>
      <w:marLeft w:val="0"/>
      <w:marRight w:val="0"/>
      <w:marTop w:val="0"/>
      <w:marBottom w:val="0"/>
      <w:divBdr>
        <w:top w:val="none" w:sz="0" w:space="0" w:color="auto"/>
        <w:left w:val="none" w:sz="0" w:space="0" w:color="auto"/>
        <w:bottom w:val="none" w:sz="0" w:space="0" w:color="auto"/>
        <w:right w:val="none" w:sz="0" w:space="0" w:color="auto"/>
      </w:divBdr>
      <w:divsChild>
        <w:div w:id="1360623794">
          <w:marLeft w:val="0"/>
          <w:marRight w:val="0"/>
          <w:marTop w:val="0"/>
          <w:marBottom w:val="0"/>
          <w:divBdr>
            <w:top w:val="none" w:sz="0" w:space="0" w:color="auto"/>
            <w:left w:val="none" w:sz="0" w:space="0" w:color="auto"/>
            <w:bottom w:val="none" w:sz="0" w:space="0" w:color="auto"/>
            <w:right w:val="none" w:sz="0" w:space="0" w:color="auto"/>
          </w:divBdr>
          <w:divsChild>
            <w:div w:id="1344285564">
              <w:marLeft w:val="0"/>
              <w:marRight w:val="0"/>
              <w:marTop w:val="0"/>
              <w:marBottom w:val="0"/>
              <w:divBdr>
                <w:top w:val="none" w:sz="0" w:space="0" w:color="auto"/>
                <w:left w:val="none" w:sz="0" w:space="0" w:color="auto"/>
                <w:bottom w:val="none" w:sz="0" w:space="0" w:color="auto"/>
                <w:right w:val="none" w:sz="0" w:space="0" w:color="auto"/>
              </w:divBdr>
              <w:divsChild>
                <w:div w:id="16380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00879">
      <w:bodyDiv w:val="1"/>
      <w:marLeft w:val="0"/>
      <w:marRight w:val="0"/>
      <w:marTop w:val="0"/>
      <w:marBottom w:val="0"/>
      <w:divBdr>
        <w:top w:val="none" w:sz="0" w:space="0" w:color="auto"/>
        <w:left w:val="none" w:sz="0" w:space="0" w:color="auto"/>
        <w:bottom w:val="none" w:sz="0" w:space="0" w:color="auto"/>
        <w:right w:val="none" w:sz="0" w:space="0" w:color="auto"/>
      </w:divBdr>
      <w:divsChild>
        <w:div w:id="1583905467">
          <w:marLeft w:val="0"/>
          <w:marRight w:val="0"/>
          <w:marTop w:val="0"/>
          <w:marBottom w:val="0"/>
          <w:divBdr>
            <w:top w:val="none" w:sz="0" w:space="0" w:color="auto"/>
            <w:left w:val="none" w:sz="0" w:space="0" w:color="auto"/>
            <w:bottom w:val="none" w:sz="0" w:space="0" w:color="auto"/>
            <w:right w:val="none" w:sz="0" w:space="0" w:color="auto"/>
          </w:divBdr>
          <w:divsChild>
            <w:div w:id="2113435839">
              <w:marLeft w:val="0"/>
              <w:marRight w:val="0"/>
              <w:marTop w:val="0"/>
              <w:marBottom w:val="0"/>
              <w:divBdr>
                <w:top w:val="none" w:sz="0" w:space="0" w:color="auto"/>
                <w:left w:val="none" w:sz="0" w:space="0" w:color="auto"/>
                <w:bottom w:val="none" w:sz="0" w:space="0" w:color="auto"/>
                <w:right w:val="none" w:sz="0" w:space="0" w:color="auto"/>
              </w:divBdr>
              <w:divsChild>
                <w:div w:id="19938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9526">
      <w:bodyDiv w:val="1"/>
      <w:marLeft w:val="0"/>
      <w:marRight w:val="0"/>
      <w:marTop w:val="0"/>
      <w:marBottom w:val="0"/>
      <w:divBdr>
        <w:top w:val="none" w:sz="0" w:space="0" w:color="auto"/>
        <w:left w:val="none" w:sz="0" w:space="0" w:color="auto"/>
        <w:bottom w:val="none" w:sz="0" w:space="0" w:color="auto"/>
        <w:right w:val="none" w:sz="0" w:space="0" w:color="auto"/>
      </w:divBdr>
      <w:divsChild>
        <w:div w:id="2122262527">
          <w:marLeft w:val="0"/>
          <w:marRight w:val="0"/>
          <w:marTop w:val="0"/>
          <w:marBottom w:val="0"/>
          <w:divBdr>
            <w:top w:val="none" w:sz="0" w:space="0" w:color="auto"/>
            <w:left w:val="none" w:sz="0" w:space="0" w:color="auto"/>
            <w:bottom w:val="none" w:sz="0" w:space="0" w:color="auto"/>
            <w:right w:val="none" w:sz="0" w:space="0" w:color="auto"/>
          </w:divBdr>
          <w:divsChild>
            <w:div w:id="1950894148">
              <w:marLeft w:val="0"/>
              <w:marRight w:val="0"/>
              <w:marTop w:val="0"/>
              <w:marBottom w:val="0"/>
              <w:divBdr>
                <w:top w:val="none" w:sz="0" w:space="0" w:color="auto"/>
                <w:left w:val="none" w:sz="0" w:space="0" w:color="auto"/>
                <w:bottom w:val="none" w:sz="0" w:space="0" w:color="auto"/>
                <w:right w:val="none" w:sz="0" w:space="0" w:color="auto"/>
              </w:divBdr>
              <w:divsChild>
                <w:div w:id="11103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01230">
      <w:bodyDiv w:val="1"/>
      <w:marLeft w:val="0"/>
      <w:marRight w:val="0"/>
      <w:marTop w:val="0"/>
      <w:marBottom w:val="0"/>
      <w:divBdr>
        <w:top w:val="none" w:sz="0" w:space="0" w:color="auto"/>
        <w:left w:val="none" w:sz="0" w:space="0" w:color="auto"/>
        <w:bottom w:val="none" w:sz="0" w:space="0" w:color="auto"/>
        <w:right w:val="none" w:sz="0" w:space="0" w:color="auto"/>
      </w:divBdr>
      <w:divsChild>
        <w:div w:id="425883416">
          <w:marLeft w:val="0"/>
          <w:marRight w:val="0"/>
          <w:marTop w:val="0"/>
          <w:marBottom w:val="0"/>
          <w:divBdr>
            <w:top w:val="none" w:sz="0" w:space="0" w:color="auto"/>
            <w:left w:val="none" w:sz="0" w:space="0" w:color="auto"/>
            <w:bottom w:val="none" w:sz="0" w:space="0" w:color="auto"/>
            <w:right w:val="none" w:sz="0" w:space="0" w:color="auto"/>
          </w:divBdr>
          <w:divsChild>
            <w:div w:id="402609706">
              <w:marLeft w:val="0"/>
              <w:marRight w:val="0"/>
              <w:marTop w:val="0"/>
              <w:marBottom w:val="0"/>
              <w:divBdr>
                <w:top w:val="none" w:sz="0" w:space="0" w:color="auto"/>
                <w:left w:val="none" w:sz="0" w:space="0" w:color="auto"/>
                <w:bottom w:val="none" w:sz="0" w:space="0" w:color="auto"/>
                <w:right w:val="none" w:sz="0" w:space="0" w:color="auto"/>
              </w:divBdr>
              <w:divsChild>
                <w:div w:id="178855111">
                  <w:marLeft w:val="0"/>
                  <w:marRight w:val="0"/>
                  <w:marTop w:val="0"/>
                  <w:marBottom w:val="0"/>
                  <w:divBdr>
                    <w:top w:val="none" w:sz="0" w:space="0" w:color="auto"/>
                    <w:left w:val="none" w:sz="0" w:space="0" w:color="auto"/>
                    <w:bottom w:val="none" w:sz="0" w:space="0" w:color="auto"/>
                    <w:right w:val="none" w:sz="0" w:space="0" w:color="auto"/>
                  </w:divBdr>
                  <w:divsChild>
                    <w:div w:id="1114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4971">
      <w:bodyDiv w:val="1"/>
      <w:marLeft w:val="0"/>
      <w:marRight w:val="0"/>
      <w:marTop w:val="0"/>
      <w:marBottom w:val="0"/>
      <w:divBdr>
        <w:top w:val="none" w:sz="0" w:space="0" w:color="auto"/>
        <w:left w:val="none" w:sz="0" w:space="0" w:color="auto"/>
        <w:bottom w:val="none" w:sz="0" w:space="0" w:color="auto"/>
        <w:right w:val="none" w:sz="0" w:space="0" w:color="auto"/>
      </w:divBdr>
    </w:div>
    <w:div w:id="2142841305">
      <w:bodyDiv w:val="1"/>
      <w:marLeft w:val="0"/>
      <w:marRight w:val="0"/>
      <w:marTop w:val="0"/>
      <w:marBottom w:val="0"/>
      <w:divBdr>
        <w:top w:val="none" w:sz="0" w:space="0" w:color="auto"/>
        <w:left w:val="none" w:sz="0" w:space="0" w:color="auto"/>
        <w:bottom w:val="none" w:sz="0" w:space="0" w:color="auto"/>
        <w:right w:val="none" w:sz="0" w:space="0" w:color="auto"/>
      </w:divBdr>
      <w:divsChild>
        <w:div w:id="423065688">
          <w:marLeft w:val="0"/>
          <w:marRight w:val="0"/>
          <w:marTop w:val="0"/>
          <w:marBottom w:val="0"/>
          <w:divBdr>
            <w:top w:val="none" w:sz="0" w:space="0" w:color="auto"/>
            <w:left w:val="none" w:sz="0" w:space="0" w:color="auto"/>
            <w:bottom w:val="none" w:sz="0" w:space="0" w:color="auto"/>
            <w:right w:val="none" w:sz="0" w:space="0" w:color="auto"/>
          </w:divBdr>
          <w:divsChild>
            <w:div w:id="915289062">
              <w:marLeft w:val="0"/>
              <w:marRight w:val="0"/>
              <w:marTop w:val="0"/>
              <w:marBottom w:val="0"/>
              <w:divBdr>
                <w:top w:val="none" w:sz="0" w:space="0" w:color="auto"/>
                <w:left w:val="none" w:sz="0" w:space="0" w:color="auto"/>
                <w:bottom w:val="none" w:sz="0" w:space="0" w:color="auto"/>
                <w:right w:val="none" w:sz="0" w:space="0" w:color="auto"/>
              </w:divBdr>
              <w:divsChild>
                <w:div w:id="15424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BD02-6451-9044-85E8-D0C98BB4F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4183</TotalTime>
  <Pages>3</Pages>
  <Words>763</Words>
  <Characters>4584</Characters>
  <Application>Microsoft Office Word</Application>
  <DocSecurity>0</DocSecurity>
  <Lines>73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2245</cp:revision>
  <cp:lastPrinted>2026-02-05T06:55:00Z</cp:lastPrinted>
  <dcterms:created xsi:type="dcterms:W3CDTF">2025-07-24T17:14:00Z</dcterms:created>
  <dcterms:modified xsi:type="dcterms:W3CDTF">2026-02-15T17:12:00Z</dcterms:modified>
</cp:coreProperties>
</file>