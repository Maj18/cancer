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FD33" w14:textId="77777777" w:rsidR="004D1BE1" w:rsidRPr="002B7077" w:rsidRDefault="004D1BE1" w:rsidP="004D1BE1">
      <w:pPr>
        <w:spacing w:after="240" w:line="480" w:lineRule="auto"/>
        <w:rPr>
          <w:b/>
          <w:bCs/>
          <w:sz w:val="28"/>
          <w:szCs w:val="28"/>
        </w:rPr>
      </w:pPr>
      <w:r w:rsidRPr="002B7077">
        <w:rPr>
          <w:b/>
          <w:bCs/>
          <w:sz w:val="28"/>
          <w:szCs w:val="28"/>
        </w:rPr>
        <w:t>Methods</w:t>
      </w:r>
    </w:p>
    <w:p w14:paraId="09A78C9C" w14:textId="77777777" w:rsidR="004D1BE1" w:rsidRDefault="004D1BE1" w:rsidP="004D1BE1">
      <w:pPr>
        <w:spacing w:after="240" w:line="480" w:lineRule="auto"/>
        <w:rPr>
          <w:b/>
          <w:bCs/>
        </w:rPr>
      </w:pPr>
      <w:r>
        <w:rPr>
          <w:b/>
          <w:bCs/>
        </w:rPr>
        <w:t>Two p</w:t>
      </w:r>
      <w:r w:rsidRPr="002B7077">
        <w:rPr>
          <w:b/>
          <w:bCs/>
        </w:rPr>
        <w:t xml:space="preserve">roteomics </w:t>
      </w:r>
      <w:r>
        <w:rPr>
          <w:b/>
          <w:bCs/>
        </w:rPr>
        <w:t>resources</w:t>
      </w:r>
      <w:r w:rsidRPr="002B7077">
        <w:rPr>
          <w:b/>
          <w:bCs/>
        </w:rPr>
        <w:t xml:space="preserve"> </w:t>
      </w:r>
      <w:r>
        <w:rPr>
          <w:b/>
          <w:bCs/>
        </w:rPr>
        <w:t>from</w:t>
      </w:r>
      <w:r w:rsidRPr="002B7077">
        <w:rPr>
          <w:b/>
          <w:bCs/>
        </w:rPr>
        <w:t xml:space="preserve"> 16 cancer types</w:t>
      </w:r>
    </w:p>
    <w:p w14:paraId="7BC9F28B" w14:textId="7BD2E9AE" w:rsidR="004D1BE1" w:rsidRPr="00E30045" w:rsidRDefault="004D1BE1" w:rsidP="004D1BE1">
      <w:pPr>
        <w:spacing w:after="240" w:line="480" w:lineRule="auto"/>
      </w:pPr>
      <w:r w:rsidRPr="0002507A">
        <w:rPr>
          <w:color w:val="000000"/>
        </w:rPr>
        <w:t xml:space="preserve">Two proteomics resources were analyzed: a unified pan-cancer dataset </w:t>
      </w:r>
      <w:r w:rsidR="001B3073">
        <w:rPr>
          <w:color w:val="000000"/>
        </w:rPr>
        <w:t xml:space="preserve">[1] </w:t>
      </w:r>
      <w:r w:rsidRPr="0002507A">
        <w:rPr>
          <w:color w:val="000000"/>
        </w:rPr>
        <w:t>(Zhou et al., 2020) and a pan-cancer proteomics dataset collection aggregated from independent studies</w:t>
      </w:r>
      <w:r w:rsidR="001B3073">
        <w:rPr>
          <w:color w:val="000000"/>
        </w:rPr>
        <w:t xml:space="preserve"> [2]</w:t>
      </w:r>
      <w:r w:rsidRPr="0002507A">
        <w:rPr>
          <w:color w:val="000000"/>
        </w:rPr>
        <w:t xml:space="preserve"> (Hu et al., 2025). We used the Zhou et al. dataset in its preprocessed form as provided by the original publication [</w:t>
      </w:r>
      <w:r w:rsidR="00184B6A" w:rsidRPr="009B113A">
        <w:rPr>
          <w:color w:val="000000"/>
          <w:highlight w:val="cyan"/>
          <w:rPrChange w:id="0" w:author="Yuan Li" w:date="2026-02-15T18:40:00Z" w16du:dateUtc="2026-02-15T17:40:00Z">
            <w:rPr>
              <w:color w:val="000000"/>
            </w:rPr>
          </w:rPrChange>
        </w:rPr>
        <w:t xml:space="preserve">1 </w:t>
      </w:r>
      <w:r w:rsidRPr="009B113A">
        <w:rPr>
          <w:color w:val="000000"/>
          <w:highlight w:val="cyan"/>
          <w:rPrChange w:id="1" w:author="Yuan Li" w:date="2026-02-15T18:40:00Z" w16du:dateUtc="2026-02-15T17:40:00Z">
            <w:rPr>
              <w:color w:val="000000"/>
            </w:rPr>
          </w:rPrChange>
        </w:rPr>
        <w:t>Zhou et al. 2020</w:t>
      </w:r>
      <w:r w:rsidRPr="0002507A">
        <w:rPr>
          <w:color w:val="000000"/>
        </w:rPr>
        <w:t>], while the Hu et al. collection was curated and uniformly reprocessed by the authors [</w:t>
      </w:r>
      <w:r w:rsidR="00184B6A" w:rsidRPr="000D61FA">
        <w:rPr>
          <w:color w:val="000000"/>
          <w:highlight w:val="cyan"/>
          <w:rPrChange w:id="2" w:author="Yuan Li" w:date="2026-02-15T18:40:00Z" w16du:dateUtc="2026-02-15T17:40:00Z">
            <w:rPr>
              <w:color w:val="000000"/>
            </w:rPr>
          </w:rPrChange>
        </w:rPr>
        <w:t xml:space="preserve">2 </w:t>
      </w:r>
      <w:r w:rsidRPr="000D61FA">
        <w:rPr>
          <w:color w:val="000000"/>
          <w:highlight w:val="cyan"/>
          <w:rPrChange w:id="3" w:author="Yuan Li" w:date="2026-02-15T18:40:00Z" w16du:dateUtc="2026-02-15T17:40:00Z">
            <w:rPr>
              <w:color w:val="000000"/>
            </w:rPr>
          </w:rPrChange>
        </w:rPr>
        <w:t>Hu et al. 2025</w:t>
      </w:r>
      <w:r w:rsidRPr="0002507A">
        <w:rPr>
          <w:color w:val="000000"/>
        </w:rPr>
        <w:t>].</w:t>
      </w:r>
      <w:r w:rsidRPr="00E30045">
        <w:t xml:space="preserve"> </w:t>
      </w:r>
    </w:p>
    <w:p w14:paraId="0D6AAF57" w14:textId="77777777" w:rsidR="004D1BE1" w:rsidRPr="00E30045" w:rsidRDefault="004D1BE1" w:rsidP="004D1BE1">
      <w:pPr>
        <w:spacing w:after="240" w:line="480" w:lineRule="auto"/>
        <w:rPr>
          <w:b/>
          <w:bCs/>
        </w:rPr>
      </w:pPr>
      <w:r w:rsidRPr="00E30045">
        <w:rPr>
          <w:b/>
          <w:bCs/>
        </w:rPr>
        <w:t>Transcriptomics dataset from 14 cancer types</w:t>
      </w:r>
    </w:p>
    <w:p w14:paraId="50D56536" w14:textId="3CFD3DED" w:rsidR="004D1BE1" w:rsidRPr="00E30045" w:rsidRDefault="004D1BE1" w:rsidP="004D1BE1">
      <w:pPr>
        <w:spacing w:after="240" w:line="480" w:lineRule="auto"/>
      </w:pPr>
      <w:r w:rsidRPr="0002507A">
        <w:rPr>
          <w:color w:val="000000"/>
        </w:rPr>
        <w:t xml:space="preserve">Transcriptomic (RNA-seq) data for multiple cancer types were obtained from </w:t>
      </w:r>
      <w:r w:rsidRPr="00D626EF">
        <w:rPr>
          <w:color w:val="000000"/>
        </w:rPr>
        <w:t>TCGA</w:t>
      </w:r>
      <w:r w:rsidRPr="0002507A">
        <w:rPr>
          <w:color w:val="000000"/>
        </w:rPr>
        <w:t xml:space="preserve"> </w:t>
      </w:r>
      <w:r w:rsidR="00C9221D">
        <w:rPr>
          <w:color w:val="000000"/>
        </w:rPr>
        <w:t>[</w:t>
      </w:r>
      <w:r w:rsidR="00C9221D" w:rsidRPr="00D37DD9">
        <w:rPr>
          <w:color w:val="000000"/>
          <w:highlight w:val="cyan"/>
          <w:rPrChange w:id="4" w:author="Yuan Li" w:date="2026-02-15T18:41:00Z" w16du:dateUtc="2026-02-15T17:41:00Z">
            <w:rPr>
              <w:color w:val="000000"/>
            </w:rPr>
          </w:rPrChange>
        </w:rPr>
        <w:t>3]</w:t>
      </w:r>
      <w:r w:rsidRPr="00D37DD9">
        <w:rPr>
          <w:color w:val="000000"/>
          <w:highlight w:val="cyan"/>
          <w:rPrChange w:id="5" w:author="Yuan Li" w:date="2026-02-15T18:41:00Z" w16du:dateUtc="2026-02-15T17:41:00Z">
            <w:rPr>
              <w:color w:val="000000"/>
            </w:rPr>
          </w:rPrChange>
        </w:rPr>
        <w:t>Weinstein et al., 2013</w:t>
      </w:r>
      <w:r w:rsidR="00C9221D">
        <w:rPr>
          <w:color w:val="000000"/>
        </w:rPr>
        <w:t>)</w:t>
      </w:r>
      <w:r w:rsidRPr="0002507A">
        <w:rPr>
          <w:color w:val="000000"/>
        </w:rPr>
        <w:t xml:space="preserve"> using </w:t>
      </w:r>
      <w:proofErr w:type="spellStart"/>
      <w:r w:rsidRPr="0002507A">
        <w:rPr>
          <w:color w:val="000000"/>
        </w:rPr>
        <w:t>TCGAbiolinks</w:t>
      </w:r>
      <w:proofErr w:type="spellEnd"/>
      <w:r w:rsidRPr="0002507A">
        <w:rPr>
          <w:color w:val="000000"/>
        </w:rPr>
        <w:t xml:space="preserve"> v2.34.1</w:t>
      </w:r>
      <w:r w:rsidRPr="005A797C">
        <w:rPr>
          <w:color w:val="000000"/>
        </w:rPr>
        <w:t xml:space="preserve">. </w:t>
      </w:r>
      <w:r w:rsidR="005A797C" w:rsidRPr="00D626EF">
        <w:rPr>
          <w:color w:val="000000"/>
        </w:rPr>
        <w:t>Raw gene-level counts generated using</w:t>
      </w:r>
      <w:r w:rsidR="005A797C" w:rsidRPr="00D626EF">
        <w:rPr>
          <w:rStyle w:val="apple-converted-space"/>
          <w:rFonts w:eastAsiaTheme="majorEastAsia"/>
          <w:color w:val="000000"/>
        </w:rPr>
        <w:t> </w:t>
      </w:r>
      <w:r w:rsidR="005A797C" w:rsidRPr="00D626EF">
        <w:rPr>
          <w:rStyle w:val="Strong"/>
          <w:rFonts w:eastAsiaTheme="majorEastAsia"/>
          <w:b w:val="0"/>
          <w:bCs w:val="0"/>
          <w:color w:val="000000"/>
        </w:rPr>
        <w:t>Spliced Transcripts Alignment to a Reference (STAR)</w:t>
      </w:r>
      <w:r w:rsidRPr="00D626EF">
        <w:rPr>
          <w:b/>
          <w:color w:val="000000"/>
        </w:rPr>
        <w:t xml:space="preserve"> </w:t>
      </w:r>
      <w:r w:rsidRPr="005A797C">
        <w:rPr>
          <w:color w:val="000000"/>
        </w:rPr>
        <w:t>were</w:t>
      </w:r>
      <w:r w:rsidRPr="0002507A">
        <w:rPr>
          <w:color w:val="000000"/>
        </w:rPr>
        <w:t xml:space="preserve"> retrieved, including only Primary Tumor and Solid Tissue Normal samples with paired data per subject. Genes were filtered to retain those with counts &gt;</w:t>
      </w:r>
      <w:r>
        <w:rPr>
          <w:color w:val="000000"/>
        </w:rPr>
        <w:t xml:space="preserve"> </w:t>
      </w:r>
      <w:r w:rsidRPr="0002507A">
        <w:rPr>
          <w:color w:val="000000"/>
        </w:rPr>
        <w:t>5 in at least 15% of samples per group or at least two samples when 15% was &lt;</w:t>
      </w:r>
      <w:r>
        <w:rPr>
          <w:color w:val="000000"/>
        </w:rPr>
        <w:t xml:space="preserve"> </w:t>
      </w:r>
      <w:r w:rsidRPr="0002507A">
        <w:rPr>
          <w:color w:val="000000"/>
        </w:rPr>
        <w:t xml:space="preserve">2. Data were normalized using the </w:t>
      </w:r>
      <w:proofErr w:type="spellStart"/>
      <w:r w:rsidRPr="0002507A">
        <w:rPr>
          <w:color w:val="000000"/>
        </w:rPr>
        <w:t>limma-voom</w:t>
      </w:r>
      <w:proofErr w:type="spellEnd"/>
      <w:r w:rsidRPr="0002507A">
        <w:rPr>
          <w:color w:val="000000"/>
        </w:rPr>
        <w:t xml:space="preserve"> pipeline (</w:t>
      </w:r>
      <w:proofErr w:type="spellStart"/>
      <w:r w:rsidRPr="0002507A">
        <w:rPr>
          <w:color w:val="000000"/>
        </w:rPr>
        <w:t>limma</w:t>
      </w:r>
      <w:proofErr w:type="spellEnd"/>
      <w:r w:rsidRPr="0002507A">
        <w:rPr>
          <w:color w:val="000000"/>
        </w:rPr>
        <w:t xml:space="preserve"> v3.62.1, </w:t>
      </w:r>
      <w:proofErr w:type="spellStart"/>
      <w:r w:rsidRPr="0002507A">
        <w:rPr>
          <w:color w:val="000000"/>
        </w:rPr>
        <w:t>edgeR</w:t>
      </w:r>
      <w:proofErr w:type="spellEnd"/>
      <w:r w:rsidRPr="0002507A">
        <w:rPr>
          <w:color w:val="000000"/>
        </w:rPr>
        <w:t xml:space="preserve"> v4.4.0), yielding log2-transformed counts per million (</w:t>
      </w:r>
      <w:proofErr w:type="spellStart"/>
      <w:r w:rsidRPr="0002507A">
        <w:rPr>
          <w:color w:val="000000"/>
        </w:rPr>
        <w:t>logCPM</w:t>
      </w:r>
      <w:proofErr w:type="spellEnd"/>
      <w:r w:rsidRPr="0002507A">
        <w:rPr>
          <w:color w:val="000000"/>
        </w:rPr>
        <w:t>).</w:t>
      </w:r>
    </w:p>
    <w:p w14:paraId="2598A2D5" w14:textId="77777777" w:rsidR="004D1BE1" w:rsidRDefault="004D1BE1" w:rsidP="004D1BE1">
      <w:pPr>
        <w:spacing w:after="240" w:line="480" w:lineRule="auto"/>
        <w:rPr>
          <w:b/>
          <w:bCs/>
        </w:rPr>
      </w:pPr>
      <w:r>
        <w:rPr>
          <w:b/>
          <w:bCs/>
        </w:rPr>
        <w:t>Spatial transcriptomics</w:t>
      </w:r>
      <w:r w:rsidRPr="002B7077">
        <w:rPr>
          <w:b/>
          <w:bCs/>
        </w:rPr>
        <w:t xml:space="preserve"> dataset </w:t>
      </w:r>
      <w:r>
        <w:rPr>
          <w:b/>
          <w:bCs/>
        </w:rPr>
        <w:t>from</w:t>
      </w:r>
      <w:r w:rsidRPr="002B7077">
        <w:rPr>
          <w:b/>
          <w:bCs/>
        </w:rPr>
        <w:t xml:space="preserve"> </w:t>
      </w:r>
      <w:r>
        <w:rPr>
          <w:b/>
          <w:bCs/>
        </w:rPr>
        <w:t>4</w:t>
      </w:r>
      <w:r w:rsidRPr="002B7077">
        <w:rPr>
          <w:b/>
          <w:bCs/>
        </w:rPr>
        <w:t xml:space="preserve"> cancer types</w:t>
      </w:r>
    </w:p>
    <w:p w14:paraId="6BAB9387" w14:textId="4C6A40B7" w:rsidR="004D1BE1" w:rsidRPr="00AD0812" w:rsidRDefault="004D1BE1" w:rsidP="004D1BE1">
      <w:pPr>
        <w:spacing w:after="240" w:line="480" w:lineRule="auto"/>
      </w:pPr>
      <w:r w:rsidRPr="003A5197">
        <w:t xml:space="preserve">Spatial transcriptomics data for multiple cancer types were obtained from </w:t>
      </w:r>
      <w:del w:id="6" w:author="Yuan Li" w:date="2026-02-15T18:43:00Z" w16du:dateUtc="2026-02-15T17:43:00Z">
        <w:r w:rsidR="00D626EF" w:rsidRPr="000755BD" w:rsidDel="00C5254F">
          <w:delText xml:space="preserve">Spatial Metabolic Transcriptomics </w:delText>
        </w:r>
        <w:r w:rsidR="00D626EF" w:rsidRPr="00D626EF" w:rsidDel="00C5254F">
          <w:delText>database (</w:delText>
        </w:r>
      </w:del>
      <w:proofErr w:type="spellStart"/>
      <w:r w:rsidRPr="00D626EF">
        <w:t>SMTdb</w:t>
      </w:r>
      <w:proofErr w:type="spellEnd"/>
      <w:del w:id="7" w:author="Yuan Li" w:date="2026-02-15T18:43:00Z" w16du:dateUtc="2026-02-15T17:43:00Z">
        <w:r w:rsidR="00D626EF" w:rsidRPr="00D626EF" w:rsidDel="00C5254F">
          <w:delText>)</w:delText>
        </w:r>
      </w:del>
      <w:r w:rsidRPr="003A5197">
        <w:t xml:space="preserve"> </w:t>
      </w:r>
      <w:r w:rsidR="00C9221D">
        <w:t>[</w:t>
      </w:r>
      <w:r w:rsidR="00606964">
        <w:t>4</w:t>
      </w:r>
      <w:r w:rsidR="00C9221D">
        <w:t xml:space="preserve">] </w:t>
      </w:r>
      <w:r w:rsidRPr="003A5197">
        <w:t xml:space="preserve">(Zhou et al., 2025). For each cancer type, expression data per spot and spatial annotations (malignant, stromal, boundary) were retrieved from the </w:t>
      </w:r>
      <w:proofErr w:type="spellStart"/>
      <w:r w:rsidRPr="003A5197">
        <w:t>SMTdb</w:t>
      </w:r>
      <w:proofErr w:type="spellEnd"/>
      <w:r w:rsidRPr="003A5197">
        <w:t xml:space="preserve"> website. We included only cancer types with at least three slices containing malignant spots and three with stromal spots. For each slice, raw counts from malignant and stromal spots were aggregated separately into </w:t>
      </w:r>
      <w:proofErr w:type="spellStart"/>
      <w:r w:rsidRPr="003A5197">
        <w:t>pseudobulk</w:t>
      </w:r>
      <w:proofErr w:type="spellEnd"/>
      <w:r w:rsidRPr="003A5197">
        <w:t xml:space="preserve"> profiles, typically yielding one malignant and one stromal sample per slice. Genes were filtered using the same criteria as </w:t>
      </w:r>
      <w:r>
        <w:t>TCGA</w:t>
      </w:r>
      <w:r w:rsidRPr="003A5197">
        <w:t xml:space="preserve"> data. </w:t>
      </w:r>
      <w:proofErr w:type="spellStart"/>
      <w:r w:rsidRPr="003A5197">
        <w:t>Pseudobulk</w:t>
      </w:r>
      <w:proofErr w:type="spellEnd"/>
      <w:r w:rsidRPr="003A5197">
        <w:t xml:space="preserve"> data were normalized </w:t>
      </w:r>
      <w:r w:rsidRPr="003A5197">
        <w:lastRenderedPageBreak/>
        <w:t xml:space="preserve">with </w:t>
      </w:r>
      <w:proofErr w:type="spellStart"/>
      <w:r w:rsidRPr="003A5197">
        <w:t>edgeR</w:t>
      </w:r>
      <w:proofErr w:type="spellEnd"/>
      <w:r w:rsidRPr="003A5197">
        <w:t xml:space="preserve"> (v4.4.0) using </w:t>
      </w:r>
      <w:proofErr w:type="spellStart"/>
      <w:r w:rsidRPr="003A5197">
        <w:t>TMMwsp</w:t>
      </w:r>
      <w:proofErr w:type="spellEnd"/>
      <w:r w:rsidRPr="003A5197">
        <w:t xml:space="preserve"> normalization, which accounts for sample composition bias and variable expression across distinct cell populations, resulting in </w:t>
      </w:r>
      <w:proofErr w:type="spellStart"/>
      <w:r w:rsidRPr="003A5197">
        <w:t>logCPM</w:t>
      </w:r>
      <w:proofErr w:type="spellEnd"/>
      <w:r w:rsidRPr="003A5197">
        <w:t xml:space="preserve"> values.</w:t>
      </w:r>
    </w:p>
    <w:p w14:paraId="30478D31" w14:textId="77777777" w:rsidR="004D1BE1" w:rsidRPr="002B7077" w:rsidRDefault="004D1BE1" w:rsidP="004D1BE1">
      <w:pPr>
        <w:spacing w:after="240" w:line="480" w:lineRule="auto"/>
        <w:rPr>
          <w:b/>
          <w:bCs/>
        </w:rPr>
      </w:pPr>
      <w:r w:rsidRPr="002B7077">
        <w:rPr>
          <w:b/>
          <w:bCs/>
        </w:rPr>
        <w:t xml:space="preserve">Metabolic task scoring using </w:t>
      </w:r>
      <w:proofErr w:type="spellStart"/>
      <w:r w:rsidRPr="002B7077">
        <w:rPr>
          <w:b/>
          <w:bCs/>
        </w:rPr>
        <w:t>CellFie</w:t>
      </w:r>
      <w:proofErr w:type="spellEnd"/>
    </w:p>
    <w:p w14:paraId="440060E6" w14:textId="64A8A865" w:rsidR="004D1BE1" w:rsidRPr="00B961B3" w:rsidRDefault="004D1BE1" w:rsidP="004D1BE1">
      <w:pPr>
        <w:spacing w:after="240" w:line="480" w:lineRule="auto"/>
      </w:pPr>
      <w:r w:rsidRPr="00B961B3">
        <w:t xml:space="preserve">To interpret proteomics data across 16 cancer types from the Hu2025 and Zhou2020 datasets, proteins were grouped into metabolic tasks, and task activities were quantified using </w:t>
      </w:r>
      <w:proofErr w:type="spellStart"/>
      <w:r w:rsidRPr="00B961B3">
        <w:t>CellFie</w:t>
      </w:r>
      <w:proofErr w:type="spellEnd"/>
      <w:r w:rsidRPr="00B961B3">
        <w:t xml:space="preserve"> on the </w:t>
      </w:r>
      <w:proofErr w:type="spellStart"/>
      <w:r w:rsidRPr="00B961B3">
        <w:t>GenePattern</w:t>
      </w:r>
      <w:proofErr w:type="spellEnd"/>
      <w:r w:rsidRPr="00B961B3">
        <w:t xml:space="preserve"> webserver [</w:t>
      </w:r>
      <w:r w:rsidR="00606964">
        <w:t>5</w:t>
      </w:r>
      <w:r w:rsidRPr="00B961B3">
        <w:t>]. Metabolic tasks represent small reaction modules converting specific substrates to products, reflecting metabolic reprogramming that supports tumor growth and therapy resistance [</w:t>
      </w:r>
      <w:r w:rsidR="00606964">
        <w:t>6</w:t>
      </w:r>
      <w:r w:rsidRPr="00B961B3">
        <w:t>,</w:t>
      </w:r>
      <w:r w:rsidR="00606964">
        <w:t>7</w:t>
      </w:r>
      <w:r w:rsidRPr="00B961B3">
        <w:t>].</w:t>
      </w:r>
    </w:p>
    <w:p w14:paraId="5D923810" w14:textId="77777777" w:rsidR="004D1BE1" w:rsidRPr="00B961B3" w:rsidRDefault="004D1BE1" w:rsidP="004D1BE1">
      <w:pPr>
        <w:spacing w:after="240" w:line="480" w:lineRule="auto"/>
      </w:pPr>
      <w:r w:rsidRPr="00B961B3">
        <w:t xml:space="preserve">Proteins were mapped to Entrez Gene IDs using </w:t>
      </w:r>
      <w:proofErr w:type="spellStart"/>
      <w:r w:rsidRPr="00B961B3">
        <w:t>org.Hs.eg.db</w:t>
      </w:r>
      <w:proofErr w:type="spellEnd"/>
      <w:r w:rsidRPr="00B961B3">
        <w:t xml:space="preserve"> v3.20.0 and </w:t>
      </w:r>
      <w:proofErr w:type="spellStart"/>
      <w:r w:rsidRPr="00B961B3">
        <w:t>AnnotationDbi</w:t>
      </w:r>
      <w:proofErr w:type="spellEnd"/>
      <w:r w:rsidRPr="00B961B3">
        <w:t xml:space="preserve"> v1.68.0. The Zhou2020 dataset was log₂-transformed prior to analysis, while the Hu2025 dataset was exponentiated to avoid negative values. Feature activity was determined via local thresholding (</w:t>
      </w:r>
      <w:proofErr w:type="spellStart"/>
      <w:proofErr w:type="gramStart"/>
      <w:r w:rsidRPr="00B961B3">
        <w:t>Local.Threshold.Type</w:t>
      </w:r>
      <w:proofErr w:type="spellEnd"/>
      <w:proofErr w:type="gramEnd"/>
      <w:r w:rsidRPr="00B961B3">
        <w:t xml:space="preserve"> = "</w:t>
      </w:r>
      <w:proofErr w:type="spellStart"/>
      <w:r w:rsidRPr="00B961B3">
        <w:t>minmaxmean</w:t>
      </w:r>
      <w:proofErr w:type="spellEnd"/>
      <w:r w:rsidRPr="00B961B3">
        <w:t>"), with thresholds set as feature means constrained between the 25th and 75th percentiles of overall abundance.</w:t>
      </w:r>
    </w:p>
    <w:p w14:paraId="4D7D95DA" w14:textId="66280313" w:rsidR="004D1BE1" w:rsidRPr="00140084" w:rsidRDefault="004D1BE1" w:rsidP="004D1BE1">
      <w:pPr>
        <w:spacing w:after="240" w:line="480" w:lineRule="auto"/>
      </w:pPr>
      <w:r w:rsidRPr="00B961B3">
        <w:t xml:space="preserve">All Zhou2020 samples were analyzed together, whereas Hu2025 datasets were submitted individually. </w:t>
      </w:r>
      <w:proofErr w:type="spellStart"/>
      <w:r w:rsidRPr="00B961B3">
        <w:t>CellFie</w:t>
      </w:r>
      <w:proofErr w:type="spellEnd"/>
      <w:r w:rsidRPr="00B961B3">
        <w:t xml:space="preserve"> categorized metabolic tasks into seven classes (lipid, energy, nucleotide, amino acid, glycan, carbohydrate, and vitamin &amp; cofactor metabolism). </w:t>
      </w:r>
      <w:r w:rsidRPr="00140084">
        <w:t xml:space="preserve">To align with </w:t>
      </w:r>
      <w:r w:rsidR="00A77AF4" w:rsidRPr="000755BD">
        <w:t xml:space="preserve">Kyoto Encyclopedia of Genes and </w:t>
      </w:r>
      <w:r w:rsidR="00A77AF4" w:rsidRPr="00A77AF4">
        <w:t>Genomes (</w:t>
      </w:r>
      <w:r w:rsidRPr="00A77AF4">
        <w:t>KEGG</w:t>
      </w:r>
      <w:r w:rsidR="00A77AF4" w:rsidRPr="00A77AF4">
        <w:t>)</w:t>
      </w:r>
      <w:r w:rsidRPr="00140084">
        <w:t xml:space="preserve"> classifications, several tasks originally assigned to carbohydrate metabolis</w:t>
      </w:r>
      <w:r>
        <w:t xml:space="preserve">m </w:t>
      </w:r>
      <w:r w:rsidRPr="00140084">
        <w:t>were reassigned to glycan metabolism</w:t>
      </w:r>
      <w:r>
        <w:t xml:space="preserve">: </w:t>
      </w:r>
      <w:r w:rsidRPr="00D44BC1">
        <w:t>Synthesis of lactose, UDP-glucose synthesis, UDP-galactose synthesis, UDP-glucuronate synthesis, GDP-L-fucose synthesis, GDP-mannose synthesis,</w:t>
      </w:r>
      <w:r w:rsidRPr="008A4308">
        <w:t xml:space="preserve"> </w:t>
      </w:r>
      <w:r w:rsidRPr="00D44BC1">
        <w:t>UDP-N-acetyl D-galactosamine synthesis, CMP-N-acetylneuraminate synthesis, N-Acetylglucosamine synthesis,</w:t>
      </w:r>
      <w:r w:rsidRPr="008A4308">
        <w:t xml:space="preserve"> </w:t>
      </w:r>
      <w:r w:rsidRPr="00D44BC1">
        <w:t xml:space="preserve">Glucuronate synthesis (via inositol), Glucuronate synthesis (via </w:t>
      </w:r>
      <w:ins w:id="8" w:author="Yuan Li" w:date="2026-02-15T18:49:00Z" w16du:dateUtc="2026-02-15T17:49:00Z">
        <w:r w:rsidR="003C7331">
          <w:t>UDP</w:t>
        </w:r>
      </w:ins>
      <w:del w:id="9" w:author="Yuan Li" w:date="2026-02-15T18:49:00Z" w16du:dateUtc="2026-02-15T17:49:00Z">
        <w:r w:rsidRPr="00D44BC1" w:rsidDel="003C7331">
          <w:delText>udp</w:delText>
        </w:r>
      </w:del>
      <w:r w:rsidRPr="00D44BC1">
        <w:t>-glucose)</w:t>
      </w:r>
      <w:r w:rsidRPr="00140084">
        <w:t>.</w:t>
      </w:r>
    </w:p>
    <w:p w14:paraId="65EAB671" w14:textId="77777777" w:rsidR="004D1BE1" w:rsidRPr="0002507A" w:rsidRDefault="004D1BE1" w:rsidP="004D1BE1">
      <w:pPr>
        <w:spacing w:after="240" w:line="480" w:lineRule="auto"/>
        <w:rPr>
          <w:b/>
          <w:bCs/>
        </w:rPr>
      </w:pPr>
      <w:r w:rsidRPr="0002507A">
        <w:rPr>
          <w:b/>
          <w:bCs/>
        </w:rPr>
        <w:t>Metabolic enrichment scoring using KEGG-based GSVA</w:t>
      </w:r>
    </w:p>
    <w:p w14:paraId="7865FC9E" w14:textId="3551085B" w:rsidR="004D1BE1" w:rsidRPr="002B7077" w:rsidRDefault="004D1BE1" w:rsidP="004D1BE1">
      <w:pPr>
        <w:spacing w:after="240" w:line="480" w:lineRule="auto"/>
      </w:pPr>
      <w:r w:rsidRPr="00836174">
        <w:lastRenderedPageBreak/>
        <w:t xml:space="preserve">To infer metabolic activity from TCGA transcriptomic and </w:t>
      </w:r>
      <w:proofErr w:type="spellStart"/>
      <w:r w:rsidRPr="00836174">
        <w:t>SMTdb</w:t>
      </w:r>
      <w:proofErr w:type="spellEnd"/>
      <w:r w:rsidRPr="00836174">
        <w:t xml:space="preserve"> </w:t>
      </w:r>
      <w:proofErr w:type="spellStart"/>
      <w:r w:rsidRPr="00836174">
        <w:t>pseudobulk</w:t>
      </w:r>
      <w:proofErr w:type="spellEnd"/>
      <w:r w:rsidRPr="00836174">
        <w:t xml:space="preserve"> RNA-seq data, metabolic </w:t>
      </w:r>
      <w:r>
        <w:t>gene sets/</w:t>
      </w:r>
      <w:r w:rsidRPr="00836174">
        <w:t xml:space="preserve">pathways and their classes were extracted from KEGG using KEGGREST v1.46.0. Gene Set Variation Analysis (GSVA) was performed on </w:t>
      </w:r>
      <w:r>
        <w:t xml:space="preserve">the </w:t>
      </w:r>
      <w:r w:rsidRPr="00836174">
        <w:t>metabolic gene sets (size 5–500) to calculate pathway-level enrichment scores reflecting relative metabolic activity per sample. GSVA, a non-parametric unsupervised method, estimates variation in pathway activity across samples by integrating gene expression into pathway-centric scores, enabling sample-wise comparisons. Analysis was conducted using GSVA v2.0.7 [</w:t>
      </w:r>
      <w:r w:rsidR="00606964">
        <w:t>8</w:t>
      </w:r>
      <w:r w:rsidRPr="00836174">
        <w:t>].</w:t>
      </w:r>
    </w:p>
    <w:p w14:paraId="7B9924FE" w14:textId="77777777" w:rsidR="004D1BE1" w:rsidRPr="002B7077" w:rsidRDefault="004D1BE1" w:rsidP="004D1BE1">
      <w:pPr>
        <w:spacing w:after="240" w:line="480" w:lineRule="auto"/>
        <w:rPr>
          <w:b/>
          <w:bCs/>
        </w:rPr>
      </w:pPr>
      <w:r w:rsidRPr="002B7077">
        <w:rPr>
          <w:b/>
          <w:bCs/>
        </w:rPr>
        <w:t>Differential analysis of metabolic activities between Cancer and Normal samples</w:t>
      </w:r>
    </w:p>
    <w:p w14:paraId="3D2D1E2F" w14:textId="30ADFCD6" w:rsidR="004D1BE1" w:rsidRPr="002B7077" w:rsidRDefault="004D1BE1" w:rsidP="004D1BE1">
      <w:pPr>
        <w:spacing w:after="240" w:line="480" w:lineRule="auto"/>
      </w:pPr>
      <w:r w:rsidRPr="002B7077">
        <w:t>To understand how cancer cells reprogram their metabolic processes to support rapid growth, survival, invasion, and therapy resistance, we performed univariate differential analysis using linear models implemented in </w:t>
      </w:r>
      <w:proofErr w:type="spellStart"/>
      <w:r w:rsidRPr="002B7077">
        <w:t>limma</w:t>
      </w:r>
      <w:proofErr w:type="spellEnd"/>
      <w:r w:rsidRPr="002B7077">
        <w:t> v3.62.2 [</w:t>
      </w:r>
      <w:r w:rsidR="00606964">
        <w:t>9</w:t>
      </w:r>
      <w:r w:rsidRPr="002B7077">
        <w:t>]. Each metabolic task</w:t>
      </w:r>
      <w:r>
        <w:t>/pathway</w:t>
      </w:r>
      <w:r w:rsidRPr="002B7077">
        <w:t xml:space="preserve"> was tested individually for differences between tumor and matched normal samples.</w:t>
      </w:r>
      <w:r>
        <w:t xml:space="preserve"> </w:t>
      </w:r>
      <w:r w:rsidRPr="002B7077">
        <w:t>In this analysis,</w:t>
      </w:r>
      <w:ins w:id="10" w:author="Yuan Li" w:date="2026-02-14T20:27:00Z" w16du:dateUtc="2026-02-14T19:27:00Z">
        <w:r w:rsidR="00AD6262">
          <w:t xml:space="preserve"> </w:t>
        </w:r>
      </w:ins>
      <w:del w:id="11" w:author="Yuan Li" w:date="2026-02-14T20:27:00Z" w16du:dateUtc="2026-02-14T19:27:00Z">
        <w:r w:rsidRPr="002B7077" w:rsidDel="00AD6262">
          <w:delText xml:space="preserve"> </w:delText>
        </w:r>
        <w:r w:rsidDel="00AD6262">
          <w:delText xml:space="preserve"> </w:delText>
        </w:r>
      </w:del>
      <w:ins w:id="12" w:author="Yuan Li" w:date="2026-02-15T18:56:00Z">
        <w:r w:rsidR="00A02612" w:rsidRPr="00A02612">
          <w:t xml:space="preserve">each cancer type was analyzed separately using the Zhou2020, Hu2025, TCGA, and </w:t>
        </w:r>
        <w:proofErr w:type="spellStart"/>
        <w:r w:rsidR="00A02612" w:rsidRPr="00A02612">
          <w:t>SMTdb</w:t>
        </w:r>
        <w:proofErr w:type="spellEnd"/>
        <w:r w:rsidR="00A02612" w:rsidRPr="00A02612">
          <w:t xml:space="preserve"> dataset collections</w:t>
        </w:r>
      </w:ins>
      <w:del w:id="13" w:author="Yuan Li" w:date="2026-02-15T18:56:00Z" w16du:dateUtc="2026-02-15T17:56:00Z">
        <w:r w:rsidDel="00A02612">
          <w:delText xml:space="preserve">each cancer type from </w:delText>
        </w:r>
        <w:r w:rsidRPr="002B7077" w:rsidDel="00A02612">
          <w:delText>the Zhou2020 dataset</w:delText>
        </w:r>
        <w:r w:rsidDel="00A02612">
          <w:delText xml:space="preserve">, the </w:delText>
        </w:r>
        <w:r w:rsidRPr="002B7077" w:rsidDel="00A02612">
          <w:delText>Hu2025 dataset</w:delText>
        </w:r>
        <w:r w:rsidDel="00A02612">
          <w:delText xml:space="preserve"> collection, the TCGA dataset and the SMTdb dataset collection were analyzed separately</w:delText>
        </w:r>
      </w:del>
      <w:r w:rsidRPr="002B7077">
        <w:t xml:space="preserve">. </w:t>
      </w:r>
    </w:p>
    <w:p w14:paraId="06EBB8EF" w14:textId="77777777" w:rsidR="004D1BE1" w:rsidRDefault="004D1BE1" w:rsidP="004D1BE1">
      <w:pPr>
        <w:spacing w:after="240" w:line="480" w:lineRule="auto"/>
      </w:pPr>
      <w:r w:rsidRPr="002B7077">
        <w:t xml:space="preserve">Differential analysis </w:t>
      </w:r>
      <w:r>
        <w:t>was only performed on cancer types with both cancer and normal samples, and there were at least two Cancer-Normal pairs</w:t>
      </w:r>
      <w:r w:rsidRPr="004D1BE1">
        <w:t xml:space="preserve">, </w:t>
      </w:r>
      <w:r w:rsidRPr="00D626EF">
        <w:t>paired differential</w:t>
      </w:r>
      <w:r w:rsidRPr="002B51AE">
        <w:t xml:space="preserve"> analysis was conducted</w:t>
      </w:r>
      <w:r w:rsidRPr="00C528B3">
        <w:t xml:space="preserve"> </w:t>
      </w:r>
      <w:r w:rsidRPr="002B51AE">
        <w:t>using </w:t>
      </w:r>
      <w:proofErr w:type="spellStart"/>
      <w:r w:rsidRPr="0043303E">
        <w:t>limma</w:t>
      </w:r>
      <w:proofErr w:type="spellEnd"/>
      <w:r w:rsidRPr="002B51AE">
        <w:t> v.</w:t>
      </w:r>
      <w:r>
        <w:t>3.62.1 on each cancer individually</w:t>
      </w:r>
      <w:r w:rsidRPr="002B51AE">
        <w:t>. The</w:t>
      </w:r>
      <w:r w:rsidRPr="00386CC2">
        <w:t xml:space="preserve"> correlation between paired tumor and matched normal samples from the same patient was modeled using the </w:t>
      </w:r>
      <w:proofErr w:type="spellStart"/>
      <w:proofErr w:type="gramStart"/>
      <w:r w:rsidRPr="00386CC2">
        <w:t>duplicateCorrelation</w:t>
      </w:r>
      <w:proofErr w:type="spellEnd"/>
      <w:r w:rsidRPr="00386CC2">
        <w:t>(</w:t>
      </w:r>
      <w:proofErr w:type="gramEnd"/>
      <w:r w:rsidRPr="00386CC2">
        <w:t xml:space="preserve">) function, allowing for appropriate handling of intra-patient dependencies. Differential testing was performed using </w:t>
      </w:r>
      <w:proofErr w:type="spellStart"/>
      <w:r w:rsidRPr="00386CC2">
        <w:t>limma’s</w:t>
      </w:r>
      <w:proofErr w:type="spellEnd"/>
      <w:r w:rsidRPr="00386CC2">
        <w:t xml:space="preserve"> empirical Bayes (EB) moderation, which stabilizes variance estimates and improves statistical power, particularly in datasets with limited sample sizes. To further increase robustness, the EB procedure was carried out with robust = TRUE to reduce the influence of potential outliers and trend = </w:t>
      </w:r>
      <w:r w:rsidRPr="00386CC2">
        <w:lastRenderedPageBreak/>
        <w:t xml:space="preserve">TRUE to account for mean–variance relationships in the </w:t>
      </w:r>
      <w:r>
        <w:t>metabolic activity</w:t>
      </w:r>
      <w:r w:rsidRPr="00386CC2">
        <w:t xml:space="preserve"> data.</w:t>
      </w:r>
      <w:r>
        <w:t xml:space="preserve"> For the Zhou2020 and Hu2025 proteomics data, standard </w:t>
      </w:r>
      <w:proofErr w:type="spellStart"/>
      <w:r>
        <w:t>limma</w:t>
      </w:r>
      <w:proofErr w:type="spellEnd"/>
      <w:r>
        <w:t xml:space="preserve"> differential analysis was performed </w:t>
      </w:r>
      <w:proofErr w:type="spellStart"/>
      <w:r>
        <w:t>whereever</w:t>
      </w:r>
      <w:proofErr w:type="spellEnd"/>
      <w:r>
        <w:t xml:space="preserve"> there was not enough paired data. </w:t>
      </w:r>
      <w:r w:rsidRPr="002B7077">
        <w:t xml:space="preserve">In </w:t>
      </w:r>
      <w:r>
        <w:t>the Zhou2020 and Hu2025 datasets</w:t>
      </w:r>
      <w:r w:rsidRPr="002B7077">
        <w:t xml:space="preserve">, </w:t>
      </w:r>
      <w:proofErr w:type="spellStart"/>
      <w:r>
        <w:t>CellFie</w:t>
      </w:r>
      <w:proofErr w:type="spellEnd"/>
      <w:r>
        <w:t xml:space="preserve"> task metabolic activity scores were log2 transformed before </w:t>
      </w:r>
      <w:proofErr w:type="spellStart"/>
      <w:r>
        <w:t>limma</w:t>
      </w:r>
      <w:proofErr w:type="spellEnd"/>
      <w:r>
        <w:t xml:space="preserve"> analysis, and </w:t>
      </w:r>
      <w:r w:rsidRPr="002B7077">
        <w:t>only metabolic tasks with at least two quantified scores in each sample group (normal and tumor) were included</w:t>
      </w:r>
      <w:r>
        <w:t xml:space="preserve"> in </w:t>
      </w:r>
      <w:proofErr w:type="spellStart"/>
      <w:r>
        <w:t>limma</w:t>
      </w:r>
      <w:proofErr w:type="spellEnd"/>
      <w:r>
        <w:t xml:space="preserve"> analysis</w:t>
      </w:r>
      <w:r w:rsidRPr="002B7077">
        <w:t>. For the twelve cancer types in the Hu2025</w:t>
      </w:r>
      <w:r>
        <w:t xml:space="preserve"> data, we</w:t>
      </w:r>
      <w:r w:rsidRPr="002B7077">
        <w:t xml:space="preserve"> also control</w:t>
      </w:r>
      <w:r>
        <w:t>led</w:t>
      </w:r>
      <w:r w:rsidRPr="002B7077">
        <w:t xml:space="preserve"> for batch effects when multiple batches were present within a single cancer type. Benjamini-Hochberg correction was applied to control the false discovery rate. </w:t>
      </w:r>
    </w:p>
    <w:p w14:paraId="1C2263B8" w14:textId="77777777" w:rsidR="004D1BE1" w:rsidRPr="0002507A" w:rsidRDefault="004D1BE1" w:rsidP="004D1BE1">
      <w:pPr>
        <w:spacing w:after="240" w:line="480" w:lineRule="auto"/>
        <w:rPr>
          <w:b/>
          <w:bCs/>
        </w:rPr>
      </w:pPr>
      <w:r w:rsidRPr="002B7077">
        <w:rPr>
          <w:b/>
          <w:bCs/>
        </w:rPr>
        <w:t xml:space="preserve">Differential analysis of </w:t>
      </w:r>
      <w:r>
        <w:rPr>
          <w:b/>
          <w:bCs/>
        </w:rPr>
        <w:t>metabolic-related protein abundance</w:t>
      </w:r>
      <w:r w:rsidRPr="002B7077">
        <w:rPr>
          <w:b/>
          <w:bCs/>
        </w:rPr>
        <w:t xml:space="preserve"> between Cancer and Normal samples</w:t>
      </w:r>
    </w:p>
    <w:p w14:paraId="6E585AD7" w14:textId="77777777" w:rsidR="004D1BE1" w:rsidRPr="002B7077" w:rsidRDefault="004D1BE1" w:rsidP="004D1BE1">
      <w:pPr>
        <w:spacing w:after="240" w:line="480" w:lineRule="auto"/>
      </w:pPr>
      <w:proofErr w:type="spellStart"/>
      <w:r w:rsidRPr="001839D5">
        <w:t>CellFie</w:t>
      </w:r>
      <w:proofErr w:type="spellEnd"/>
      <w:r w:rsidRPr="001839D5">
        <w:t xml:space="preserve"> was originally designed for bulk RNA-seq with extensive gene coverage; thus, some metabolic tasks in proteomics data may have insufficient protein measurements for stable activity scores. To validate </w:t>
      </w:r>
      <w:proofErr w:type="spellStart"/>
      <w:r w:rsidRPr="001839D5">
        <w:t>CellFie</w:t>
      </w:r>
      <w:proofErr w:type="spellEnd"/>
      <w:r w:rsidRPr="001839D5">
        <w:t>-derived patterns, we performed paired</w:t>
      </w:r>
      <w:r>
        <w:t xml:space="preserve"> </w:t>
      </w:r>
      <w:r w:rsidRPr="001839D5">
        <w:t xml:space="preserve">differential expression analysis for each metabolic class at the protein level using the same </w:t>
      </w:r>
      <w:proofErr w:type="spellStart"/>
      <w:r w:rsidRPr="001839D5">
        <w:t>limma</w:t>
      </w:r>
      <w:proofErr w:type="spellEnd"/>
      <w:r w:rsidRPr="001839D5">
        <w:t>-based approach. This analysis included only paired samples and proteins quantified in at least two samples per group (normal and tumor)</w:t>
      </w:r>
      <w:r w:rsidRPr="00323F42">
        <w:t>.</w:t>
      </w:r>
      <w:r>
        <w:t xml:space="preserve"> </w:t>
      </w:r>
    </w:p>
    <w:p w14:paraId="4EA1D182" w14:textId="77777777" w:rsidR="004D1BE1" w:rsidRPr="002B7077" w:rsidRDefault="004D1BE1" w:rsidP="004D1BE1">
      <w:pPr>
        <w:spacing w:after="240" w:line="480" w:lineRule="auto"/>
        <w:rPr>
          <w:b/>
          <w:bCs/>
        </w:rPr>
      </w:pPr>
      <w:r w:rsidRPr="00D626EF">
        <w:rPr>
          <w:b/>
          <w:bCs/>
        </w:rPr>
        <w:t>Data visualization</w:t>
      </w:r>
    </w:p>
    <w:p w14:paraId="30EF352E" w14:textId="06249358" w:rsidR="004D1BE1" w:rsidRDefault="004D1BE1" w:rsidP="004D1BE1">
      <w:pPr>
        <w:spacing w:after="240" w:line="480" w:lineRule="auto"/>
      </w:pPr>
      <w:r w:rsidRPr="007F418C">
        <w:t xml:space="preserve">All analyses were performed in R v4.4.3. Visualizations—including circular </w:t>
      </w:r>
      <w:proofErr w:type="spellStart"/>
      <w:r w:rsidRPr="007F418C">
        <w:t>barplots</w:t>
      </w:r>
      <w:proofErr w:type="spellEnd"/>
      <w:r w:rsidRPr="007F418C">
        <w:t xml:space="preserve">, </w:t>
      </w:r>
      <w:ins w:id="14" w:author="Yuan Li" w:date="2026-02-15T19:01:00Z" w16du:dateUtc="2026-02-15T18:01:00Z">
        <w:r w:rsidR="00203980">
          <w:t>violin plot</w:t>
        </w:r>
      </w:ins>
      <w:ins w:id="15" w:author="Yuan Li" w:date="2026-02-15T19:02:00Z" w16du:dateUtc="2026-02-15T18:02:00Z">
        <w:r w:rsidR="00203980">
          <w:t xml:space="preserve">s, </w:t>
        </w:r>
      </w:ins>
      <w:proofErr w:type="spellStart"/>
      <w:r w:rsidRPr="007F418C">
        <w:t>dotplots</w:t>
      </w:r>
      <w:proofErr w:type="spellEnd"/>
      <w:r w:rsidRPr="007F418C">
        <w:t xml:space="preserve">, </w:t>
      </w:r>
      <w:ins w:id="16" w:author="Yuan Li" w:date="2026-02-15T19:02:00Z" w16du:dateUtc="2026-02-15T18:02:00Z">
        <w:r w:rsidR="00203980">
          <w:t xml:space="preserve">boxplots </w:t>
        </w:r>
      </w:ins>
      <w:r>
        <w:t xml:space="preserve">and </w:t>
      </w:r>
      <w:r w:rsidRPr="007F418C">
        <w:t xml:space="preserve">barplots—were created with ggplot2 v3.5.2; circular packing plots with </w:t>
      </w:r>
      <w:proofErr w:type="spellStart"/>
      <w:r w:rsidRPr="007F418C">
        <w:t>ggraph</w:t>
      </w:r>
      <w:proofErr w:type="spellEnd"/>
      <w:r w:rsidRPr="007F418C">
        <w:t xml:space="preserve"> v2.2.1. </w:t>
      </w:r>
    </w:p>
    <w:p w14:paraId="059456F4" w14:textId="57F6EE8C" w:rsidR="004D35AE" w:rsidRPr="00A22CF4" w:rsidRDefault="004D35AE" w:rsidP="004D1BE1">
      <w:pPr>
        <w:spacing w:after="240" w:line="480" w:lineRule="auto"/>
        <w:rPr>
          <w:b/>
          <w:bCs/>
          <w:sz w:val="28"/>
          <w:szCs w:val="28"/>
        </w:rPr>
      </w:pPr>
      <w:r w:rsidRPr="00A22CF4">
        <w:rPr>
          <w:b/>
          <w:bCs/>
          <w:sz w:val="28"/>
          <w:szCs w:val="28"/>
        </w:rPr>
        <w:t>Reference</w:t>
      </w:r>
    </w:p>
    <w:p w14:paraId="3F0AC6FC" w14:textId="77777777" w:rsidR="004D35AE" w:rsidRDefault="004D35AE" w:rsidP="004D35AE">
      <w:pPr>
        <w:pStyle w:val="ListParagraph"/>
        <w:numPr>
          <w:ilvl w:val="0"/>
          <w:numId w:val="24"/>
        </w:numPr>
        <w:spacing w:after="240" w:line="480" w:lineRule="auto"/>
      </w:pPr>
      <w:r w:rsidRPr="002B7077">
        <w:lastRenderedPageBreak/>
        <w:t xml:space="preserve">Zhou Y, Lih TM, Pan J, </w:t>
      </w:r>
      <w:proofErr w:type="spellStart"/>
      <w:r w:rsidRPr="002B7077">
        <w:t>Höti</w:t>
      </w:r>
      <w:proofErr w:type="spellEnd"/>
      <w:r w:rsidRPr="002B7077">
        <w:t xml:space="preserve"> N, Dong M, Cao L,</w:t>
      </w:r>
      <w:r>
        <w:t xml:space="preserve"> et al</w:t>
      </w:r>
      <w:r w:rsidRPr="002B7077">
        <w:t xml:space="preserve">. Proteomic signatures of 16 major types of human cancer reveal universal and cancer-type-specific proteins for the identification of potential therapeutic targets. J </w:t>
      </w:r>
      <w:proofErr w:type="spellStart"/>
      <w:r w:rsidRPr="002B7077">
        <w:t>Hematol</w:t>
      </w:r>
      <w:proofErr w:type="spellEnd"/>
      <w:r w:rsidRPr="002B7077">
        <w:t xml:space="preserve"> Oncol. </w:t>
      </w:r>
      <w:proofErr w:type="gramStart"/>
      <w:r w:rsidRPr="002B7077">
        <w:t>2020;13:170</w:t>
      </w:r>
      <w:proofErr w:type="gramEnd"/>
      <w:r>
        <w:t>.</w:t>
      </w:r>
    </w:p>
    <w:p w14:paraId="1B808E3C" w14:textId="77777777" w:rsidR="004D35AE" w:rsidRDefault="004D35AE" w:rsidP="004D35AE">
      <w:pPr>
        <w:pStyle w:val="ListParagraph"/>
        <w:numPr>
          <w:ilvl w:val="0"/>
          <w:numId w:val="24"/>
        </w:numPr>
        <w:spacing w:after="240" w:line="480" w:lineRule="auto"/>
      </w:pPr>
      <w:r w:rsidRPr="002B7077">
        <w:t>Hu GS, Zheng ZZ, He YH, Wang DC, Nie RC, Liu W. Integrated Analysis of Proteome and Transcriptome Profiling Reveals Pan-Cancer-Associated Pathways and Molecular Biomarkers. Mol Cell Proteomics. 2025;24.</w:t>
      </w:r>
    </w:p>
    <w:p w14:paraId="2DDD61B9" w14:textId="77777777" w:rsidR="004D35AE" w:rsidRDefault="004D35AE" w:rsidP="004D35AE">
      <w:pPr>
        <w:pStyle w:val="ListParagraph"/>
        <w:numPr>
          <w:ilvl w:val="0"/>
          <w:numId w:val="24"/>
        </w:numPr>
        <w:spacing w:after="240" w:line="480" w:lineRule="auto"/>
      </w:pPr>
      <w:r w:rsidRPr="000755BD">
        <w:t xml:space="preserve">Weinstein JN, </w:t>
      </w:r>
      <w:proofErr w:type="spellStart"/>
      <w:r w:rsidRPr="000755BD">
        <w:t>Collisson</w:t>
      </w:r>
      <w:proofErr w:type="spellEnd"/>
      <w:r w:rsidRPr="000755BD">
        <w:t xml:space="preserve"> EA, Mills GB, Shaw KRM, </w:t>
      </w:r>
      <w:proofErr w:type="spellStart"/>
      <w:r w:rsidRPr="000755BD">
        <w:t>Ozenberger</w:t>
      </w:r>
      <w:proofErr w:type="spellEnd"/>
      <w:r w:rsidRPr="000755BD">
        <w:t xml:space="preserve"> BA, </w:t>
      </w:r>
      <w:proofErr w:type="spellStart"/>
      <w:r w:rsidRPr="000755BD">
        <w:t>Ellrott</w:t>
      </w:r>
      <w:proofErr w:type="spellEnd"/>
      <w:r w:rsidRPr="000755BD">
        <w:t xml:space="preserve"> K, et al. The Cancer Genome Atlas Pan-Cancer analysis project. Nat Genet. </w:t>
      </w:r>
      <w:proofErr w:type="gramStart"/>
      <w:r w:rsidRPr="000755BD">
        <w:t>2013;45:1113</w:t>
      </w:r>
      <w:proofErr w:type="gramEnd"/>
      <w:r w:rsidRPr="000755BD">
        <w:t>–1120.</w:t>
      </w:r>
    </w:p>
    <w:p w14:paraId="20FACC74" w14:textId="77777777" w:rsidR="004D35AE" w:rsidRPr="0081116A" w:rsidRDefault="004D35AE" w:rsidP="004D35AE">
      <w:pPr>
        <w:pStyle w:val="ListParagraph"/>
        <w:numPr>
          <w:ilvl w:val="0"/>
          <w:numId w:val="24"/>
        </w:numPr>
        <w:spacing w:after="240" w:line="480" w:lineRule="auto"/>
      </w:pPr>
      <w:r w:rsidRPr="00376281">
        <w:t xml:space="preserve">Zhou W, Yang Q, Guo J, Li S, Su M, Leng F, Rong T, Shi J, Gao Y, Jiang T, Xu J, Li Y. </w:t>
      </w:r>
      <w:proofErr w:type="spellStart"/>
      <w:r w:rsidRPr="00376281">
        <w:t>SMTdb</w:t>
      </w:r>
      <w:proofErr w:type="spellEnd"/>
      <w:r w:rsidRPr="00376281">
        <w:t>: A Comprehensive Spatial Meta-Transcriptome Resource in Cancer. Mol Biol Evol. 2025;</w:t>
      </w:r>
      <w:proofErr w:type="gramStart"/>
      <w:r w:rsidRPr="00376281">
        <w:t>42:msaf</w:t>
      </w:r>
      <w:proofErr w:type="gramEnd"/>
      <w:r w:rsidRPr="00376281">
        <w:t>263.</w:t>
      </w:r>
    </w:p>
    <w:p w14:paraId="5082343D" w14:textId="77777777" w:rsidR="004D35AE" w:rsidRDefault="004D35AE" w:rsidP="004D35AE">
      <w:pPr>
        <w:pStyle w:val="ListParagraph"/>
        <w:numPr>
          <w:ilvl w:val="0"/>
          <w:numId w:val="24"/>
        </w:numPr>
        <w:spacing w:after="240" w:line="480" w:lineRule="auto"/>
      </w:pPr>
      <w:r w:rsidRPr="002B7077">
        <w:t>Richelle A, Kellman BP, Wenzel AT, Chiang AW, Reagan T, Gutierrez JM, Joshi C, Li S, Liu JK, Masson H, Lee J. Model-based assessment of mammalian cell metabolic functionalities using omics data. Cell Rep Methods. 2021;1</w:t>
      </w:r>
      <w:r>
        <w:t>.</w:t>
      </w:r>
    </w:p>
    <w:p w14:paraId="2E1AE78C" w14:textId="77777777" w:rsidR="004D35AE" w:rsidRPr="002B7077" w:rsidRDefault="004D35AE" w:rsidP="004D35AE">
      <w:pPr>
        <w:pStyle w:val="ListParagraph"/>
        <w:numPr>
          <w:ilvl w:val="0"/>
          <w:numId w:val="24"/>
        </w:numPr>
        <w:spacing w:after="240" w:line="480" w:lineRule="auto"/>
      </w:pPr>
      <w:r w:rsidRPr="002B7077">
        <w:t>DeBerardinis RJ, Chandel NS. Fundamentals of cancer metabolism. Sci Adv. 2016;</w:t>
      </w:r>
      <w:proofErr w:type="gramStart"/>
      <w:r w:rsidRPr="002B7077">
        <w:t>2:e</w:t>
      </w:r>
      <w:proofErr w:type="gramEnd"/>
      <w:r w:rsidRPr="002B7077">
        <w:t>1600200.</w:t>
      </w:r>
    </w:p>
    <w:p w14:paraId="5931A21A" w14:textId="77777777" w:rsidR="004D35AE" w:rsidRPr="002B7077" w:rsidRDefault="004D35AE" w:rsidP="004D35AE">
      <w:pPr>
        <w:pStyle w:val="ListParagraph"/>
        <w:numPr>
          <w:ilvl w:val="0"/>
          <w:numId w:val="24"/>
        </w:numPr>
        <w:spacing w:after="240" w:line="480" w:lineRule="auto"/>
      </w:pPr>
      <w:r w:rsidRPr="002B7077">
        <w:t xml:space="preserve">Pavlova NN, Zhu J, Thompson CB. The hallmarks of cancer metabolism: Still emerging. Cell </w:t>
      </w:r>
      <w:proofErr w:type="spellStart"/>
      <w:r w:rsidRPr="002B7077">
        <w:t>Metab</w:t>
      </w:r>
      <w:proofErr w:type="spellEnd"/>
      <w:r w:rsidRPr="002B7077">
        <w:t xml:space="preserve">. </w:t>
      </w:r>
      <w:proofErr w:type="gramStart"/>
      <w:r w:rsidRPr="002B7077">
        <w:t>2022;34:355</w:t>
      </w:r>
      <w:proofErr w:type="gramEnd"/>
      <w:r w:rsidRPr="002B7077">
        <w:t>-77.</w:t>
      </w:r>
    </w:p>
    <w:p w14:paraId="60249AC8" w14:textId="77777777" w:rsidR="004D35AE" w:rsidRDefault="004D35AE" w:rsidP="004D35AE">
      <w:pPr>
        <w:pStyle w:val="ListParagraph"/>
        <w:numPr>
          <w:ilvl w:val="0"/>
          <w:numId w:val="24"/>
        </w:numPr>
        <w:spacing w:after="240" w:line="480" w:lineRule="auto"/>
      </w:pPr>
      <w:proofErr w:type="spellStart"/>
      <w:r w:rsidRPr="00C5787A">
        <w:t>Hänzelmann</w:t>
      </w:r>
      <w:proofErr w:type="spellEnd"/>
      <w:r w:rsidRPr="00C5787A">
        <w:t xml:space="preserve"> S, Castelo R, </w:t>
      </w:r>
      <w:proofErr w:type="spellStart"/>
      <w:r w:rsidRPr="00C5787A">
        <w:t>Guinney</w:t>
      </w:r>
      <w:proofErr w:type="spellEnd"/>
      <w:r w:rsidRPr="00C5787A">
        <w:t xml:space="preserve"> J. GSVA: gene set variation analysis for microarray and RNA-seq data. BMC bioinformatics. 2013 Jan 16;14(1):7.</w:t>
      </w:r>
    </w:p>
    <w:p w14:paraId="7752D49A" w14:textId="77777777" w:rsidR="004D35AE" w:rsidRPr="002B7077" w:rsidRDefault="004D35AE" w:rsidP="004D35AE">
      <w:pPr>
        <w:pStyle w:val="ListParagraph"/>
        <w:numPr>
          <w:ilvl w:val="0"/>
          <w:numId w:val="24"/>
        </w:numPr>
        <w:spacing w:after="240" w:line="480" w:lineRule="auto"/>
      </w:pPr>
      <w:r w:rsidRPr="002B7077">
        <w:t xml:space="preserve">Ritchie ME, </w:t>
      </w:r>
      <w:proofErr w:type="spellStart"/>
      <w:r w:rsidRPr="002B7077">
        <w:t>Phipson</w:t>
      </w:r>
      <w:proofErr w:type="spellEnd"/>
      <w:r w:rsidRPr="002B7077">
        <w:t xml:space="preserve"> B, Wu DI, Hu Y, Law CW, Shi W, Smyth GK. </w:t>
      </w:r>
      <w:proofErr w:type="spellStart"/>
      <w:r w:rsidRPr="002B7077">
        <w:t>limma</w:t>
      </w:r>
      <w:proofErr w:type="spellEnd"/>
      <w:r w:rsidRPr="002B7077">
        <w:t xml:space="preserve"> powers differential expression analyses for RNA-sequencing and microarray studies. Nucleic Acids Res. 2015;</w:t>
      </w:r>
      <w:proofErr w:type="gramStart"/>
      <w:r w:rsidRPr="002B7077">
        <w:t>43:e</w:t>
      </w:r>
      <w:proofErr w:type="gramEnd"/>
      <w:r w:rsidRPr="002B7077">
        <w:t>47.</w:t>
      </w:r>
    </w:p>
    <w:p w14:paraId="147FFABE" w14:textId="6F6C2857" w:rsidR="00495C10" w:rsidRPr="009050A9" w:rsidRDefault="00495C10" w:rsidP="005C63A3">
      <w:pPr>
        <w:spacing w:after="240" w:line="480" w:lineRule="auto"/>
      </w:pPr>
    </w:p>
    <w:sectPr w:rsidR="00495C10" w:rsidRPr="009050A9" w:rsidSect="001F2BB0">
      <w:footerReference w:type="even" r:id="rId8"/>
      <w:footerReference w:type="default" r:id="rId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549CB" w14:textId="77777777" w:rsidR="00EC02BD" w:rsidRDefault="00EC02BD" w:rsidP="001F2BB0">
      <w:r>
        <w:separator/>
      </w:r>
    </w:p>
  </w:endnote>
  <w:endnote w:type="continuationSeparator" w:id="0">
    <w:p w14:paraId="3C560418" w14:textId="77777777" w:rsidR="00EC02BD" w:rsidRDefault="00EC02BD" w:rsidP="001F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0497283"/>
      <w:docPartObj>
        <w:docPartGallery w:val="Page Numbers (Bottom of Page)"/>
        <w:docPartUnique/>
      </w:docPartObj>
    </w:sdtPr>
    <w:sdtContent>
      <w:p w14:paraId="72021351" w14:textId="643815A7"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D705B0" w14:textId="77777777" w:rsidR="001F2BB0" w:rsidRDefault="001F2BB0" w:rsidP="001F2B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6407628"/>
      <w:docPartObj>
        <w:docPartGallery w:val="Page Numbers (Bottom of Page)"/>
        <w:docPartUnique/>
      </w:docPartObj>
    </w:sdtPr>
    <w:sdtContent>
      <w:p w14:paraId="23C9B717" w14:textId="58C69A31"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BF87CD" w14:textId="77777777" w:rsidR="001F2BB0" w:rsidRDefault="001F2BB0" w:rsidP="001F2B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3837" w14:textId="77777777" w:rsidR="00EC02BD" w:rsidRDefault="00EC02BD" w:rsidP="001F2BB0">
      <w:r>
        <w:separator/>
      </w:r>
    </w:p>
  </w:footnote>
  <w:footnote w:type="continuationSeparator" w:id="0">
    <w:p w14:paraId="490D2811" w14:textId="77777777" w:rsidR="00EC02BD" w:rsidRDefault="00EC02BD" w:rsidP="001F2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A54"/>
    <w:multiLevelType w:val="multilevel"/>
    <w:tmpl w:val="05B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C29"/>
    <w:multiLevelType w:val="multilevel"/>
    <w:tmpl w:val="4FC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6CC1"/>
    <w:multiLevelType w:val="hybridMultilevel"/>
    <w:tmpl w:val="C1DC91A4"/>
    <w:lvl w:ilvl="0" w:tplc="E98C5C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6720F"/>
    <w:multiLevelType w:val="multilevel"/>
    <w:tmpl w:val="197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67E9"/>
    <w:multiLevelType w:val="multilevel"/>
    <w:tmpl w:val="63F2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2564"/>
    <w:multiLevelType w:val="hybridMultilevel"/>
    <w:tmpl w:val="5198BC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A222EF"/>
    <w:multiLevelType w:val="hybridMultilevel"/>
    <w:tmpl w:val="C3C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E397D"/>
    <w:multiLevelType w:val="hybridMultilevel"/>
    <w:tmpl w:val="B67411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B33C13"/>
    <w:multiLevelType w:val="hybridMultilevel"/>
    <w:tmpl w:val="A9B8916C"/>
    <w:lvl w:ilvl="0" w:tplc="08090001">
      <w:start w:val="3"/>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05E5FD5"/>
    <w:multiLevelType w:val="multilevel"/>
    <w:tmpl w:val="5A7C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A4F96"/>
    <w:multiLevelType w:val="multilevel"/>
    <w:tmpl w:val="046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D2274"/>
    <w:multiLevelType w:val="multilevel"/>
    <w:tmpl w:val="A76E98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4F9450D"/>
    <w:multiLevelType w:val="hybridMultilevel"/>
    <w:tmpl w:val="D8F49DA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840148"/>
    <w:multiLevelType w:val="multilevel"/>
    <w:tmpl w:val="89A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676A0"/>
    <w:multiLevelType w:val="multilevel"/>
    <w:tmpl w:val="479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437F6"/>
    <w:multiLevelType w:val="multilevel"/>
    <w:tmpl w:val="0FC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F4151"/>
    <w:multiLevelType w:val="multilevel"/>
    <w:tmpl w:val="FE3E35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55251F"/>
    <w:multiLevelType w:val="hybridMultilevel"/>
    <w:tmpl w:val="C00896C8"/>
    <w:lvl w:ilvl="0" w:tplc="BEA098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17343C"/>
    <w:multiLevelType w:val="hybridMultilevel"/>
    <w:tmpl w:val="D8F49DAA"/>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6A09AA"/>
    <w:multiLevelType w:val="multilevel"/>
    <w:tmpl w:val="C81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057C2"/>
    <w:multiLevelType w:val="hybridMultilevel"/>
    <w:tmpl w:val="D2023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214262"/>
    <w:multiLevelType w:val="multilevel"/>
    <w:tmpl w:val="CC4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B5448"/>
    <w:multiLevelType w:val="hybridMultilevel"/>
    <w:tmpl w:val="3B4E8B78"/>
    <w:lvl w:ilvl="0" w:tplc="E98C5C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EF75087"/>
    <w:multiLevelType w:val="hybridMultilevel"/>
    <w:tmpl w:val="02A60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325988">
    <w:abstractNumId w:val="11"/>
  </w:num>
  <w:num w:numId="2" w16cid:durableId="342513842">
    <w:abstractNumId w:val="16"/>
  </w:num>
  <w:num w:numId="3" w16cid:durableId="592861662">
    <w:abstractNumId w:val="8"/>
  </w:num>
  <w:num w:numId="4" w16cid:durableId="1981229249">
    <w:abstractNumId w:val="21"/>
  </w:num>
  <w:num w:numId="5" w16cid:durableId="728306163">
    <w:abstractNumId w:val="10"/>
  </w:num>
  <w:num w:numId="6" w16cid:durableId="354425889">
    <w:abstractNumId w:val="15"/>
  </w:num>
  <w:num w:numId="7" w16cid:durableId="187987109">
    <w:abstractNumId w:val="19"/>
  </w:num>
  <w:num w:numId="8" w16cid:durableId="696468308">
    <w:abstractNumId w:val="0"/>
  </w:num>
  <w:num w:numId="9" w16cid:durableId="1090928165">
    <w:abstractNumId w:val="20"/>
  </w:num>
  <w:num w:numId="10" w16cid:durableId="1969430549">
    <w:abstractNumId w:val="23"/>
  </w:num>
  <w:num w:numId="11" w16cid:durableId="1284992990">
    <w:abstractNumId w:val="2"/>
  </w:num>
  <w:num w:numId="12" w16cid:durableId="218825560">
    <w:abstractNumId w:val="22"/>
  </w:num>
  <w:num w:numId="13" w16cid:durableId="211698145">
    <w:abstractNumId w:val="5"/>
  </w:num>
  <w:num w:numId="14" w16cid:durableId="217866102">
    <w:abstractNumId w:val="3"/>
  </w:num>
  <w:num w:numId="15" w16cid:durableId="604381728">
    <w:abstractNumId w:val="9"/>
  </w:num>
  <w:num w:numId="16" w16cid:durableId="1737818660">
    <w:abstractNumId w:val="4"/>
  </w:num>
  <w:num w:numId="17" w16cid:durableId="1786847746">
    <w:abstractNumId w:val="18"/>
  </w:num>
  <w:num w:numId="18" w16cid:durableId="1237940164">
    <w:abstractNumId w:val="7"/>
  </w:num>
  <w:num w:numId="19" w16cid:durableId="1224874957">
    <w:abstractNumId w:val="1"/>
  </w:num>
  <w:num w:numId="20" w16cid:durableId="722097750">
    <w:abstractNumId w:val="14"/>
  </w:num>
  <w:num w:numId="21" w16cid:durableId="252008514">
    <w:abstractNumId w:val="13"/>
  </w:num>
  <w:num w:numId="22" w16cid:durableId="950697929">
    <w:abstractNumId w:val="6"/>
  </w:num>
  <w:num w:numId="23" w16cid:durableId="192766601">
    <w:abstractNumId w:val="17"/>
  </w:num>
  <w:num w:numId="24" w16cid:durableId="142607223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 Li">
    <w15:presenceInfo w15:providerId="AD" w15:userId="S::ekol-yal@lu.se::7f0790e1-41fb-4c4a-835b-22aa5bb7d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F4"/>
    <w:rsid w:val="00000167"/>
    <w:rsid w:val="000044C0"/>
    <w:rsid w:val="00004E5A"/>
    <w:rsid w:val="00005909"/>
    <w:rsid w:val="00007C3C"/>
    <w:rsid w:val="000103A3"/>
    <w:rsid w:val="0001077B"/>
    <w:rsid w:val="00010801"/>
    <w:rsid w:val="000109EE"/>
    <w:rsid w:val="00012659"/>
    <w:rsid w:val="00012CA4"/>
    <w:rsid w:val="00013990"/>
    <w:rsid w:val="00014911"/>
    <w:rsid w:val="00015446"/>
    <w:rsid w:val="00015C22"/>
    <w:rsid w:val="000165D7"/>
    <w:rsid w:val="00016BD6"/>
    <w:rsid w:val="0001785C"/>
    <w:rsid w:val="00017928"/>
    <w:rsid w:val="00017D8C"/>
    <w:rsid w:val="00017F66"/>
    <w:rsid w:val="0002018C"/>
    <w:rsid w:val="00021D50"/>
    <w:rsid w:val="00022196"/>
    <w:rsid w:val="000222DD"/>
    <w:rsid w:val="00022566"/>
    <w:rsid w:val="00023666"/>
    <w:rsid w:val="00023CA1"/>
    <w:rsid w:val="0002439E"/>
    <w:rsid w:val="00024C3F"/>
    <w:rsid w:val="0002507A"/>
    <w:rsid w:val="00026D58"/>
    <w:rsid w:val="00027166"/>
    <w:rsid w:val="00027C3B"/>
    <w:rsid w:val="000306EC"/>
    <w:rsid w:val="000318EB"/>
    <w:rsid w:val="000322D0"/>
    <w:rsid w:val="00034347"/>
    <w:rsid w:val="00035736"/>
    <w:rsid w:val="00035F11"/>
    <w:rsid w:val="0003631E"/>
    <w:rsid w:val="00036B77"/>
    <w:rsid w:val="000371AB"/>
    <w:rsid w:val="000375F9"/>
    <w:rsid w:val="00037BD4"/>
    <w:rsid w:val="0004012C"/>
    <w:rsid w:val="00040835"/>
    <w:rsid w:val="0004318D"/>
    <w:rsid w:val="0004526E"/>
    <w:rsid w:val="000452ED"/>
    <w:rsid w:val="00045AA7"/>
    <w:rsid w:val="00051350"/>
    <w:rsid w:val="00051F0F"/>
    <w:rsid w:val="00052662"/>
    <w:rsid w:val="000542AD"/>
    <w:rsid w:val="000551E1"/>
    <w:rsid w:val="000558B8"/>
    <w:rsid w:val="00056F64"/>
    <w:rsid w:val="0005759E"/>
    <w:rsid w:val="000605B4"/>
    <w:rsid w:val="00060FC3"/>
    <w:rsid w:val="0006110D"/>
    <w:rsid w:val="00062CA2"/>
    <w:rsid w:val="0006333C"/>
    <w:rsid w:val="00063832"/>
    <w:rsid w:val="00063F05"/>
    <w:rsid w:val="000650C6"/>
    <w:rsid w:val="00065E82"/>
    <w:rsid w:val="00066270"/>
    <w:rsid w:val="000664A3"/>
    <w:rsid w:val="00070D2D"/>
    <w:rsid w:val="00070DDE"/>
    <w:rsid w:val="000711B1"/>
    <w:rsid w:val="000717A3"/>
    <w:rsid w:val="000718B2"/>
    <w:rsid w:val="00073669"/>
    <w:rsid w:val="00073910"/>
    <w:rsid w:val="00075A0D"/>
    <w:rsid w:val="00075AF0"/>
    <w:rsid w:val="00075E33"/>
    <w:rsid w:val="0007641E"/>
    <w:rsid w:val="00081987"/>
    <w:rsid w:val="00081D2D"/>
    <w:rsid w:val="00084272"/>
    <w:rsid w:val="0008444A"/>
    <w:rsid w:val="00084787"/>
    <w:rsid w:val="000847C4"/>
    <w:rsid w:val="0008598A"/>
    <w:rsid w:val="00086095"/>
    <w:rsid w:val="0008769C"/>
    <w:rsid w:val="000878CC"/>
    <w:rsid w:val="00090DB5"/>
    <w:rsid w:val="00091099"/>
    <w:rsid w:val="00091BE8"/>
    <w:rsid w:val="00092E62"/>
    <w:rsid w:val="00094B1D"/>
    <w:rsid w:val="000976FE"/>
    <w:rsid w:val="000A237B"/>
    <w:rsid w:val="000A3D0C"/>
    <w:rsid w:val="000A3F9C"/>
    <w:rsid w:val="000A598B"/>
    <w:rsid w:val="000A5F92"/>
    <w:rsid w:val="000A7CE5"/>
    <w:rsid w:val="000B0CE4"/>
    <w:rsid w:val="000B17CE"/>
    <w:rsid w:val="000B1E17"/>
    <w:rsid w:val="000B217B"/>
    <w:rsid w:val="000B28B7"/>
    <w:rsid w:val="000B30A9"/>
    <w:rsid w:val="000B4362"/>
    <w:rsid w:val="000B6E46"/>
    <w:rsid w:val="000B769C"/>
    <w:rsid w:val="000B783A"/>
    <w:rsid w:val="000B7C1F"/>
    <w:rsid w:val="000C014D"/>
    <w:rsid w:val="000C02B4"/>
    <w:rsid w:val="000C5178"/>
    <w:rsid w:val="000C657D"/>
    <w:rsid w:val="000C6D05"/>
    <w:rsid w:val="000C7D91"/>
    <w:rsid w:val="000D1D4A"/>
    <w:rsid w:val="000D322A"/>
    <w:rsid w:val="000D3D3D"/>
    <w:rsid w:val="000D42B7"/>
    <w:rsid w:val="000D4BE8"/>
    <w:rsid w:val="000D50A1"/>
    <w:rsid w:val="000D5C01"/>
    <w:rsid w:val="000D61FA"/>
    <w:rsid w:val="000D6538"/>
    <w:rsid w:val="000E098D"/>
    <w:rsid w:val="000E15EC"/>
    <w:rsid w:val="000E1E2E"/>
    <w:rsid w:val="000E237A"/>
    <w:rsid w:val="000E2803"/>
    <w:rsid w:val="000E5773"/>
    <w:rsid w:val="000E5AF1"/>
    <w:rsid w:val="000E5D39"/>
    <w:rsid w:val="000E5E08"/>
    <w:rsid w:val="000F0190"/>
    <w:rsid w:val="000F13A8"/>
    <w:rsid w:val="000F147A"/>
    <w:rsid w:val="000F2F5B"/>
    <w:rsid w:val="000F386C"/>
    <w:rsid w:val="000F39E0"/>
    <w:rsid w:val="000F70D9"/>
    <w:rsid w:val="000F7594"/>
    <w:rsid w:val="001009E8"/>
    <w:rsid w:val="00102046"/>
    <w:rsid w:val="00102FDF"/>
    <w:rsid w:val="001046F5"/>
    <w:rsid w:val="00105921"/>
    <w:rsid w:val="001062A4"/>
    <w:rsid w:val="00106DEF"/>
    <w:rsid w:val="0010777C"/>
    <w:rsid w:val="00107E23"/>
    <w:rsid w:val="00110B52"/>
    <w:rsid w:val="001115CF"/>
    <w:rsid w:val="00112DE1"/>
    <w:rsid w:val="0011524C"/>
    <w:rsid w:val="00116E34"/>
    <w:rsid w:val="00117255"/>
    <w:rsid w:val="00117DE4"/>
    <w:rsid w:val="00120AEB"/>
    <w:rsid w:val="001217E7"/>
    <w:rsid w:val="00121F1D"/>
    <w:rsid w:val="00121F99"/>
    <w:rsid w:val="0012253A"/>
    <w:rsid w:val="001227B1"/>
    <w:rsid w:val="001229E1"/>
    <w:rsid w:val="00123267"/>
    <w:rsid w:val="00123F66"/>
    <w:rsid w:val="00124BD8"/>
    <w:rsid w:val="001265D9"/>
    <w:rsid w:val="00126B59"/>
    <w:rsid w:val="0012793A"/>
    <w:rsid w:val="00127AED"/>
    <w:rsid w:val="001305AD"/>
    <w:rsid w:val="001306B6"/>
    <w:rsid w:val="001314B4"/>
    <w:rsid w:val="00133092"/>
    <w:rsid w:val="00133C4F"/>
    <w:rsid w:val="00135495"/>
    <w:rsid w:val="001356AA"/>
    <w:rsid w:val="00135CC6"/>
    <w:rsid w:val="001363A2"/>
    <w:rsid w:val="0013741B"/>
    <w:rsid w:val="00137AB4"/>
    <w:rsid w:val="00140084"/>
    <w:rsid w:val="001415EF"/>
    <w:rsid w:val="00141B8B"/>
    <w:rsid w:val="001425D7"/>
    <w:rsid w:val="00143098"/>
    <w:rsid w:val="001430DE"/>
    <w:rsid w:val="00144145"/>
    <w:rsid w:val="00144184"/>
    <w:rsid w:val="00144EF4"/>
    <w:rsid w:val="00145657"/>
    <w:rsid w:val="00145BC9"/>
    <w:rsid w:val="001463DB"/>
    <w:rsid w:val="001473E9"/>
    <w:rsid w:val="001501DD"/>
    <w:rsid w:val="00150245"/>
    <w:rsid w:val="00150BFB"/>
    <w:rsid w:val="001513C6"/>
    <w:rsid w:val="001515DF"/>
    <w:rsid w:val="0015567C"/>
    <w:rsid w:val="001557F2"/>
    <w:rsid w:val="00155ACC"/>
    <w:rsid w:val="00160025"/>
    <w:rsid w:val="0016023B"/>
    <w:rsid w:val="00160A04"/>
    <w:rsid w:val="00160E24"/>
    <w:rsid w:val="00161648"/>
    <w:rsid w:val="00163F2E"/>
    <w:rsid w:val="00164E0F"/>
    <w:rsid w:val="001673E5"/>
    <w:rsid w:val="001708C1"/>
    <w:rsid w:val="00171124"/>
    <w:rsid w:val="001713A6"/>
    <w:rsid w:val="001721C8"/>
    <w:rsid w:val="001730BB"/>
    <w:rsid w:val="00173E01"/>
    <w:rsid w:val="00174017"/>
    <w:rsid w:val="00174F8E"/>
    <w:rsid w:val="00175B46"/>
    <w:rsid w:val="00176B40"/>
    <w:rsid w:val="001776BC"/>
    <w:rsid w:val="001776FE"/>
    <w:rsid w:val="00180605"/>
    <w:rsid w:val="00180CA4"/>
    <w:rsid w:val="00181C0D"/>
    <w:rsid w:val="00182E01"/>
    <w:rsid w:val="0018305E"/>
    <w:rsid w:val="001839D5"/>
    <w:rsid w:val="00184B6A"/>
    <w:rsid w:val="00186224"/>
    <w:rsid w:val="001869E2"/>
    <w:rsid w:val="001877E9"/>
    <w:rsid w:val="00190533"/>
    <w:rsid w:val="00191080"/>
    <w:rsid w:val="00192323"/>
    <w:rsid w:val="001923B6"/>
    <w:rsid w:val="001932EF"/>
    <w:rsid w:val="00195F2B"/>
    <w:rsid w:val="001966CF"/>
    <w:rsid w:val="00196955"/>
    <w:rsid w:val="00196B5A"/>
    <w:rsid w:val="00197A11"/>
    <w:rsid w:val="001A01B2"/>
    <w:rsid w:val="001A04C9"/>
    <w:rsid w:val="001A077B"/>
    <w:rsid w:val="001A0CA8"/>
    <w:rsid w:val="001A105B"/>
    <w:rsid w:val="001A14F2"/>
    <w:rsid w:val="001A16E6"/>
    <w:rsid w:val="001A208C"/>
    <w:rsid w:val="001A289C"/>
    <w:rsid w:val="001A29D7"/>
    <w:rsid w:val="001A37B3"/>
    <w:rsid w:val="001A3C9B"/>
    <w:rsid w:val="001A3D38"/>
    <w:rsid w:val="001A3F05"/>
    <w:rsid w:val="001A4225"/>
    <w:rsid w:val="001A4D46"/>
    <w:rsid w:val="001A4F34"/>
    <w:rsid w:val="001A685E"/>
    <w:rsid w:val="001A6F46"/>
    <w:rsid w:val="001B044B"/>
    <w:rsid w:val="001B2145"/>
    <w:rsid w:val="001B2B48"/>
    <w:rsid w:val="001B3073"/>
    <w:rsid w:val="001B3096"/>
    <w:rsid w:val="001B3D2E"/>
    <w:rsid w:val="001B47F0"/>
    <w:rsid w:val="001B4B8E"/>
    <w:rsid w:val="001B5AF2"/>
    <w:rsid w:val="001B6288"/>
    <w:rsid w:val="001B65BF"/>
    <w:rsid w:val="001B7A0C"/>
    <w:rsid w:val="001C0A29"/>
    <w:rsid w:val="001C2676"/>
    <w:rsid w:val="001C26C5"/>
    <w:rsid w:val="001C3864"/>
    <w:rsid w:val="001C3DE3"/>
    <w:rsid w:val="001C4BDC"/>
    <w:rsid w:val="001C5567"/>
    <w:rsid w:val="001D0DEB"/>
    <w:rsid w:val="001D0F18"/>
    <w:rsid w:val="001D152D"/>
    <w:rsid w:val="001D21FC"/>
    <w:rsid w:val="001D253F"/>
    <w:rsid w:val="001D35F7"/>
    <w:rsid w:val="001D3F40"/>
    <w:rsid w:val="001D5288"/>
    <w:rsid w:val="001D5B3A"/>
    <w:rsid w:val="001D6C8C"/>
    <w:rsid w:val="001E0417"/>
    <w:rsid w:val="001E091C"/>
    <w:rsid w:val="001E109E"/>
    <w:rsid w:val="001E18CC"/>
    <w:rsid w:val="001E560A"/>
    <w:rsid w:val="001E571E"/>
    <w:rsid w:val="001E6E0F"/>
    <w:rsid w:val="001F01FF"/>
    <w:rsid w:val="001F0DB7"/>
    <w:rsid w:val="001F2115"/>
    <w:rsid w:val="001F2BB0"/>
    <w:rsid w:val="001F2F9C"/>
    <w:rsid w:val="001F36B5"/>
    <w:rsid w:val="001F3B1B"/>
    <w:rsid w:val="001F4AF6"/>
    <w:rsid w:val="001F53E8"/>
    <w:rsid w:val="001F724E"/>
    <w:rsid w:val="002001DF"/>
    <w:rsid w:val="002017C8"/>
    <w:rsid w:val="002019D9"/>
    <w:rsid w:val="00202EE2"/>
    <w:rsid w:val="002030A6"/>
    <w:rsid w:val="00203980"/>
    <w:rsid w:val="002046D0"/>
    <w:rsid w:val="002048E6"/>
    <w:rsid w:val="002052B4"/>
    <w:rsid w:val="00206FC9"/>
    <w:rsid w:val="0020774B"/>
    <w:rsid w:val="0020796A"/>
    <w:rsid w:val="0021008D"/>
    <w:rsid w:val="0021014C"/>
    <w:rsid w:val="00210D46"/>
    <w:rsid w:val="002117F7"/>
    <w:rsid w:val="0021189B"/>
    <w:rsid w:val="00211B09"/>
    <w:rsid w:val="00211DEA"/>
    <w:rsid w:val="00212362"/>
    <w:rsid w:val="002126E1"/>
    <w:rsid w:val="00212F7D"/>
    <w:rsid w:val="002132BC"/>
    <w:rsid w:val="0021465B"/>
    <w:rsid w:val="00214A76"/>
    <w:rsid w:val="002158F5"/>
    <w:rsid w:val="00215FDC"/>
    <w:rsid w:val="00220643"/>
    <w:rsid w:val="002207D7"/>
    <w:rsid w:val="00221054"/>
    <w:rsid w:val="00221D7A"/>
    <w:rsid w:val="0022312B"/>
    <w:rsid w:val="0022363F"/>
    <w:rsid w:val="00223EF1"/>
    <w:rsid w:val="00224414"/>
    <w:rsid w:val="0022640D"/>
    <w:rsid w:val="00230483"/>
    <w:rsid w:val="00230B7B"/>
    <w:rsid w:val="0023161B"/>
    <w:rsid w:val="00232CD4"/>
    <w:rsid w:val="00233388"/>
    <w:rsid w:val="002333ED"/>
    <w:rsid w:val="00233CAE"/>
    <w:rsid w:val="002344B9"/>
    <w:rsid w:val="0023489B"/>
    <w:rsid w:val="0023586A"/>
    <w:rsid w:val="00235D03"/>
    <w:rsid w:val="00236510"/>
    <w:rsid w:val="00236732"/>
    <w:rsid w:val="00236FC0"/>
    <w:rsid w:val="00241087"/>
    <w:rsid w:val="002412DA"/>
    <w:rsid w:val="002413E4"/>
    <w:rsid w:val="00244770"/>
    <w:rsid w:val="0025006C"/>
    <w:rsid w:val="00250251"/>
    <w:rsid w:val="00250B91"/>
    <w:rsid w:val="002517F7"/>
    <w:rsid w:val="00251AC5"/>
    <w:rsid w:val="00251ACD"/>
    <w:rsid w:val="0025227F"/>
    <w:rsid w:val="00252736"/>
    <w:rsid w:val="00254A2C"/>
    <w:rsid w:val="00255FFB"/>
    <w:rsid w:val="00256866"/>
    <w:rsid w:val="002573AB"/>
    <w:rsid w:val="0026118B"/>
    <w:rsid w:val="00263CFC"/>
    <w:rsid w:val="00265464"/>
    <w:rsid w:val="00265942"/>
    <w:rsid w:val="00266589"/>
    <w:rsid w:val="0026778B"/>
    <w:rsid w:val="002706FF"/>
    <w:rsid w:val="00273467"/>
    <w:rsid w:val="002758D6"/>
    <w:rsid w:val="00276FDF"/>
    <w:rsid w:val="002802D6"/>
    <w:rsid w:val="002805A2"/>
    <w:rsid w:val="00280FE3"/>
    <w:rsid w:val="002818F7"/>
    <w:rsid w:val="00282E86"/>
    <w:rsid w:val="00283241"/>
    <w:rsid w:val="00283524"/>
    <w:rsid w:val="00283A5A"/>
    <w:rsid w:val="00283B76"/>
    <w:rsid w:val="00283B8D"/>
    <w:rsid w:val="002856D8"/>
    <w:rsid w:val="002905D0"/>
    <w:rsid w:val="00290609"/>
    <w:rsid w:val="00291607"/>
    <w:rsid w:val="0029161F"/>
    <w:rsid w:val="002919CF"/>
    <w:rsid w:val="00293267"/>
    <w:rsid w:val="0029343C"/>
    <w:rsid w:val="0029378C"/>
    <w:rsid w:val="00293A23"/>
    <w:rsid w:val="0029604E"/>
    <w:rsid w:val="00297BDF"/>
    <w:rsid w:val="002A157F"/>
    <w:rsid w:val="002A16AA"/>
    <w:rsid w:val="002A2B53"/>
    <w:rsid w:val="002A30BF"/>
    <w:rsid w:val="002A3BE9"/>
    <w:rsid w:val="002A3CA2"/>
    <w:rsid w:val="002A40FB"/>
    <w:rsid w:val="002A5C4D"/>
    <w:rsid w:val="002A5C79"/>
    <w:rsid w:val="002A64B2"/>
    <w:rsid w:val="002A77AA"/>
    <w:rsid w:val="002B25EE"/>
    <w:rsid w:val="002B30D6"/>
    <w:rsid w:val="002B3C5B"/>
    <w:rsid w:val="002B3E14"/>
    <w:rsid w:val="002B4205"/>
    <w:rsid w:val="002B51AE"/>
    <w:rsid w:val="002B596D"/>
    <w:rsid w:val="002B5FE3"/>
    <w:rsid w:val="002B6C91"/>
    <w:rsid w:val="002B7077"/>
    <w:rsid w:val="002B799A"/>
    <w:rsid w:val="002C02CC"/>
    <w:rsid w:val="002C4145"/>
    <w:rsid w:val="002C440A"/>
    <w:rsid w:val="002C4445"/>
    <w:rsid w:val="002C6085"/>
    <w:rsid w:val="002C6FB6"/>
    <w:rsid w:val="002C77E5"/>
    <w:rsid w:val="002D0B97"/>
    <w:rsid w:val="002D1B62"/>
    <w:rsid w:val="002D32D9"/>
    <w:rsid w:val="002D416B"/>
    <w:rsid w:val="002D6C97"/>
    <w:rsid w:val="002D71D1"/>
    <w:rsid w:val="002D74ED"/>
    <w:rsid w:val="002D7B28"/>
    <w:rsid w:val="002E08F6"/>
    <w:rsid w:val="002E0FF5"/>
    <w:rsid w:val="002E1170"/>
    <w:rsid w:val="002E2995"/>
    <w:rsid w:val="002E3A68"/>
    <w:rsid w:val="002E5346"/>
    <w:rsid w:val="002E5378"/>
    <w:rsid w:val="002E5F5E"/>
    <w:rsid w:val="002E6524"/>
    <w:rsid w:val="002E6CC9"/>
    <w:rsid w:val="002E7FF3"/>
    <w:rsid w:val="002F007D"/>
    <w:rsid w:val="002F16D7"/>
    <w:rsid w:val="002F1AD9"/>
    <w:rsid w:val="002F1F83"/>
    <w:rsid w:val="002F216C"/>
    <w:rsid w:val="002F29F0"/>
    <w:rsid w:val="002F2C4B"/>
    <w:rsid w:val="002F2D5B"/>
    <w:rsid w:val="002F444B"/>
    <w:rsid w:val="002F4ECA"/>
    <w:rsid w:val="002F4F7A"/>
    <w:rsid w:val="002F58B9"/>
    <w:rsid w:val="002F6AAC"/>
    <w:rsid w:val="002F75E5"/>
    <w:rsid w:val="00300576"/>
    <w:rsid w:val="0030074C"/>
    <w:rsid w:val="00300B6E"/>
    <w:rsid w:val="00300DF6"/>
    <w:rsid w:val="003010B4"/>
    <w:rsid w:val="003011AF"/>
    <w:rsid w:val="003015E0"/>
    <w:rsid w:val="0030163C"/>
    <w:rsid w:val="00302BCD"/>
    <w:rsid w:val="00302CF8"/>
    <w:rsid w:val="003037F3"/>
    <w:rsid w:val="00303ECF"/>
    <w:rsid w:val="00305FE8"/>
    <w:rsid w:val="00310812"/>
    <w:rsid w:val="00312C75"/>
    <w:rsid w:val="003150C9"/>
    <w:rsid w:val="00315181"/>
    <w:rsid w:val="00315984"/>
    <w:rsid w:val="0031668F"/>
    <w:rsid w:val="0032005E"/>
    <w:rsid w:val="00320088"/>
    <w:rsid w:val="0032116F"/>
    <w:rsid w:val="0032217D"/>
    <w:rsid w:val="00322E71"/>
    <w:rsid w:val="00322F76"/>
    <w:rsid w:val="00323765"/>
    <w:rsid w:val="00323A29"/>
    <w:rsid w:val="00323E83"/>
    <w:rsid w:val="00323F42"/>
    <w:rsid w:val="0032461A"/>
    <w:rsid w:val="00324DFA"/>
    <w:rsid w:val="003251EA"/>
    <w:rsid w:val="00326C72"/>
    <w:rsid w:val="0032739F"/>
    <w:rsid w:val="0033088F"/>
    <w:rsid w:val="003311D4"/>
    <w:rsid w:val="0033175A"/>
    <w:rsid w:val="00332BDD"/>
    <w:rsid w:val="00332F43"/>
    <w:rsid w:val="00334321"/>
    <w:rsid w:val="003357BD"/>
    <w:rsid w:val="003357D2"/>
    <w:rsid w:val="0034081E"/>
    <w:rsid w:val="00340856"/>
    <w:rsid w:val="003428A3"/>
    <w:rsid w:val="0034457A"/>
    <w:rsid w:val="003447FB"/>
    <w:rsid w:val="00345710"/>
    <w:rsid w:val="003473EA"/>
    <w:rsid w:val="00350C8E"/>
    <w:rsid w:val="00350E90"/>
    <w:rsid w:val="00351B2E"/>
    <w:rsid w:val="00352E31"/>
    <w:rsid w:val="003533A9"/>
    <w:rsid w:val="00361ED3"/>
    <w:rsid w:val="00363749"/>
    <w:rsid w:val="00363D20"/>
    <w:rsid w:val="00364CA0"/>
    <w:rsid w:val="00365B65"/>
    <w:rsid w:val="003660E3"/>
    <w:rsid w:val="0036716B"/>
    <w:rsid w:val="00367752"/>
    <w:rsid w:val="0037196F"/>
    <w:rsid w:val="00371CC5"/>
    <w:rsid w:val="00372F0C"/>
    <w:rsid w:val="003731C5"/>
    <w:rsid w:val="003735E1"/>
    <w:rsid w:val="00374ACB"/>
    <w:rsid w:val="00375299"/>
    <w:rsid w:val="00376281"/>
    <w:rsid w:val="00382318"/>
    <w:rsid w:val="00384781"/>
    <w:rsid w:val="00384AE3"/>
    <w:rsid w:val="00385D80"/>
    <w:rsid w:val="0038645D"/>
    <w:rsid w:val="00386A82"/>
    <w:rsid w:val="00386B14"/>
    <w:rsid w:val="00386CC2"/>
    <w:rsid w:val="00391CEC"/>
    <w:rsid w:val="00392F64"/>
    <w:rsid w:val="0039368F"/>
    <w:rsid w:val="00393B64"/>
    <w:rsid w:val="00396563"/>
    <w:rsid w:val="00396D73"/>
    <w:rsid w:val="00397B40"/>
    <w:rsid w:val="00397CD3"/>
    <w:rsid w:val="003A118B"/>
    <w:rsid w:val="003A1A34"/>
    <w:rsid w:val="003A332A"/>
    <w:rsid w:val="003A396A"/>
    <w:rsid w:val="003A3C11"/>
    <w:rsid w:val="003A5197"/>
    <w:rsid w:val="003A5D86"/>
    <w:rsid w:val="003A6F00"/>
    <w:rsid w:val="003A75EC"/>
    <w:rsid w:val="003A79F9"/>
    <w:rsid w:val="003B03A9"/>
    <w:rsid w:val="003B08BC"/>
    <w:rsid w:val="003B16F0"/>
    <w:rsid w:val="003B2B61"/>
    <w:rsid w:val="003B2C05"/>
    <w:rsid w:val="003B3A12"/>
    <w:rsid w:val="003B4CEE"/>
    <w:rsid w:val="003C2BEF"/>
    <w:rsid w:val="003C5199"/>
    <w:rsid w:val="003C72B9"/>
    <w:rsid w:val="003C7331"/>
    <w:rsid w:val="003C776A"/>
    <w:rsid w:val="003D472F"/>
    <w:rsid w:val="003D5083"/>
    <w:rsid w:val="003D519D"/>
    <w:rsid w:val="003D55B7"/>
    <w:rsid w:val="003D578A"/>
    <w:rsid w:val="003D75F8"/>
    <w:rsid w:val="003D7E89"/>
    <w:rsid w:val="003E06AF"/>
    <w:rsid w:val="003E101D"/>
    <w:rsid w:val="003E2009"/>
    <w:rsid w:val="003E2A58"/>
    <w:rsid w:val="003E535C"/>
    <w:rsid w:val="003E7B10"/>
    <w:rsid w:val="003F0456"/>
    <w:rsid w:val="003F0A32"/>
    <w:rsid w:val="003F1048"/>
    <w:rsid w:val="003F1291"/>
    <w:rsid w:val="003F25DE"/>
    <w:rsid w:val="003F35AB"/>
    <w:rsid w:val="003F4215"/>
    <w:rsid w:val="003F517F"/>
    <w:rsid w:val="003F5CA1"/>
    <w:rsid w:val="003F5F68"/>
    <w:rsid w:val="00400C8A"/>
    <w:rsid w:val="004018E0"/>
    <w:rsid w:val="0040230D"/>
    <w:rsid w:val="00403331"/>
    <w:rsid w:val="00403A1F"/>
    <w:rsid w:val="00404C28"/>
    <w:rsid w:val="00405103"/>
    <w:rsid w:val="004052A9"/>
    <w:rsid w:val="004055BE"/>
    <w:rsid w:val="00405DC0"/>
    <w:rsid w:val="00406994"/>
    <w:rsid w:val="00406E16"/>
    <w:rsid w:val="00407AB1"/>
    <w:rsid w:val="00407BB0"/>
    <w:rsid w:val="00415923"/>
    <w:rsid w:val="004173A4"/>
    <w:rsid w:val="004179C9"/>
    <w:rsid w:val="00421BBC"/>
    <w:rsid w:val="00423165"/>
    <w:rsid w:val="00423804"/>
    <w:rsid w:val="0042383E"/>
    <w:rsid w:val="00424369"/>
    <w:rsid w:val="004245A2"/>
    <w:rsid w:val="00426662"/>
    <w:rsid w:val="004266A8"/>
    <w:rsid w:val="00426725"/>
    <w:rsid w:val="00426B19"/>
    <w:rsid w:val="00426F9D"/>
    <w:rsid w:val="00427140"/>
    <w:rsid w:val="004310C1"/>
    <w:rsid w:val="004312F8"/>
    <w:rsid w:val="00431C49"/>
    <w:rsid w:val="00432185"/>
    <w:rsid w:val="0043348C"/>
    <w:rsid w:val="0043399C"/>
    <w:rsid w:val="00434B4A"/>
    <w:rsid w:val="00435E68"/>
    <w:rsid w:val="00440F13"/>
    <w:rsid w:val="0044229F"/>
    <w:rsid w:val="00443913"/>
    <w:rsid w:val="004440B9"/>
    <w:rsid w:val="00444CA2"/>
    <w:rsid w:val="0044511F"/>
    <w:rsid w:val="004457DD"/>
    <w:rsid w:val="00446AB7"/>
    <w:rsid w:val="00447F61"/>
    <w:rsid w:val="004512DF"/>
    <w:rsid w:val="00451F22"/>
    <w:rsid w:val="00452032"/>
    <w:rsid w:val="004521AF"/>
    <w:rsid w:val="00452739"/>
    <w:rsid w:val="0045438F"/>
    <w:rsid w:val="004544FA"/>
    <w:rsid w:val="004547A2"/>
    <w:rsid w:val="00455A4B"/>
    <w:rsid w:val="00455C09"/>
    <w:rsid w:val="00456708"/>
    <w:rsid w:val="004600F4"/>
    <w:rsid w:val="00461AB5"/>
    <w:rsid w:val="00463C2A"/>
    <w:rsid w:val="00464CDE"/>
    <w:rsid w:val="00465DBD"/>
    <w:rsid w:val="004662A3"/>
    <w:rsid w:val="00470444"/>
    <w:rsid w:val="00472204"/>
    <w:rsid w:val="00473AB4"/>
    <w:rsid w:val="00476B48"/>
    <w:rsid w:val="004772B6"/>
    <w:rsid w:val="00480287"/>
    <w:rsid w:val="0048142D"/>
    <w:rsid w:val="00481B90"/>
    <w:rsid w:val="00483C5E"/>
    <w:rsid w:val="0048564D"/>
    <w:rsid w:val="00485BB1"/>
    <w:rsid w:val="0048617D"/>
    <w:rsid w:val="00486569"/>
    <w:rsid w:val="00487668"/>
    <w:rsid w:val="004900C7"/>
    <w:rsid w:val="004921D4"/>
    <w:rsid w:val="00492B2D"/>
    <w:rsid w:val="004958DD"/>
    <w:rsid w:val="00495C10"/>
    <w:rsid w:val="00497255"/>
    <w:rsid w:val="004A0C5E"/>
    <w:rsid w:val="004A1289"/>
    <w:rsid w:val="004A14CD"/>
    <w:rsid w:val="004A1583"/>
    <w:rsid w:val="004A1790"/>
    <w:rsid w:val="004A2153"/>
    <w:rsid w:val="004A2F0D"/>
    <w:rsid w:val="004A319C"/>
    <w:rsid w:val="004A44D5"/>
    <w:rsid w:val="004A6881"/>
    <w:rsid w:val="004B0D22"/>
    <w:rsid w:val="004B0EF4"/>
    <w:rsid w:val="004B2460"/>
    <w:rsid w:val="004B2A5D"/>
    <w:rsid w:val="004B3BF3"/>
    <w:rsid w:val="004B4604"/>
    <w:rsid w:val="004B468D"/>
    <w:rsid w:val="004B628F"/>
    <w:rsid w:val="004B69D9"/>
    <w:rsid w:val="004B7A3F"/>
    <w:rsid w:val="004B7E68"/>
    <w:rsid w:val="004C07D2"/>
    <w:rsid w:val="004C1774"/>
    <w:rsid w:val="004C1B09"/>
    <w:rsid w:val="004C210D"/>
    <w:rsid w:val="004C2535"/>
    <w:rsid w:val="004C2E02"/>
    <w:rsid w:val="004C3136"/>
    <w:rsid w:val="004C37F2"/>
    <w:rsid w:val="004C4816"/>
    <w:rsid w:val="004C4BF1"/>
    <w:rsid w:val="004C612D"/>
    <w:rsid w:val="004C6E69"/>
    <w:rsid w:val="004C7ED8"/>
    <w:rsid w:val="004D0426"/>
    <w:rsid w:val="004D057D"/>
    <w:rsid w:val="004D0FC9"/>
    <w:rsid w:val="004D1BE1"/>
    <w:rsid w:val="004D35AE"/>
    <w:rsid w:val="004D5662"/>
    <w:rsid w:val="004D66C4"/>
    <w:rsid w:val="004D7A8A"/>
    <w:rsid w:val="004D7D8C"/>
    <w:rsid w:val="004E1068"/>
    <w:rsid w:val="004E1B84"/>
    <w:rsid w:val="004E230D"/>
    <w:rsid w:val="004E2624"/>
    <w:rsid w:val="004E3220"/>
    <w:rsid w:val="004E48FF"/>
    <w:rsid w:val="004E52C8"/>
    <w:rsid w:val="004E5D8F"/>
    <w:rsid w:val="004F185C"/>
    <w:rsid w:val="004F2D2C"/>
    <w:rsid w:val="004F3844"/>
    <w:rsid w:val="004F4A7E"/>
    <w:rsid w:val="004F4DF3"/>
    <w:rsid w:val="004F5173"/>
    <w:rsid w:val="004F56AB"/>
    <w:rsid w:val="004F5C36"/>
    <w:rsid w:val="004F65C2"/>
    <w:rsid w:val="004F70DC"/>
    <w:rsid w:val="004F72FC"/>
    <w:rsid w:val="004F78EA"/>
    <w:rsid w:val="004F7BA7"/>
    <w:rsid w:val="00502B85"/>
    <w:rsid w:val="00503899"/>
    <w:rsid w:val="00503975"/>
    <w:rsid w:val="00503A28"/>
    <w:rsid w:val="0050552F"/>
    <w:rsid w:val="00505CC2"/>
    <w:rsid w:val="00507332"/>
    <w:rsid w:val="0050784F"/>
    <w:rsid w:val="00510202"/>
    <w:rsid w:val="005109A7"/>
    <w:rsid w:val="00511A71"/>
    <w:rsid w:val="005127AF"/>
    <w:rsid w:val="00512C37"/>
    <w:rsid w:val="00514452"/>
    <w:rsid w:val="00514839"/>
    <w:rsid w:val="00514FE6"/>
    <w:rsid w:val="005153C0"/>
    <w:rsid w:val="00517771"/>
    <w:rsid w:val="00517FFC"/>
    <w:rsid w:val="005208B6"/>
    <w:rsid w:val="00520AD6"/>
    <w:rsid w:val="00520B68"/>
    <w:rsid w:val="00520CAC"/>
    <w:rsid w:val="0052169F"/>
    <w:rsid w:val="00523689"/>
    <w:rsid w:val="0052401C"/>
    <w:rsid w:val="00524C5C"/>
    <w:rsid w:val="00524CE6"/>
    <w:rsid w:val="00526B8B"/>
    <w:rsid w:val="0053114D"/>
    <w:rsid w:val="005313BD"/>
    <w:rsid w:val="0053144F"/>
    <w:rsid w:val="00533CD4"/>
    <w:rsid w:val="00533EF6"/>
    <w:rsid w:val="00536B72"/>
    <w:rsid w:val="005375BF"/>
    <w:rsid w:val="00537D91"/>
    <w:rsid w:val="0054007E"/>
    <w:rsid w:val="005413E4"/>
    <w:rsid w:val="00542301"/>
    <w:rsid w:val="00542CF0"/>
    <w:rsid w:val="00543B5C"/>
    <w:rsid w:val="00544F78"/>
    <w:rsid w:val="00545D9E"/>
    <w:rsid w:val="0054667F"/>
    <w:rsid w:val="00546F33"/>
    <w:rsid w:val="00547B39"/>
    <w:rsid w:val="00550153"/>
    <w:rsid w:val="00550E7D"/>
    <w:rsid w:val="00551075"/>
    <w:rsid w:val="0055427C"/>
    <w:rsid w:val="00556A58"/>
    <w:rsid w:val="00557356"/>
    <w:rsid w:val="00560DD6"/>
    <w:rsid w:val="00561266"/>
    <w:rsid w:val="00561407"/>
    <w:rsid w:val="005619E3"/>
    <w:rsid w:val="00564948"/>
    <w:rsid w:val="005657C1"/>
    <w:rsid w:val="00566179"/>
    <w:rsid w:val="00566506"/>
    <w:rsid w:val="00566538"/>
    <w:rsid w:val="00566FAD"/>
    <w:rsid w:val="0056760C"/>
    <w:rsid w:val="00567E99"/>
    <w:rsid w:val="005709BA"/>
    <w:rsid w:val="00571A3D"/>
    <w:rsid w:val="00573671"/>
    <w:rsid w:val="00573B05"/>
    <w:rsid w:val="00573D8F"/>
    <w:rsid w:val="00574DD7"/>
    <w:rsid w:val="005752BE"/>
    <w:rsid w:val="005753B9"/>
    <w:rsid w:val="0057653C"/>
    <w:rsid w:val="005772BF"/>
    <w:rsid w:val="00577AD7"/>
    <w:rsid w:val="005805AF"/>
    <w:rsid w:val="00582D51"/>
    <w:rsid w:val="005864B7"/>
    <w:rsid w:val="00586D4D"/>
    <w:rsid w:val="00590D2A"/>
    <w:rsid w:val="00591763"/>
    <w:rsid w:val="00593B2D"/>
    <w:rsid w:val="00593DEF"/>
    <w:rsid w:val="00594A2D"/>
    <w:rsid w:val="00594F15"/>
    <w:rsid w:val="00595E8B"/>
    <w:rsid w:val="00596AAE"/>
    <w:rsid w:val="00596AFF"/>
    <w:rsid w:val="005976F9"/>
    <w:rsid w:val="005A00AE"/>
    <w:rsid w:val="005A05C3"/>
    <w:rsid w:val="005A0855"/>
    <w:rsid w:val="005A0C2B"/>
    <w:rsid w:val="005A30BD"/>
    <w:rsid w:val="005A3300"/>
    <w:rsid w:val="005A36C3"/>
    <w:rsid w:val="005A426A"/>
    <w:rsid w:val="005A465C"/>
    <w:rsid w:val="005A797C"/>
    <w:rsid w:val="005A7F9F"/>
    <w:rsid w:val="005B00CE"/>
    <w:rsid w:val="005B0242"/>
    <w:rsid w:val="005B4871"/>
    <w:rsid w:val="005B5AB4"/>
    <w:rsid w:val="005B72DE"/>
    <w:rsid w:val="005B743A"/>
    <w:rsid w:val="005C0E6D"/>
    <w:rsid w:val="005C1AF7"/>
    <w:rsid w:val="005C2D3F"/>
    <w:rsid w:val="005C424E"/>
    <w:rsid w:val="005C497A"/>
    <w:rsid w:val="005C4E6D"/>
    <w:rsid w:val="005C5319"/>
    <w:rsid w:val="005C5A9E"/>
    <w:rsid w:val="005C5FE5"/>
    <w:rsid w:val="005C63A3"/>
    <w:rsid w:val="005C75AB"/>
    <w:rsid w:val="005D19DB"/>
    <w:rsid w:val="005D1A62"/>
    <w:rsid w:val="005D4BDE"/>
    <w:rsid w:val="005D5161"/>
    <w:rsid w:val="005D5256"/>
    <w:rsid w:val="005D5B14"/>
    <w:rsid w:val="005D7D5F"/>
    <w:rsid w:val="005E0FD3"/>
    <w:rsid w:val="005E3A49"/>
    <w:rsid w:val="005E6459"/>
    <w:rsid w:val="005E72AF"/>
    <w:rsid w:val="005E752E"/>
    <w:rsid w:val="005E75DB"/>
    <w:rsid w:val="005F043E"/>
    <w:rsid w:val="005F0DD8"/>
    <w:rsid w:val="005F1FEE"/>
    <w:rsid w:val="005F23F1"/>
    <w:rsid w:val="005F2CE4"/>
    <w:rsid w:val="005F45AB"/>
    <w:rsid w:val="005F51BE"/>
    <w:rsid w:val="005F6F7E"/>
    <w:rsid w:val="005F732E"/>
    <w:rsid w:val="00600B9B"/>
    <w:rsid w:val="006015A0"/>
    <w:rsid w:val="006029A4"/>
    <w:rsid w:val="006029ED"/>
    <w:rsid w:val="00603546"/>
    <w:rsid w:val="00603C44"/>
    <w:rsid w:val="00605263"/>
    <w:rsid w:val="00605454"/>
    <w:rsid w:val="00606260"/>
    <w:rsid w:val="00606964"/>
    <w:rsid w:val="006069B0"/>
    <w:rsid w:val="00607475"/>
    <w:rsid w:val="006077AC"/>
    <w:rsid w:val="006117EC"/>
    <w:rsid w:val="006118C5"/>
    <w:rsid w:val="006128CA"/>
    <w:rsid w:val="006128D0"/>
    <w:rsid w:val="00613153"/>
    <w:rsid w:val="00613BE4"/>
    <w:rsid w:val="00613E52"/>
    <w:rsid w:val="006154A9"/>
    <w:rsid w:val="00615580"/>
    <w:rsid w:val="00615BB7"/>
    <w:rsid w:val="00620B51"/>
    <w:rsid w:val="00624532"/>
    <w:rsid w:val="00624703"/>
    <w:rsid w:val="006263A0"/>
    <w:rsid w:val="00626C62"/>
    <w:rsid w:val="0062734A"/>
    <w:rsid w:val="006277A2"/>
    <w:rsid w:val="00627BF3"/>
    <w:rsid w:val="00630406"/>
    <w:rsid w:val="00631A92"/>
    <w:rsid w:val="00632176"/>
    <w:rsid w:val="006329E8"/>
    <w:rsid w:val="006338CD"/>
    <w:rsid w:val="00633B1A"/>
    <w:rsid w:val="006344B5"/>
    <w:rsid w:val="00636FE0"/>
    <w:rsid w:val="0063778F"/>
    <w:rsid w:val="00641029"/>
    <w:rsid w:val="0064105D"/>
    <w:rsid w:val="00641340"/>
    <w:rsid w:val="0064220E"/>
    <w:rsid w:val="006422F6"/>
    <w:rsid w:val="0064233E"/>
    <w:rsid w:val="006426C1"/>
    <w:rsid w:val="006449E3"/>
    <w:rsid w:val="006452DB"/>
    <w:rsid w:val="00645E1D"/>
    <w:rsid w:val="0064667C"/>
    <w:rsid w:val="00646C37"/>
    <w:rsid w:val="006508C1"/>
    <w:rsid w:val="00650BE6"/>
    <w:rsid w:val="00650EE3"/>
    <w:rsid w:val="00650FC9"/>
    <w:rsid w:val="00651227"/>
    <w:rsid w:val="006512EB"/>
    <w:rsid w:val="00652582"/>
    <w:rsid w:val="006528AA"/>
    <w:rsid w:val="006531FA"/>
    <w:rsid w:val="006542A8"/>
    <w:rsid w:val="00654666"/>
    <w:rsid w:val="006573BC"/>
    <w:rsid w:val="00657627"/>
    <w:rsid w:val="0065783E"/>
    <w:rsid w:val="006578DD"/>
    <w:rsid w:val="006579C0"/>
    <w:rsid w:val="0066230A"/>
    <w:rsid w:val="0066277A"/>
    <w:rsid w:val="00662CA5"/>
    <w:rsid w:val="00664056"/>
    <w:rsid w:val="00664EC6"/>
    <w:rsid w:val="00665025"/>
    <w:rsid w:val="00666D27"/>
    <w:rsid w:val="006703F1"/>
    <w:rsid w:val="00670C39"/>
    <w:rsid w:val="00670E90"/>
    <w:rsid w:val="0067181B"/>
    <w:rsid w:val="0067326B"/>
    <w:rsid w:val="00673A80"/>
    <w:rsid w:val="0067429F"/>
    <w:rsid w:val="00675688"/>
    <w:rsid w:val="00676F6D"/>
    <w:rsid w:val="0068013A"/>
    <w:rsid w:val="006812FD"/>
    <w:rsid w:val="00682345"/>
    <w:rsid w:val="00682E2F"/>
    <w:rsid w:val="006864F0"/>
    <w:rsid w:val="0068662C"/>
    <w:rsid w:val="0068724A"/>
    <w:rsid w:val="00687874"/>
    <w:rsid w:val="00687EF4"/>
    <w:rsid w:val="00690419"/>
    <w:rsid w:val="006915F2"/>
    <w:rsid w:val="006918A0"/>
    <w:rsid w:val="00692686"/>
    <w:rsid w:val="00693440"/>
    <w:rsid w:val="006937C9"/>
    <w:rsid w:val="006949B3"/>
    <w:rsid w:val="00694AAD"/>
    <w:rsid w:val="00695295"/>
    <w:rsid w:val="0069667A"/>
    <w:rsid w:val="00696A4E"/>
    <w:rsid w:val="006A0A89"/>
    <w:rsid w:val="006A0B98"/>
    <w:rsid w:val="006A172F"/>
    <w:rsid w:val="006A194E"/>
    <w:rsid w:val="006A1FB8"/>
    <w:rsid w:val="006A3486"/>
    <w:rsid w:val="006A349A"/>
    <w:rsid w:val="006A450D"/>
    <w:rsid w:val="006A53B5"/>
    <w:rsid w:val="006A59D5"/>
    <w:rsid w:val="006B0317"/>
    <w:rsid w:val="006B0BD8"/>
    <w:rsid w:val="006B179A"/>
    <w:rsid w:val="006B1D22"/>
    <w:rsid w:val="006B25B4"/>
    <w:rsid w:val="006B2912"/>
    <w:rsid w:val="006B4130"/>
    <w:rsid w:val="006B41AA"/>
    <w:rsid w:val="006B54B5"/>
    <w:rsid w:val="006B71ED"/>
    <w:rsid w:val="006B7A16"/>
    <w:rsid w:val="006C062D"/>
    <w:rsid w:val="006C1A0B"/>
    <w:rsid w:val="006C2012"/>
    <w:rsid w:val="006C20A8"/>
    <w:rsid w:val="006C36A5"/>
    <w:rsid w:val="006C4905"/>
    <w:rsid w:val="006C4E76"/>
    <w:rsid w:val="006C68FD"/>
    <w:rsid w:val="006D1C59"/>
    <w:rsid w:val="006D3873"/>
    <w:rsid w:val="006D41F2"/>
    <w:rsid w:val="006D6F8B"/>
    <w:rsid w:val="006E0E91"/>
    <w:rsid w:val="006E14EF"/>
    <w:rsid w:val="006E16F2"/>
    <w:rsid w:val="006E2201"/>
    <w:rsid w:val="006E31DB"/>
    <w:rsid w:val="006E3FA0"/>
    <w:rsid w:val="006E4C58"/>
    <w:rsid w:val="006E4C5F"/>
    <w:rsid w:val="006E4DD4"/>
    <w:rsid w:val="006E5827"/>
    <w:rsid w:val="006E7213"/>
    <w:rsid w:val="006E724E"/>
    <w:rsid w:val="006E74DD"/>
    <w:rsid w:val="006E76D7"/>
    <w:rsid w:val="006F57EB"/>
    <w:rsid w:val="006F5A2C"/>
    <w:rsid w:val="006F62B0"/>
    <w:rsid w:val="006F62E5"/>
    <w:rsid w:val="006F6D67"/>
    <w:rsid w:val="006F7121"/>
    <w:rsid w:val="007016CD"/>
    <w:rsid w:val="007017BF"/>
    <w:rsid w:val="0070285A"/>
    <w:rsid w:val="0070311B"/>
    <w:rsid w:val="00703B21"/>
    <w:rsid w:val="00704382"/>
    <w:rsid w:val="007062FF"/>
    <w:rsid w:val="007078B2"/>
    <w:rsid w:val="00710C10"/>
    <w:rsid w:val="00710C8C"/>
    <w:rsid w:val="00711BF8"/>
    <w:rsid w:val="0071246B"/>
    <w:rsid w:val="007129CA"/>
    <w:rsid w:val="00713726"/>
    <w:rsid w:val="00713EF6"/>
    <w:rsid w:val="007144B9"/>
    <w:rsid w:val="0071514B"/>
    <w:rsid w:val="00715701"/>
    <w:rsid w:val="00716C17"/>
    <w:rsid w:val="00716DC1"/>
    <w:rsid w:val="00721821"/>
    <w:rsid w:val="00721AF0"/>
    <w:rsid w:val="007249A8"/>
    <w:rsid w:val="00725225"/>
    <w:rsid w:val="00730027"/>
    <w:rsid w:val="0073130A"/>
    <w:rsid w:val="00732EF4"/>
    <w:rsid w:val="00734305"/>
    <w:rsid w:val="00734B37"/>
    <w:rsid w:val="0073526B"/>
    <w:rsid w:val="00740217"/>
    <w:rsid w:val="00741C0F"/>
    <w:rsid w:val="00741E03"/>
    <w:rsid w:val="00741FC4"/>
    <w:rsid w:val="00742491"/>
    <w:rsid w:val="00743723"/>
    <w:rsid w:val="00746D7E"/>
    <w:rsid w:val="00747756"/>
    <w:rsid w:val="00751A10"/>
    <w:rsid w:val="00751CC7"/>
    <w:rsid w:val="00751F57"/>
    <w:rsid w:val="0075212C"/>
    <w:rsid w:val="0075256D"/>
    <w:rsid w:val="00752720"/>
    <w:rsid w:val="00752C96"/>
    <w:rsid w:val="00753AF7"/>
    <w:rsid w:val="00754430"/>
    <w:rsid w:val="0075545F"/>
    <w:rsid w:val="00755A4D"/>
    <w:rsid w:val="0076022F"/>
    <w:rsid w:val="007603BB"/>
    <w:rsid w:val="00760CB7"/>
    <w:rsid w:val="00760F4B"/>
    <w:rsid w:val="00761B04"/>
    <w:rsid w:val="00761B37"/>
    <w:rsid w:val="00762D89"/>
    <w:rsid w:val="00763016"/>
    <w:rsid w:val="007637E1"/>
    <w:rsid w:val="00764924"/>
    <w:rsid w:val="007665A9"/>
    <w:rsid w:val="007705E4"/>
    <w:rsid w:val="007736D6"/>
    <w:rsid w:val="0077664C"/>
    <w:rsid w:val="00776DB8"/>
    <w:rsid w:val="007773B1"/>
    <w:rsid w:val="00777B57"/>
    <w:rsid w:val="00777B65"/>
    <w:rsid w:val="00777BEB"/>
    <w:rsid w:val="00780166"/>
    <w:rsid w:val="0078049A"/>
    <w:rsid w:val="00780FEC"/>
    <w:rsid w:val="007812F1"/>
    <w:rsid w:val="00782DF4"/>
    <w:rsid w:val="00786C3D"/>
    <w:rsid w:val="007904D6"/>
    <w:rsid w:val="00790853"/>
    <w:rsid w:val="0079102D"/>
    <w:rsid w:val="00791E66"/>
    <w:rsid w:val="00791F19"/>
    <w:rsid w:val="007929F6"/>
    <w:rsid w:val="00792AE3"/>
    <w:rsid w:val="0079360E"/>
    <w:rsid w:val="0079378D"/>
    <w:rsid w:val="0079409E"/>
    <w:rsid w:val="00795305"/>
    <w:rsid w:val="00795574"/>
    <w:rsid w:val="007956B9"/>
    <w:rsid w:val="00795E17"/>
    <w:rsid w:val="007973BE"/>
    <w:rsid w:val="007978E4"/>
    <w:rsid w:val="00797CF4"/>
    <w:rsid w:val="007A0E51"/>
    <w:rsid w:val="007A1B08"/>
    <w:rsid w:val="007A37A9"/>
    <w:rsid w:val="007A4125"/>
    <w:rsid w:val="007A4416"/>
    <w:rsid w:val="007A598E"/>
    <w:rsid w:val="007A61EB"/>
    <w:rsid w:val="007B0496"/>
    <w:rsid w:val="007B082F"/>
    <w:rsid w:val="007B2442"/>
    <w:rsid w:val="007B4E40"/>
    <w:rsid w:val="007B5E52"/>
    <w:rsid w:val="007B6AFD"/>
    <w:rsid w:val="007B7CDE"/>
    <w:rsid w:val="007C111A"/>
    <w:rsid w:val="007C2F60"/>
    <w:rsid w:val="007C5004"/>
    <w:rsid w:val="007C64C9"/>
    <w:rsid w:val="007D169A"/>
    <w:rsid w:val="007D3094"/>
    <w:rsid w:val="007D4AE4"/>
    <w:rsid w:val="007D4AF3"/>
    <w:rsid w:val="007D556B"/>
    <w:rsid w:val="007D56DB"/>
    <w:rsid w:val="007D5A40"/>
    <w:rsid w:val="007D5A5B"/>
    <w:rsid w:val="007D62B1"/>
    <w:rsid w:val="007D6B36"/>
    <w:rsid w:val="007D7009"/>
    <w:rsid w:val="007D7991"/>
    <w:rsid w:val="007D7C0E"/>
    <w:rsid w:val="007D7E11"/>
    <w:rsid w:val="007E04A5"/>
    <w:rsid w:val="007E067B"/>
    <w:rsid w:val="007E5C65"/>
    <w:rsid w:val="007E6767"/>
    <w:rsid w:val="007E73FA"/>
    <w:rsid w:val="007F06BA"/>
    <w:rsid w:val="007F0965"/>
    <w:rsid w:val="007F0DB9"/>
    <w:rsid w:val="007F24CD"/>
    <w:rsid w:val="007F2D67"/>
    <w:rsid w:val="007F375A"/>
    <w:rsid w:val="007F3790"/>
    <w:rsid w:val="007F3BE7"/>
    <w:rsid w:val="007F418C"/>
    <w:rsid w:val="007F5778"/>
    <w:rsid w:val="007F6598"/>
    <w:rsid w:val="00802D25"/>
    <w:rsid w:val="008036D9"/>
    <w:rsid w:val="00803D0B"/>
    <w:rsid w:val="00803E12"/>
    <w:rsid w:val="0080446D"/>
    <w:rsid w:val="00804C86"/>
    <w:rsid w:val="00805FA8"/>
    <w:rsid w:val="008060FC"/>
    <w:rsid w:val="00806D1E"/>
    <w:rsid w:val="00806F7E"/>
    <w:rsid w:val="0080764C"/>
    <w:rsid w:val="0081000B"/>
    <w:rsid w:val="008114A5"/>
    <w:rsid w:val="0081194F"/>
    <w:rsid w:val="00811B90"/>
    <w:rsid w:val="00812051"/>
    <w:rsid w:val="00813212"/>
    <w:rsid w:val="008135D0"/>
    <w:rsid w:val="008145C7"/>
    <w:rsid w:val="00815426"/>
    <w:rsid w:val="008162C2"/>
    <w:rsid w:val="0081686F"/>
    <w:rsid w:val="00816FA3"/>
    <w:rsid w:val="00817762"/>
    <w:rsid w:val="008201A3"/>
    <w:rsid w:val="0082023F"/>
    <w:rsid w:val="00820A35"/>
    <w:rsid w:val="00821A26"/>
    <w:rsid w:val="00821BFF"/>
    <w:rsid w:val="00823F76"/>
    <w:rsid w:val="00824A0C"/>
    <w:rsid w:val="00825D8F"/>
    <w:rsid w:val="0082643B"/>
    <w:rsid w:val="00826B41"/>
    <w:rsid w:val="00827312"/>
    <w:rsid w:val="008303C4"/>
    <w:rsid w:val="008307A2"/>
    <w:rsid w:val="008320C7"/>
    <w:rsid w:val="0083558F"/>
    <w:rsid w:val="00836174"/>
    <w:rsid w:val="00836265"/>
    <w:rsid w:val="00836BEC"/>
    <w:rsid w:val="00837941"/>
    <w:rsid w:val="00837D50"/>
    <w:rsid w:val="0084123E"/>
    <w:rsid w:val="0084146B"/>
    <w:rsid w:val="0084160D"/>
    <w:rsid w:val="00841A72"/>
    <w:rsid w:val="00842568"/>
    <w:rsid w:val="00842908"/>
    <w:rsid w:val="008433EB"/>
    <w:rsid w:val="0084574F"/>
    <w:rsid w:val="00845C63"/>
    <w:rsid w:val="008463B8"/>
    <w:rsid w:val="008473D2"/>
    <w:rsid w:val="008477AB"/>
    <w:rsid w:val="00847B19"/>
    <w:rsid w:val="00850BD4"/>
    <w:rsid w:val="008513A0"/>
    <w:rsid w:val="008526FF"/>
    <w:rsid w:val="00854D04"/>
    <w:rsid w:val="0085552F"/>
    <w:rsid w:val="008555BB"/>
    <w:rsid w:val="00857733"/>
    <w:rsid w:val="00863373"/>
    <w:rsid w:val="008638B1"/>
    <w:rsid w:val="00864453"/>
    <w:rsid w:val="00864EAC"/>
    <w:rsid w:val="00865CF8"/>
    <w:rsid w:val="0086630A"/>
    <w:rsid w:val="0086634A"/>
    <w:rsid w:val="00866A6F"/>
    <w:rsid w:val="00867BFD"/>
    <w:rsid w:val="00870911"/>
    <w:rsid w:val="00870B1F"/>
    <w:rsid w:val="008711EF"/>
    <w:rsid w:val="00871527"/>
    <w:rsid w:val="00871566"/>
    <w:rsid w:val="008718CC"/>
    <w:rsid w:val="0087257D"/>
    <w:rsid w:val="008729BE"/>
    <w:rsid w:val="00872F94"/>
    <w:rsid w:val="00873DB6"/>
    <w:rsid w:val="0087483E"/>
    <w:rsid w:val="0088116E"/>
    <w:rsid w:val="00881325"/>
    <w:rsid w:val="00881A39"/>
    <w:rsid w:val="008846E2"/>
    <w:rsid w:val="00886531"/>
    <w:rsid w:val="0088728F"/>
    <w:rsid w:val="0088770E"/>
    <w:rsid w:val="00887AC2"/>
    <w:rsid w:val="00887B08"/>
    <w:rsid w:val="00887E8E"/>
    <w:rsid w:val="00894A7E"/>
    <w:rsid w:val="008954F4"/>
    <w:rsid w:val="00895B81"/>
    <w:rsid w:val="00897069"/>
    <w:rsid w:val="008A0DF8"/>
    <w:rsid w:val="008A1430"/>
    <w:rsid w:val="008A17BA"/>
    <w:rsid w:val="008A2567"/>
    <w:rsid w:val="008A3AAA"/>
    <w:rsid w:val="008A4308"/>
    <w:rsid w:val="008A43CE"/>
    <w:rsid w:val="008A53DF"/>
    <w:rsid w:val="008A6235"/>
    <w:rsid w:val="008A6A63"/>
    <w:rsid w:val="008B1581"/>
    <w:rsid w:val="008B39A1"/>
    <w:rsid w:val="008B42BD"/>
    <w:rsid w:val="008B6D07"/>
    <w:rsid w:val="008C3AA3"/>
    <w:rsid w:val="008C4B34"/>
    <w:rsid w:val="008C679A"/>
    <w:rsid w:val="008C6E93"/>
    <w:rsid w:val="008C6FA8"/>
    <w:rsid w:val="008C7E34"/>
    <w:rsid w:val="008D0393"/>
    <w:rsid w:val="008D133F"/>
    <w:rsid w:val="008D3157"/>
    <w:rsid w:val="008D4854"/>
    <w:rsid w:val="008D5AB8"/>
    <w:rsid w:val="008D75D0"/>
    <w:rsid w:val="008E0193"/>
    <w:rsid w:val="008E0B94"/>
    <w:rsid w:val="008E1E93"/>
    <w:rsid w:val="008E35B9"/>
    <w:rsid w:val="008E47A9"/>
    <w:rsid w:val="008E603D"/>
    <w:rsid w:val="008E61BF"/>
    <w:rsid w:val="008E6787"/>
    <w:rsid w:val="008E7478"/>
    <w:rsid w:val="008E7FC3"/>
    <w:rsid w:val="008F068E"/>
    <w:rsid w:val="008F0906"/>
    <w:rsid w:val="008F2304"/>
    <w:rsid w:val="008F27D9"/>
    <w:rsid w:val="008F40E6"/>
    <w:rsid w:val="008F410F"/>
    <w:rsid w:val="008F50AB"/>
    <w:rsid w:val="008F659D"/>
    <w:rsid w:val="008F6926"/>
    <w:rsid w:val="008F6C0C"/>
    <w:rsid w:val="008F6F2E"/>
    <w:rsid w:val="008F7114"/>
    <w:rsid w:val="00900459"/>
    <w:rsid w:val="00900708"/>
    <w:rsid w:val="00902C43"/>
    <w:rsid w:val="009037AB"/>
    <w:rsid w:val="00903A69"/>
    <w:rsid w:val="00903F54"/>
    <w:rsid w:val="00904AA2"/>
    <w:rsid w:val="00904E0A"/>
    <w:rsid w:val="0090509B"/>
    <w:rsid w:val="009050A9"/>
    <w:rsid w:val="00905546"/>
    <w:rsid w:val="00905AD1"/>
    <w:rsid w:val="00905FF0"/>
    <w:rsid w:val="00906327"/>
    <w:rsid w:val="00906375"/>
    <w:rsid w:val="0090668D"/>
    <w:rsid w:val="0090784A"/>
    <w:rsid w:val="009108FE"/>
    <w:rsid w:val="009125EA"/>
    <w:rsid w:val="009135AA"/>
    <w:rsid w:val="0091491E"/>
    <w:rsid w:val="0091542A"/>
    <w:rsid w:val="00920A2E"/>
    <w:rsid w:val="00922753"/>
    <w:rsid w:val="00922B06"/>
    <w:rsid w:val="00922B46"/>
    <w:rsid w:val="0092577C"/>
    <w:rsid w:val="00925BED"/>
    <w:rsid w:val="00925EB0"/>
    <w:rsid w:val="00926C3E"/>
    <w:rsid w:val="00926CA3"/>
    <w:rsid w:val="009271E3"/>
    <w:rsid w:val="00930677"/>
    <w:rsid w:val="00931131"/>
    <w:rsid w:val="009343DD"/>
    <w:rsid w:val="00937998"/>
    <w:rsid w:val="00937CA3"/>
    <w:rsid w:val="009402EA"/>
    <w:rsid w:val="00940846"/>
    <w:rsid w:val="0094190A"/>
    <w:rsid w:val="00942EEE"/>
    <w:rsid w:val="00942F62"/>
    <w:rsid w:val="009436F1"/>
    <w:rsid w:val="00944539"/>
    <w:rsid w:val="00946750"/>
    <w:rsid w:val="009467C6"/>
    <w:rsid w:val="0094734D"/>
    <w:rsid w:val="00950820"/>
    <w:rsid w:val="009544D7"/>
    <w:rsid w:val="00954807"/>
    <w:rsid w:val="0095687B"/>
    <w:rsid w:val="009578E0"/>
    <w:rsid w:val="00957E51"/>
    <w:rsid w:val="009611C8"/>
    <w:rsid w:val="009613F6"/>
    <w:rsid w:val="009618D7"/>
    <w:rsid w:val="00961ACC"/>
    <w:rsid w:val="00962A69"/>
    <w:rsid w:val="0096323B"/>
    <w:rsid w:val="00963689"/>
    <w:rsid w:val="0096421F"/>
    <w:rsid w:val="00964222"/>
    <w:rsid w:val="00964CE4"/>
    <w:rsid w:val="00965803"/>
    <w:rsid w:val="0096645E"/>
    <w:rsid w:val="00967DB6"/>
    <w:rsid w:val="00970E5A"/>
    <w:rsid w:val="009720E3"/>
    <w:rsid w:val="0097356F"/>
    <w:rsid w:val="00974226"/>
    <w:rsid w:val="00977B21"/>
    <w:rsid w:val="00977C2E"/>
    <w:rsid w:val="0098002A"/>
    <w:rsid w:val="009826B9"/>
    <w:rsid w:val="00983409"/>
    <w:rsid w:val="009835FE"/>
    <w:rsid w:val="00985523"/>
    <w:rsid w:val="00986525"/>
    <w:rsid w:val="00991F15"/>
    <w:rsid w:val="009921AC"/>
    <w:rsid w:val="00992AFA"/>
    <w:rsid w:val="00993B1C"/>
    <w:rsid w:val="00994094"/>
    <w:rsid w:val="009942C8"/>
    <w:rsid w:val="009951C7"/>
    <w:rsid w:val="009959E1"/>
    <w:rsid w:val="00995C24"/>
    <w:rsid w:val="0099648A"/>
    <w:rsid w:val="009A0747"/>
    <w:rsid w:val="009A08CD"/>
    <w:rsid w:val="009A0CA3"/>
    <w:rsid w:val="009A0E14"/>
    <w:rsid w:val="009A0FF7"/>
    <w:rsid w:val="009A1979"/>
    <w:rsid w:val="009A5DD0"/>
    <w:rsid w:val="009A5FA9"/>
    <w:rsid w:val="009A703C"/>
    <w:rsid w:val="009A7AD2"/>
    <w:rsid w:val="009A7E29"/>
    <w:rsid w:val="009B0753"/>
    <w:rsid w:val="009B113A"/>
    <w:rsid w:val="009B11D6"/>
    <w:rsid w:val="009B23FD"/>
    <w:rsid w:val="009B2FAA"/>
    <w:rsid w:val="009B4FE4"/>
    <w:rsid w:val="009B56D5"/>
    <w:rsid w:val="009B5F16"/>
    <w:rsid w:val="009B69B9"/>
    <w:rsid w:val="009B71D1"/>
    <w:rsid w:val="009C3584"/>
    <w:rsid w:val="009C3C06"/>
    <w:rsid w:val="009C5722"/>
    <w:rsid w:val="009C729D"/>
    <w:rsid w:val="009C7D9F"/>
    <w:rsid w:val="009D0661"/>
    <w:rsid w:val="009D19C6"/>
    <w:rsid w:val="009D2285"/>
    <w:rsid w:val="009D234B"/>
    <w:rsid w:val="009D2F8C"/>
    <w:rsid w:val="009D30E9"/>
    <w:rsid w:val="009D3435"/>
    <w:rsid w:val="009D3ADB"/>
    <w:rsid w:val="009D3B20"/>
    <w:rsid w:val="009D447F"/>
    <w:rsid w:val="009D4AFC"/>
    <w:rsid w:val="009D51E0"/>
    <w:rsid w:val="009D579B"/>
    <w:rsid w:val="009D5AE4"/>
    <w:rsid w:val="009D6BC9"/>
    <w:rsid w:val="009D76F0"/>
    <w:rsid w:val="009D7D6F"/>
    <w:rsid w:val="009E1DF9"/>
    <w:rsid w:val="009E2756"/>
    <w:rsid w:val="009E2CD4"/>
    <w:rsid w:val="009E35C0"/>
    <w:rsid w:val="009E3A6A"/>
    <w:rsid w:val="009E3C03"/>
    <w:rsid w:val="009E528D"/>
    <w:rsid w:val="009E62DF"/>
    <w:rsid w:val="009E7172"/>
    <w:rsid w:val="009E7F85"/>
    <w:rsid w:val="009F0819"/>
    <w:rsid w:val="009F0AF4"/>
    <w:rsid w:val="009F1B47"/>
    <w:rsid w:val="009F20AF"/>
    <w:rsid w:val="009F2AFB"/>
    <w:rsid w:val="009F64AD"/>
    <w:rsid w:val="009F654F"/>
    <w:rsid w:val="009F7F49"/>
    <w:rsid w:val="00A00272"/>
    <w:rsid w:val="00A00B5D"/>
    <w:rsid w:val="00A00D59"/>
    <w:rsid w:val="00A012CF"/>
    <w:rsid w:val="00A01E3D"/>
    <w:rsid w:val="00A023D4"/>
    <w:rsid w:val="00A02612"/>
    <w:rsid w:val="00A0368E"/>
    <w:rsid w:val="00A03D77"/>
    <w:rsid w:val="00A0773C"/>
    <w:rsid w:val="00A07D95"/>
    <w:rsid w:val="00A10B86"/>
    <w:rsid w:val="00A11509"/>
    <w:rsid w:val="00A11CA4"/>
    <w:rsid w:val="00A12049"/>
    <w:rsid w:val="00A12169"/>
    <w:rsid w:val="00A142CB"/>
    <w:rsid w:val="00A152C8"/>
    <w:rsid w:val="00A16A30"/>
    <w:rsid w:val="00A171B7"/>
    <w:rsid w:val="00A1769C"/>
    <w:rsid w:val="00A17853"/>
    <w:rsid w:val="00A1795A"/>
    <w:rsid w:val="00A17FD5"/>
    <w:rsid w:val="00A20E1B"/>
    <w:rsid w:val="00A20E7A"/>
    <w:rsid w:val="00A21188"/>
    <w:rsid w:val="00A22ACF"/>
    <w:rsid w:val="00A22CF4"/>
    <w:rsid w:val="00A2312D"/>
    <w:rsid w:val="00A23376"/>
    <w:rsid w:val="00A239CF"/>
    <w:rsid w:val="00A240CF"/>
    <w:rsid w:val="00A252D4"/>
    <w:rsid w:val="00A255CE"/>
    <w:rsid w:val="00A256DE"/>
    <w:rsid w:val="00A25991"/>
    <w:rsid w:val="00A25E3C"/>
    <w:rsid w:val="00A26C90"/>
    <w:rsid w:val="00A278EF"/>
    <w:rsid w:val="00A27995"/>
    <w:rsid w:val="00A321DC"/>
    <w:rsid w:val="00A33B6E"/>
    <w:rsid w:val="00A33D84"/>
    <w:rsid w:val="00A35064"/>
    <w:rsid w:val="00A3562A"/>
    <w:rsid w:val="00A36B91"/>
    <w:rsid w:val="00A40DCB"/>
    <w:rsid w:val="00A42834"/>
    <w:rsid w:val="00A43388"/>
    <w:rsid w:val="00A43ACF"/>
    <w:rsid w:val="00A43C53"/>
    <w:rsid w:val="00A44AC5"/>
    <w:rsid w:val="00A458A2"/>
    <w:rsid w:val="00A46A9B"/>
    <w:rsid w:val="00A50571"/>
    <w:rsid w:val="00A51707"/>
    <w:rsid w:val="00A57613"/>
    <w:rsid w:val="00A57ECE"/>
    <w:rsid w:val="00A62409"/>
    <w:rsid w:val="00A627ED"/>
    <w:rsid w:val="00A6289F"/>
    <w:rsid w:val="00A62A65"/>
    <w:rsid w:val="00A62F61"/>
    <w:rsid w:val="00A63051"/>
    <w:rsid w:val="00A63E28"/>
    <w:rsid w:val="00A64C83"/>
    <w:rsid w:val="00A662EF"/>
    <w:rsid w:val="00A67E78"/>
    <w:rsid w:val="00A75DE6"/>
    <w:rsid w:val="00A75E0B"/>
    <w:rsid w:val="00A76ED2"/>
    <w:rsid w:val="00A772DA"/>
    <w:rsid w:val="00A777FC"/>
    <w:rsid w:val="00A77AF4"/>
    <w:rsid w:val="00A80016"/>
    <w:rsid w:val="00A80C1C"/>
    <w:rsid w:val="00A81A4C"/>
    <w:rsid w:val="00A84D17"/>
    <w:rsid w:val="00A85366"/>
    <w:rsid w:val="00A85B73"/>
    <w:rsid w:val="00A85E7D"/>
    <w:rsid w:val="00A878F4"/>
    <w:rsid w:val="00A87950"/>
    <w:rsid w:val="00A90651"/>
    <w:rsid w:val="00A90B7E"/>
    <w:rsid w:val="00A90CBE"/>
    <w:rsid w:val="00A92777"/>
    <w:rsid w:val="00A95580"/>
    <w:rsid w:val="00A958CE"/>
    <w:rsid w:val="00A966D6"/>
    <w:rsid w:val="00A967DE"/>
    <w:rsid w:val="00A96B45"/>
    <w:rsid w:val="00A9771F"/>
    <w:rsid w:val="00AA0B61"/>
    <w:rsid w:val="00AA17AC"/>
    <w:rsid w:val="00AA18E0"/>
    <w:rsid w:val="00AA2615"/>
    <w:rsid w:val="00AA29FD"/>
    <w:rsid w:val="00AA313E"/>
    <w:rsid w:val="00AA61FF"/>
    <w:rsid w:val="00AB044F"/>
    <w:rsid w:val="00AB0721"/>
    <w:rsid w:val="00AB0D60"/>
    <w:rsid w:val="00AB14AE"/>
    <w:rsid w:val="00AB152C"/>
    <w:rsid w:val="00AB153E"/>
    <w:rsid w:val="00AB3C11"/>
    <w:rsid w:val="00AB62E2"/>
    <w:rsid w:val="00AB7494"/>
    <w:rsid w:val="00AB7961"/>
    <w:rsid w:val="00AC2AB8"/>
    <w:rsid w:val="00AC2B01"/>
    <w:rsid w:val="00AC32AB"/>
    <w:rsid w:val="00AC4058"/>
    <w:rsid w:val="00AC451B"/>
    <w:rsid w:val="00AC4F1D"/>
    <w:rsid w:val="00AC6FD4"/>
    <w:rsid w:val="00AC77A5"/>
    <w:rsid w:val="00AC7A63"/>
    <w:rsid w:val="00AC7A71"/>
    <w:rsid w:val="00AC7E79"/>
    <w:rsid w:val="00AD0631"/>
    <w:rsid w:val="00AD0812"/>
    <w:rsid w:val="00AD1640"/>
    <w:rsid w:val="00AD1700"/>
    <w:rsid w:val="00AD224F"/>
    <w:rsid w:val="00AD23AC"/>
    <w:rsid w:val="00AD2775"/>
    <w:rsid w:val="00AD2D5B"/>
    <w:rsid w:val="00AD399B"/>
    <w:rsid w:val="00AD4941"/>
    <w:rsid w:val="00AD4D33"/>
    <w:rsid w:val="00AD5429"/>
    <w:rsid w:val="00AD549F"/>
    <w:rsid w:val="00AD5D4B"/>
    <w:rsid w:val="00AD6262"/>
    <w:rsid w:val="00AE2259"/>
    <w:rsid w:val="00AE25D2"/>
    <w:rsid w:val="00AE2A0C"/>
    <w:rsid w:val="00AE3E66"/>
    <w:rsid w:val="00AE3EC1"/>
    <w:rsid w:val="00AE7374"/>
    <w:rsid w:val="00AF601B"/>
    <w:rsid w:val="00AF6A90"/>
    <w:rsid w:val="00B00847"/>
    <w:rsid w:val="00B01981"/>
    <w:rsid w:val="00B01B94"/>
    <w:rsid w:val="00B01E64"/>
    <w:rsid w:val="00B02C9C"/>
    <w:rsid w:val="00B02CA2"/>
    <w:rsid w:val="00B034E7"/>
    <w:rsid w:val="00B03AA2"/>
    <w:rsid w:val="00B03F42"/>
    <w:rsid w:val="00B04422"/>
    <w:rsid w:val="00B0495C"/>
    <w:rsid w:val="00B04D66"/>
    <w:rsid w:val="00B06293"/>
    <w:rsid w:val="00B06691"/>
    <w:rsid w:val="00B0684B"/>
    <w:rsid w:val="00B07EA8"/>
    <w:rsid w:val="00B07F66"/>
    <w:rsid w:val="00B10422"/>
    <w:rsid w:val="00B10E88"/>
    <w:rsid w:val="00B11719"/>
    <w:rsid w:val="00B1180B"/>
    <w:rsid w:val="00B126D8"/>
    <w:rsid w:val="00B14313"/>
    <w:rsid w:val="00B14F30"/>
    <w:rsid w:val="00B159F7"/>
    <w:rsid w:val="00B15E2E"/>
    <w:rsid w:val="00B1686F"/>
    <w:rsid w:val="00B1705B"/>
    <w:rsid w:val="00B17062"/>
    <w:rsid w:val="00B17CE4"/>
    <w:rsid w:val="00B200ED"/>
    <w:rsid w:val="00B2075E"/>
    <w:rsid w:val="00B23DBF"/>
    <w:rsid w:val="00B23E42"/>
    <w:rsid w:val="00B24460"/>
    <w:rsid w:val="00B24C5A"/>
    <w:rsid w:val="00B25857"/>
    <w:rsid w:val="00B27123"/>
    <w:rsid w:val="00B272D3"/>
    <w:rsid w:val="00B27E82"/>
    <w:rsid w:val="00B301C1"/>
    <w:rsid w:val="00B30D1E"/>
    <w:rsid w:val="00B31B59"/>
    <w:rsid w:val="00B31D86"/>
    <w:rsid w:val="00B31E49"/>
    <w:rsid w:val="00B3238C"/>
    <w:rsid w:val="00B32527"/>
    <w:rsid w:val="00B3271C"/>
    <w:rsid w:val="00B3539B"/>
    <w:rsid w:val="00B353A7"/>
    <w:rsid w:val="00B370E2"/>
    <w:rsid w:val="00B40D20"/>
    <w:rsid w:val="00B41998"/>
    <w:rsid w:val="00B4223D"/>
    <w:rsid w:val="00B43BB5"/>
    <w:rsid w:val="00B44226"/>
    <w:rsid w:val="00B44272"/>
    <w:rsid w:val="00B451EA"/>
    <w:rsid w:val="00B4632E"/>
    <w:rsid w:val="00B46B8C"/>
    <w:rsid w:val="00B519D2"/>
    <w:rsid w:val="00B51D5C"/>
    <w:rsid w:val="00B51D5D"/>
    <w:rsid w:val="00B521BB"/>
    <w:rsid w:val="00B52D15"/>
    <w:rsid w:val="00B5300B"/>
    <w:rsid w:val="00B53DF6"/>
    <w:rsid w:val="00B5440A"/>
    <w:rsid w:val="00B5489F"/>
    <w:rsid w:val="00B551EB"/>
    <w:rsid w:val="00B61002"/>
    <w:rsid w:val="00B628D6"/>
    <w:rsid w:val="00B62EB5"/>
    <w:rsid w:val="00B636C3"/>
    <w:rsid w:val="00B636F9"/>
    <w:rsid w:val="00B63B04"/>
    <w:rsid w:val="00B71546"/>
    <w:rsid w:val="00B71942"/>
    <w:rsid w:val="00B719C1"/>
    <w:rsid w:val="00B71FE7"/>
    <w:rsid w:val="00B72040"/>
    <w:rsid w:val="00B7228C"/>
    <w:rsid w:val="00B72B69"/>
    <w:rsid w:val="00B73297"/>
    <w:rsid w:val="00B73A02"/>
    <w:rsid w:val="00B73CA4"/>
    <w:rsid w:val="00B74F76"/>
    <w:rsid w:val="00B80A28"/>
    <w:rsid w:val="00B82F72"/>
    <w:rsid w:val="00B85919"/>
    <w:rsid w:val="00B867F5"/>
    <w:rsid w:val="00B87489"/>
    <w:rsid w:val="00B87671"/>
    <w:rsid w:val="00B90A2E"/>
    <w:rsid w:val="00B90A8C"/>
    <w:rsid w:val="00B9146A"/>
    <w:rsid w:val="00B91712"/>
    <w:rsid w:val="00B942D0"/>
    <w:rsid w:val="00B961B3"/>
    <w:rsid w:val="00B96CA7"/>
    <w:rsid w:val="00B97A9E"/>
    <w:rsid w:val="00B97EC5"/>
    <w:rsid w:val="00BA0D45"/>
    <w:rsid w:val="00BA537D"/>
    <w:rsid w:val="00BA54FC"/>
    <w:rsid w:val="00BA5B7B"/>
    <w:rsid w:val="00BA64C9"/>
    <w:rsid w:val="00BA76D8"/>
    <w:rsid w:val="00BB0B95"/>
    <w:rsid w:val="00BB12A8"/>
    <w:rsid w:val="00BB169F"/>
    <w:rsid w:val="00BB266F"/>
    <w:rsid w:val="00BB5200"/>
    <w:rsid w:val="00BB5FF4"/>
    <w:rsid w:val="00BB7010"/>
    <w:rsid w:val="00BB72C1"/>
    <w:rsid w:val="00BC0C52"/>
    <w:rsid w:val="00BC4042"/>
    <w:rsid w:val="00BC5467"/>
    <w:rsid w:val="00BC63B4"/>
    <w:rsid w:val="00BC67C0"/>
    <w:rsid w:val="00BC6FB3"/>
    <w:rsid w:val="00BC734E"/>
    <w:rsid w:val="00BC7F95"/>
    <w:rsid w:val="00BD036A"/>
    <w:rsid w:val="00BD0991"/>
    <w:rsid w:val="00BD0C66"/>
    <w:rsid w:val="00BD1BDD"/>
    <w:rsid w:val="00BD3C67"/>
    <w:rsid w:val="00BD42DA"/>
    <w:rsid w:val="00BD4A44"/>
    <w:rsid w:val="00BD5053"/>
    <w:rsid w:val="00BD5AED"/>
    <w:rsid w:val="00BD6332"/>
    <w:rsid w:val="00BD65BD"/>
    <w:rsid w:val="00BD6FB3"/>
    <w:rsid w:val="00BE0B1B"/>
    <w:rsid w:val="00BE0F2A"/>
    <w:rsid w:val="00BE1F7C"/>
    <w:rsid w:val="00BE4435"/>
    <w:rsid w:val="00BE4568"/>
    <w:rsid w:val="00BE4E01"/>
    <w:rsid w:val="00BE5A58"/>
    <w:rsid w:val="00BE64DD"/>
    <w:rsid w:val="00BE70E0"/>
    <w:rsid w:val="00BF0626"/>
    <w:rsid w:val="00BF09CF"/>
    <w:rsid w:val="00BF2455"/>
    <w:rsid w:val="00BF332F"/>
    <w:rsid w:val="00BF3482"/>
    <w:rsid w:val="00BF3C5A"/>
    <w:rsid w:val="00BF5CCE"/>
    <w:rsid w:val="00BF6A21"/>
    <w:rsid w:val="00BF7749"/>
    <w:rsid w:val="00C00FFB"/>
    <w:rsid w:val="00C01E59"/>
    <w:rsid w:val="00C0396F"/>
    <w:rsid w:val="00C044FB"/>
    <w:rsid w:val="00C04A2D"/>
    <w:rsid w:val="00C055A4"/>
    <w:rsid w:val="00C06514"/>
    <w:rsid w:val="00C103EB"/>
    <w:rsid w:val="00C1051D"/>
    <w:rsid w:val="00C11386"/>
    <w:rsid w:val="00C11895"/>
    <w:rsid w:val="00C127E1"/>
    <w:rsid w:val="00C12E74"/>
    <w:rsid w:val="00C13448"/>
    <w:rsid w:val="00C14217"/>
    <w:rsid w:val="00C14AF3"/>
    <w:rsid w:val="00C1507E"/>
    <w:rsid w:val="00C1698F"/>
    <w:rsid w:val="00C174BA"/>
    <w:rsid w:val="00C200B2"/>
    <w:rsid w:val="00C21059"/>
    <w:rsid w:val="00C21F98"/>
    <w:rsid w:val="00C2321D"/>
    <w:rsid w:val="00C237F4"/>
    <w:rsid w:val="00C238DB"/>
    <w:rsid w:val="00C24B2D"/>
    <w:rsid w:val="00C31346"/>
    <w:rsid w:val="00C32287"/>
    <w:rsid w:val="00C3239A"/>
    <w:rsid w:val="00C3302E"/>
    <w:rsid w:val="00C33197"/>
    <w:rsid w:val="00C33276"/>
    <w:rsid w:val="00C33757"/>
    <w:rsid w:val="00C355C7"/>
    <w:rsid w:val="00C3649B"/>
    <w:rsid w:val="00C364E6"/>
    <w:rsid w:val="00C36F9B"/>
    <w:rsid w:val="00C37012"/>
    <w:rsid w:val="00C4017D"/>
    <w:rsid w:val="00C40339"/>
    <w:rsid w:val="00C40F40"/>
    <w:rsid w:val="00C4322C"/>
    <w:rsid w:val="00C4343D"/>
    <w:rsid w:val="00C46E57"/>
    <w:rsid w:val="00C4738E"/>
    <w:rsid w:val="00C47516"/>
    <w:rsid w:val="00C502A1"/>
    <w:rsid w:val="00C50756"/>
    <w:rsid w:val="00C5101B"/>
    <w:rsid w:val="00C5254F"/>
    <w:rsid w:val="00C528B3"/>
    <w:rsid w:val="00C5312A"/>
    <w:rsid w:val="00C53595"/>
    <w:rsid w:val="00C53A39"/>
    <w:rsid w:val="00C53CD4"/>
    <w:rsid w:val="00C547BA"/>
    <w:rsid w:val="00C5495B"/>
    <w:rsid w:val="00C54A8B"/>
    <w:rsid w:val="00C56B00"/>
    <w:rsid w:val="00C56B77"/>
    <w:rsid w:val="00C57310"/>
    <w:rsid w:val="00C573D8"/>
    <w:rsid w:val="00C617F5"/>
    <w:rsid w:val="00C621F3"/>
    <w:rsid w:val="00C62566"/>
    <w:rsid w:val="00C627E5"/>
    <w:rsid w:val="00C62D96"/>
    <w:rsid w:val="00C62E1B"/>
    <w:rsid w:val="00C62EC9"/>
    <w:rsid w:val="00C633F2"/>
    <w:rsid w:val="00C63CBB"/>
    <w:rsid w:val="00C674B1"/>
    <w:rsid w:val="00C67EC8"/>
    <w:rsid w:val="00C70457"/>
    <w:rsid w:val="00C72166"/>
    <w:rsid w:val="00C72E4C"/>
    <w:rsid w:val="00C73D3A"/>
    <w:rsid w:val="00C7457D"/>
    <w:rsid w:val="00C76002"/>
    <w:rsid w:val="00C76D4E"/>
    <w:rsid w:val="00C77048"/>
    <w:rsid w:val="00C822D6"/>
    <w:rsid w:val="00C830C5"/>
    <w:rsid w:val="00C830D5"/>
    <w:rsid w:val="00C84CB2"/>
    <w:rsid w:val="00C855DB"/>
    <w:rsid w:val="00C8592E"/>
    <w:rsid w:val="00C85FF3"/>
    <w:rsid w:val="00C87CE7"/>
    <w:rsid w:val="00C903FC"/>
    <w:rsid w:val="00C907E6"/>
    <w:rsid w:val="00C914FF"/>
    <w:rsid w:val="00C91DF8"/>
    <w:rsid w:val="00C9221D"/>
    <w:rsid w:val="00C93476"/>
    <w:rsid w:val="00C9395E"/>
    <w:rsid w:val="00C93A6D"/>
    <w:rsid w:val="00C93D2F"/>
    <w:rsid w:val="00C966BA"/>
    <w:rsid w:val="00CA1590"/>
    <w:rsid w:val="00CA2051"/>
    <w:rsid w:val="00CA2493"/>
    <w:rsid w:val="00CA269F"/>
    <w:rsid w:val="00CA28C6"/>
    <w:rsid w:val="00CA3176"/>
    <w:rsid w:val="00CA352E"/>
    <w:rsid w:val="00CA3937"/>
    <w:rsid w:val="00CA60C3"/>
    <w:rsid w:val="00CB09C2"/>
    <w:rsid w:val="00CB0A64"/>
    <w:rsid w:val="00CB1365"/>
    <w:rsid w:val="00CB1A51"/>
    <w:rsid w:val="00CB2113"/>
    <w:rsid w:val="00CB2CC3"/>
    <w:rsid w:val="00CB5844"/>
    <w:rsid w:val="00CB60B1"/>
    <w:rsid w:val="00CB7D6D"/>
    <w:rsid w:val="00CB7E7B"/>
    <w:rsid w:val="00CB7F8D"/>
    <w:rsid w:val="00CB7FFB"/>
    <w:rsid w:val="00CC0C76"/>
    <w:rsid w:val="00CC3125"/>
    <w:rsid w:val="00CC3BC3"/>
    <w:rsid w:val="00CC3D83"/>
    <w:rsid w:val="00CC5EE3"/>
    <w:rsid w:val="00CC6625"/>
    <w:rsid w:val="00CC6901"/>
    <w:rsid w:val="00CC6905"/>
    <w:rsid w:val="00CC6A21"/>
    <w:rsid w:val="00CC7456"/>
    <w:rsid w:val="00CC7DB9"/>
    <w:rsid w:val="00CD0417"/>
    <w:rsid w:val="00CD0A28"/>
    <w:rsid w:val="00CD3385"/>
    <w:rsid w:val="00CD4BC4"/>
    <w:rsid w:val="00CD4BD2"/>
    <w:rsid w:val="00CD629B"/>
    <w:rsid w:val="00CD7443"/>
    <w:rsid w:val="00CD7694"/>
    <w:rsid w:val="00CE235A"/>
    <w:rsid w:val="00CE356C"/>
    <w:rsid w:val="00CE3869"/>
    <w:rsid w:val="00CE3876"/>
    <w:rsid w:val="00CE395C"/>
    <w:rsid w:val="00CE3EE8"/>
    <w:rsid w:val="00CE598D"/>
    <w:rsid w:val="00CE5C36"/>
    <w:rsid w:val="00CE5D9F"/>
    <w:rsid w:val="00CE5E39"/>
    <w:rsid w:val="00CF04E8"/>
    <w:rsid w:val="00CF1652"/>
    <w:rsid w:val="00CF1A46"/>
    <w:rsid w:val="00CF1CFE"/>
    <w:rsid w:val="00CF25A5"/>
    <w:rsid w:val="00CF41E7"/>
    <w:rsid w:val="00CF4797"/>
    <w:rsid w:val="00CF51C2"/>
    <w:rsid w:val="00CF7693"/>
    <w:rsid w:val="00CF7C6D"/>
    <w:rsid w:val="00D00D8B"/>
    <w:rsid w:val="00D00ECE"/>
    <w:rsid w:val="00D02665"/>
    <w:rsid w:val="00D03552"/>
    <w:rsid w:val="00D03E01"/>
    <w:rsid w:val="00D0479A"/>
    <w:rsid w:val="00D0488B"/>
    <w:rsid w:val="00D06602"/>
    <w:rsid w:val="00D072CD"/>
    <w:rsid w:val="00D0733A"/>
    <w:rsid w:val="00D0749A"/>
    <w:rsid w:val="00D10AC8"/>
    <w:rsid w:val="00D11520"/>
    <w:rsid w:val="00D11835"/>
    <w:rsid w:val="00D13658"/>
    <w:rsid w:val="00D151CE"/>
    <w:rsid w:val="00D1525E"/>
    <w:rsid w:val="00D159D5"/>
    <w:rsid w:val="00D1643F"/>
    <w:rsid w:val="00D17D7F"/>
    <w:rsid w:val="00D20929"/>
    <w:rsid w:val="00D22809"/>
    <w:rsid w:val="00D23573"/>
    <w:rsid w:val="00D2719C"/>
    <w:rsid w:val="00D30130"/>
    <w:rsid w:val="00D304EB"/>
    <w:rsid w:val="00D31EAD"/>
    <w:rsid w:val="00D321DE"/>
    <w:rsid w:val="00D32D43"/>
    <w:rsid w:val="00D34761"/>
    <w:rsid w:val="00D347A5"/>
    <w:rsid w:val="00D35623"/>
    <w:rsid w:val="00D3624F"/>
    <w:rsid w:val="00D36FA8"/>
    <w:rsid w:val="00D37359"/>
    <w:rsid w:val="00D37BB5"/>
    <w:rsid w:val="00D37DD9"/>
    <w:rsid w:val="00D41874"/>
    <w:rsid w:val="00D44483"/>
    <w:rsid w:val="00D4465F"/>
    <w:rsid w:val="00D44D1B"/>
    <w:rsid w:val="00D47EEE"/>
    <w:rsid w:val="00D5011C"/>
    <w:rsid w:val="00D503F9"/>
    <w:rsid w:val="00D50443"/>
    <w:rsid w:val="00D51293"/>
    <w:rsid w:val="00D51F28"/>
    <w:rsid w:val="00D53F28"/>
    <w:rsid w:val="00D56012"/>
    <w:rsid w:val="00D564A9"/>
    <w:rsid w:val="00D565CA"/>
    <w:rsid w:val="00D574F2"/>
    <w:rsid w:val="00D60F3E"/>
    <w:rsid w:val="00D60F80"/>
    <w:rsid w:val="00D626EF"/>
    <w:rsid w:val="00D62D53"/>
    <w:rsid w:val="00D62E48"/>
    <w:rsid w:val="00D63649"/>
    <w:rsid w:val="00D63B53"/>
    <w:rsid w:val="00D6632D"/>
    <w:rsid w:val="00D66B8B"/>
    <w:rsid w:val="00D671AD"/>
    <w:rsid w:val="00D70041"/>
    <w:rsid w:val="00D70378"/>
    <w:rsid w:val="00D7124A"/>
    <w:rsid w:val="00D7218D"/>
    <w:rsid w:val="00D7291C"/>
    <w:rsid w:val="00D7333E"/>
    <w:rsid w:val="00D7344D"/>
    <w:rsid w:val="00D7348D"/>
    <w:rsid w:val="00D740B5"/>
    <w:rsid w:val="00D75483"/>
    <w:rsid w:val="00D76346"/>
    <w:rsid w:val="00D77920"/>
    <w:rsid w:val="00D77A9C"/>
    <w:rsid w:val="00D77BB8"/>
    <w:rsid w:val="00D80319"/>
    <w:rsid w:val="00D80F2B"/>
    <w:rsid w:val="00D813AF"/>
    <w:rsid w:val="00D81B74"/>
    <w:rsid w:val="00D81D93"/>
    <w:rsid w:val="00D83AEE"/>
    <w:rsid w:val="00D8402D"/>
    <w:rsid w:val="00D84131"/>
    <w:rsid w:val="00D84210"/>
    <w:rsid w:val="00D84B4C"/>
    <w:rsid w:val="00D85A7D"/>
    <w:rsid w:val="00D863F8"/>
    <w:rsid w:val="00D8664F"/>
    <w:rsid w:val="00D86A26"/>
    <w:rsid w:val="00D86D1E"/>
    <w:rsid w:val="00D87B56"/>
    <w:rsid w:val="00D906D6"/>
    <w:rsid w:val="00D931D4"/>
    <w:rsid w:val="00D93F83"/>
    <w:rsid w:val="00D945C2"/>
    <w:rsid w:val="00D94963"/>
    <w:rsid w:val="00D952A6"/>
    <w:rsid w:val="00D95645"/>
    <w:rsid w:val="00D95E5E"/>
    <w:rsid w:val="00D96945"/>
    <w:rsid w:val="00D97752"/>
    <w:rsid w:val="00D97833"/>
    <w:rsid w:val="00DA06FE"/>
    <w:rsid w:val="00DA0BAC"/>
    <w:rsid w:val="00DA107F"/>
    <w:rsid w:val="00DA1E67"/>
    <w:rsid w:val="00DA241D"/>
    <w:rsid w:val="00DA259B"/>
    <w:rsid w:val="00DA28F3"/>
    <w:rsid w:val="00DA29DE"/>
    <w:rsid w:val="00DA2DAB"/>
    <w:rsid w:val="00DA41E4"/>
    <w:rsid w:val="00DA560A"/>
    <w:rsid w:val="00DA61D2"/>
    <w:rsid w:val="00DA6B15"/>
    <w:rsid w:val="00DA72A2"/>
    <w:rsid w:val="00DA75EB"/>
    <w:rsid w:val="00DB07AC"/>
    <w:rsid w:val="00DB07FB"/>
    <w:rsid w:val="00DB13E8"/>
    <w:rsid w:val="00DB1B46"/>
    <w:rsid w:val="00DB1D6B"/>
    <w:rsid w:val="00DB20FF"/>
    <w:rsid w:val="00DB2357"/>
    <w:rsid w:val="00DB4833"/>
    <w:rsid w:val="00DB49D2"/>
    <w:rsid w:val="00DB4D1E"/>
    <w:rsid w:val="00DB68AF"/>
    <w:rsid w:val="00DB76C1"/>
    <w:rsid w:val="00DB7889"/>
    <w:rsid w:val="00DB7DF4"/>
    <w:rsid w:val="00DC093B"/>
    <w:rsid w:val="00DC1F8C"/>
    <w:rsid w:val="00DC3DA5"/>
    <w:rsid w:val="00DC44DC"/>
    <w:rsid w:val="00DC7587"/>
    <w:rsid w:val="00DC7F34"/>
    <w:rsid w:val="00DD0BE1"/>
    <w:rsid w:val="00DD2795"/>
    <w:rsid w:val="00DD66DF"/>
    <w:rsid w:val="00DD718E"/>
    <w:rsid w:val="00DE03A6"/>
    <w:rsid w:val="00DE06E5"/>
    <w:rsid w:val="00DE097D"/>
    <w:rsid w:val="00DE0E40"/>
    <w:rsid w:val="00DE51FD"/>
    <w:rsid w:val="00DE5EA2"/>
    <w:rsid w:val="00DF0989"/>
    <w:rsid w:val="00DF134D"/>
    <w:rsid w:val="00DF153C"/>
    <w:rsid w:val="00DF239E"/>
    <w:rsid w:val="00DF25A4"/>
    <w:rsid w:val="00DF2B8E"/>
    <w:rsid w:val="00DF4287"/>
    <w:rsid w:val="00DF56F4"/>
    <w:rsid w:val="00DF5C71"/>
    <w:rsid w:val="00DF69CA"/>
    <w:rsid w:val="00DF6DA5"/>
    <w:rsid w:val="00E00147"/>
    <w:rsid w:val="00E010E4"/>
    <w:rsid w:val="00E0279E"/>
    <w:rsid w:val="00E02C24"/>
    <w:rsid w:val="00E05893"/>
    <w:rsid w:val="00E06378"/>
    <w:rsid w:val="00E0644C"/>
    <w:rsid w:val="00E10B37"/>
    <w:rsid w:val="00E11097"/>
    <w:rsid w:val="00E1259F"/>
    <w:rsid w:val="00E12AF3"/>
    <w:rsid w:val="00E1388E"/>
    <w:rsid w:val="00E13A15"/>
    <w:rsid w:val="00E13BDB"/>
    <w:rsid w:val="00E14060"/>
    <w:rsid w:val="00E14780"/>
    <w:rsid w:val="00E1479C"/>
    <w:rsid w:val="00E156D2"/>
    <w:rsid w:val="00E165AF"/>
    <w:rsid w:val="00E1720E"/>
    <w:rsid w:val="00E204E1"/>
    <w:rsid w:val="00E22558"/>
    <w:rsid w:val="00E23782"/>
    <w:rsid w:val="00E237DF"/>
    <w:rsid w:val="00E23921"/>
    <w:rsid w:val="00E250C8"/>
    <w:rsid w:val="00E250C9"/>
    <w:rsid w:val="00E268D1"/>
    <w:rsid w:val="00E276A0"/>
    <w:rsid w:val="00E27978"/>
    <w:rsid w:val="00E30045"/>
    <w:rsid w:val="00E300A3"/>
    <w:rsid w:val="00E30622"/>
    <w:rsid w:val="00E32CFB"/>
    <w:rsid w:val="00E33DF9"/>
    <w:rsid w:val="00E363CA"/>
    <w:rsid w:val="00E36502"/>
    <w:rsid w:val="00E36871"/>
    <w:rsid w:val="00E369C9"/>
    <w:rsid w:val="00E36AA9"/>
    <w:rsid w:val="00E377EC"/>
    <w:rsid w:val="00E37CCE"/>
    <w:rsid w:val="00E419AC"/>
    <w:rsid w:val="00E5047D"/>
    <w:rsid w:val="00E506A8"/>
    <w:rsid w:val="00E5160F"/>
    <w:rsid w:val="00E51756"/>
    <w:rsid w:val="00E53372"/>
    <w:rsid w:val="00E54CB4"/>
    <w:rsid w:val="00E55260"/>
    <w:rsid w:val="00E55A51"/>
    <w:rsid w:val="00E561EF"/>
    <w:rsid w:val="00E56CC5"/>
    <w:rsid w:val="00E5735A"/>
    <w:rsid w:val="00E60178"/>
    <w:rsid w:val="00E63B12"/>
    <w:rsid w:val="00E6489F"/>
    <w:rsid w:val="00E66ED2"/>
    <w:rsid w:val="00E73C41"/>
    <w:rsid w:val="00E74084"/>
    <w:rsid w:val="00E76107"/>
    <w:rsid w:val="00E76A06"/>
    <w:rsid w:val="00E76E7C"/>
    <w:rsid w:val="00E77BBF"/>
    <w:rsid w:val="00E808A0"/>
    <w:rsid w:val="00E80C53"/>
    <w:rsid w:val="00E819B5"/>
    <w:rsid w:val="00E81FA1"/>
    <w:rsid w:val="00E823A4"/>
    <w:rsid w:val="00E82576"/>
    <w:rsid w:val="00E86654"/>
    <w:rsid w:val="00E87DF3"/>
    <w:rsid w:val="00E901E0"/>
    <w:rsid w:val="00E904E5"/>
    <w:rsid w:val="00E90C8E"/>
    <w:rsid w:val="00E9284F"/>
    <w:rsid w:val="00E92F16"/>
    <w:rsid w:val="00E931FF"/>
    <w:rsid w:val="00E93556"/>
    <w:rsid w:val="00E95F34"/>
    <w:rsid w:val="00E96697"/>
    <w:rsid w:val="00E97152"/>
    <w:rsid w:val="00EA002B"/>
    <w:rsid w:val="00EA0987"/>
    <w:rsid w:val="00EA0A9D"/>
    <w:rsid w:val="00EA116A"/>
    <w:rsid w:val="00EA12DF"/>
    <w:rsid w:val="00EA1598"/>
    <w:rsid w:val="00EA1A2D"/>
    <w:rsid w:val="00EA3662"/>
    <w:rsid w:val="00EA3DCE"/>
    <w:rsid w:val="00EA5D05"/>
    <w:rsid w:val="00EA6E64"/>
    <w:rsid w:val="00EA761F"/>
    <w:rsid w:val="00EB00B9"/>
    <w:rsid w:val="00EB0A0A"/>
    <w:rsid w:val="00EB0BC1"/>
    <w:rsid w:val="00EB11B0"/>
    <w:rsid w:val="00EB350C"/>
    <w:rsid w:val="00EB36ED"/>
    <w:rsid w:val="00EB3F9F"/>
    <w:rsid w:val="00EB5D6D"/>
    <w:rsid w:val="00EB5DC5"/>
    <w:rsid w:val="00EB62E6"/>
    <w:rsid w:val="00EB776A"/>
    <w:rsid w:val="00EC02BD"/>
    <w:rsid w:val="00EC0D6D"/>
    <w:rsid w:val="00EC1072"/>
    <w:rsid w:val="00EC1661"/>
    <w:rsid w:val="00EC2C6F"/>
    <w:rsid w:val="00EC46CD"/>
    <w:rsid w:val="00EC50F3"/>
    <w:rsid w:val="00EC609D"/>
    <w:rsid w:val="00EC62FC"/>
    <w:rsid w:val="00EC7119"/>
    <w:rsid w:val="00EC7CF6"/>
    <w:rsid w:val="00ED0CE3"/>
    <w:rsid w:val="00ED15D1"/>
    <w:rsid w:val="00ED164C"/>
    <w:rsid w:val="00ED2512"/>
    <w:rsid w:val="00ED290C"/>
    <w:rsid w:val="00ED2AFC"/>
    <w:rsid w:val="00ED3365"/>
    <w:rsid w:val="00ED34D9"/>
    <w:rsid w:val="00ED3D56"/>
    <w:rsid w:val="00ED3F18"/>
    <w:rsid w:val="00ED4DA4"/>
    <w:rsid w:val="00ED5350"/>
    <w:rsid w:val="00ED54D2"/>
    <w:rsid w:val="00ED64A8"/>
    <w:rsid w:val="00EE158C"/>
    <w:rsid w:val="00EE3BFA"/>
    <w:rsid w:val="00EE3EC8"/>
    <w:rsid w:val="00EE566A"/>
    <w:rsid w:val="00EE6214"/>
    <w:rsid w:val="00EE6F71"/>
    <w:rsid w:val="00EE7080"/>
    <w:rsid w:val="00EE7475"/>
    <w:rsid w:val="00EF0875"/>
    <w:rsid w:val="00EF39D4"/>
    <w:rsid w:val="00EF445A"/>
    <w:rsid w:val="00EF50F3"/>
    <w:rsid w:val="00EF5A19"/>
    <w:rsid w:val="00EF7E16"/>
    <w:rsid w:val="00F0180D"/>
    <w:rsid w:val="00F01ECC"/>
    <w:rsid w:val="00F02B26"/>
    <w:rsid w:val="00F02D00"/>
    <w:rsid w:val="00F04813"/>
    <w:rsid w:val="00F04F01"/>
    <w:rsid w:val="00F05F8A"/>
    <w:rsid w:val="00F06B80"/>
    <w:rsid w:val="00F06C1B"/>
    <w:rsid w:val="00F06E59"/>
    <w:rsid w:val="00F07901"/>
    <w:rsid w:val="00F07D86"/>
    <w:rsid w:val="00F10EB6"/>
    <w:rsid w:val="00F12070"/>
    <w:rsid w:val="00F12585"/>
    <w:rsid w:val="00F125E6"/>
    <w:rsid w:val="00F159A6"/>
    <w:rsid w:val="00F20EEE"/>
    <w:rsid w:val="00F22009"/>
    <w:rsid w:val="00F228DE"/>
    <w:rsid w:val="00F22A85"/>
    <w:rsid w:val="00F22F00"/>
    <w:rsid w:val="00F231E8"/>
    <w:rsid w:val="00F23603"/>
    <w:rsid w:val="00F24189"/>
    <w:rsid w:val="00F25135"/>
    <w:rsid w:val="00F2558F"/>
    <w:rsid w:val="00F2574E"/>
    <w:rsid w:val="00F2633D"/>
    <w:rsid w:val="00F26927"/>
    <w:rsid w:val="00F26C7F"/>
    <w:rsid w:val="00F26CC3"/>
    <w:rsid w:val="00F26FB0"/>
    <w:rsid w:val="00F273A7"/>
    <w:rsid w:val="00F30E3F"/>
    <w:rsid w:val="00F30EEA"/>
    <w:rsid w:val="00F3161C"/>
    <w:rsid w:val="00F3346E"/>
    <w:rsid w:val="00F33A76"/>
    <w:rsid w:val="00F33E0B"/>
    <w:rsid w:val="00F33E7B"/>
    <w:rsid w:val="00F3442C"/>
    <w:rsid w:val="00F3477E"/>
    <w:rsid w:val="00F35A38"/>
    <w:rsid w:val="00F35D8E"/>
    <w:rsid w:val="00F3688B"/>
    <w:rsid w:val="00F37416"/>
    <w:rsid w:val="00F37A96"/>
    <w:rsid w:val="00F4021A"/>
    <w:rsid w:val="00F4025A"/>
    <w:rsid w:val="00F426FA"/>
    <w:rsid w:val="00F44F84"/>
    <w:rsid w:val="00F45DAF"/>
    <w:rsid w:val="00F4665C"/>
    <w:rsid w:val="00F47C42"/>
    <w:rsid w:val="00F5359B"/>
    <w:rsid w:val="00F53806"/>
    <w:rsid w:val="00F53A9A"/>
    <w:rsid w:val="00F54306"/>
    <w:rsid w:val="00F5446C"/>
    <w:rsid w:val="00F54D92"/>
    <w:rsid w:val="00F55CC5"/>
    <w:rsid w:val="00F5673C"/>
    <w:rsid w:val="00F56C5F"/>
    <w:rsid w:val="00F5771F"/>
    <w:rsid w:val="00F612E9"/>
    <w:rsid w:val="00F62673"/>
    <w:rsid w:val="00F628DC"/>
    <w:rsid w:val="00F65019"/>
    <w:rsid w:val="00F653D9"/>
    <w:rsid w:val="00F67FDA"/>
    <w:rsid w:val="00F700F8"/>
    <w:rsid w:val="00F72C3E"/>
    <w:rsid w:val="00F72F33"/>
    <w:rsid w:val="00F745D2"/>
    <w:rsid w:val="00F74E04"/>
    <w:rsid w:val="00F753DE"/>
    <w:rsid w:val="00F75AAA"/>
    <w:rsid w:val="00F75BCD"/>
    <w:rsid w:val="00F7616E"/>
    <w:rsid w:val="00F7736A"/>
    <w:rsid w:val="00F811D9"/>
    <w:rsid w:val="00F82983"/>
    <w:rsid w:val="00F82D13"/>
    <w:rsid w:val="00F832C8"/>
    <w:rsid w:val="00F84905"/>
    <w:rsid w:val="00F84E19"/>
    <w:rsid w:val="00F865D9"/>
    <w:rsid w:val="00F878AA"/>
    <w:rsid w:val="00F910C2"/>
    <w:rsid w:val="00F91D0B"/>
    <w:rsid w:val="00F92F95"/>
    <w:rsid w:val="00F93487"/>
    <w:rsid w:val="00F94569"/>
    <w:rsid w:val="00F94A4A"/>
    <w:rsid w:val="00F94BAA"/>
    <w:rsid w:val="00F95775"/>
    <w:rsid w:val="00F97333"/>
    <w:rsid w:val="00F97C5D"/>
    <w:rsid w:val="00FA09BD"/>
    <w:rsid w:val="00FA0DA7"/>
    <w:rsid w:val="00FA1599"/>
    <w:rsid w:val="00FA15F1"/>
    <w:rsid w:val="00FA19E3"/>
    <w:rsid w:val="00FA20AA"/>
    <w:rsid w:val="00FA24B1"/>
    <w:rsid w:val="00FA2B60"/>
    <w:rsid w:val="00FA4BEA"/>
    <w:rsid w:val="00FA6225"/>
    <w:rsid w:val="00FA6442"/>
    <w:rsid w:val="00FB1AF9"/>
    <w:rsid w:val="00FB1DFE"/>
    <w:rsid w:val="00FB3A22"/>
    <w:rsid w:val="00FB4DFA"/>
    <w:rsid w:val="00FB618E"/>
    <w:rsid w:val="00FB744C"/>
    <w:rsid w:val="00FB745F"/>
    <w:rsid w:val="00FB7EA0"/>
    <w:rsid w:val="00FC0BF4"/>
    <w:rsid w:val="00FC0CAF"/>
    <w:rsid w:val="00FC1F85"/>
    <w:rsid w:val="00FC558E"/>
    <w:rsid w:val="00FC6742"/>
    <w:rsid w:val="00FC68F6"/>
    <w:rsid w:val="00FC73B7"/>
    <w:rsid w:val="00FD1274"/>
    <w:rsid w:val="00FD1EFB"/>
    <w:rsid w:val="00FD225F"/>
    <w:rsid w:val="00FD245D"/>
    <w:rsid w:val="00FD3A5D"/>
    <w:rsid w:val="00FD4CFA"/>
    <w:rsid w:val="00FD58EE"/>
    <w:rsid w:val="00FD59AE"/>
    <w:rsid w:val="00FD6A91"/>
    <w:rsid w:val="00FD703E"/>
    <w:rsid w:val="00FE0445"/>
    <w:rsid w:val="00FE04F7"/>
    <w:rsid w:val="00FE0529"/>
    <w:rsid w:val="00FE0A8D"/>
    <w:rsid w:val="00FE11C2"/>
    <w:rsid w:val="00FE1815"/>
    <w:rsid w:val="00FE19DC"/>
    <w:rsid w:val="00FE2581"/>
    <w:rsid w:val="00FE352C"/>
    <w:rsid w:val="00FE4F63"/>
    <w:rsid w:val="00FE5265"/>
    <w:rsid w:val="00FE5EA0"/>
    <w:rsid w:val="00FE67FA"/>
    <w:rsid w:val="00FE6D60"/>
    <w:rsid w:val="00FE7275"/>
    <w:rsid w:val="00FE7496"/>
    <w:rsid w:val="00FE7801"/>
    <w:rsid w:val="00FF0FC8"/>
    <w:rsid w:val="00FF118E"/>
    <w:rsid w:val="00FF19C8"/>
    <w:rsid w:val="00FF1F02"/>
    <w:rsid w:val="00FF22AD"/>
    <w:rsid w:val="00FF26A6"/>
    <w:rsid w:val="00FF3404"/>
    <w:rsid w:val="00FF5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A4CF"/>
  <w15:chartTrackingRefBased/>
  <w15:docId w15:val="{3682AC25-5097-5247-8EAA-C65009BC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F4"/>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87EF4"/>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87EF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87EF4"/>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687EF4"/>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87EF4"/>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687EF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87EF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87EF4"/>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687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F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8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87EF4"/>
    <w:pPr>
      <w:spacing w:before="160"/>
      <w:jc w:val="center"/>
    </w:pPr>
    <w:rPr>
      <w:i/>
      <w:iCs/>
      <w:color w:val="404040" w:themeColor="text1" w:themeTint="BF"/>
    </w:rPr>
  </w:style>
  <w:style w:type="character" w:customStyle="1" w:styleId="QuoteChar">
    <w:name w:val="Quote Char"/>
    <w:basedOn w:val="DefaultParagraphFont"/>
    <w:link w:val="Quote"/>
    <w:uiPriority w:val="29"/>
    <w:rsid w:val="00687EF4"/>
    <w:rPr>
      <w:i/>
      <w:iCs/>
      <w:color w:val="404040" w:themeColor="text1" w:themeTint="BF"/>
      <w:kern w:val="0"/>
      <w14:ligatures w14:val="none"/>
    </w:rPr>
  </w:style>
  <w:style w:type="paragraph" w:styleId="ListParagraph">
    <w:name w:val="List Paragraph"/>
    <w:basedOn w:val="Normal"/>
    <w:uiPriority w:val="34"/>
    <w:qFormat/>
    <w:rsid w:val="00687EF4"/>
    <w:pPr>
      <w:ind w:left="720"/>
      <w:contextualSpacing/>
    </w:pPr>
  </w:style>
  <w:style w:type="character" w:styleId="IntenseEmphasis">
    <w:name w:val="Intense Emphasis"/>
    <w:basedOn w:val="DefaultParagraphFont"/>
    <w:uiPriority w:val="21"/>
    <w:qFormat/>
    <w:rsid w:val="00687EF4"/>
    <w:rPr>
      <w:i/>
      <w:iCs/>
      <w:color w:val="0F4761" w:themeColor="accent1" w:themeShade="BF"/>
    </w:rPr>
  </w:style>
  <w:style w:type="paragraph" w:styleId="IntenseQuote">
    <w:name w:val="Intense Quote"/>
    <w:basedOn w:val="Normal"/>
    <w:next w:val="Normal"/>
    <w:link w:val="IntenseQuoteChar"/>
    <w:uiPriority w:val="30"/>
    <w:qFormat/>
    <w:rsid w:val="0068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EF4"/>
    <w:rPr>
      <w:i/>
      <w:iCs/>
      <w:color w:val="0F4761" w:themeColor="accent1" w:themeShade="BF"/>
      <w:kern w:val="0"/>
      <w14:ligatures w14:val="none"/>
    </w:rPr>
  </w:style>
  <w:style w:type="character" w:styleId="IntenseReference">
    <w:name w:val="Intense Reference"/>
    <w:basedOn w:val="DefaultParagraphFont"/>
    <w:uiPriority w:val="32"/>
    <w:qFormat/>
    <w:rsid w:val="00687EF4"/>
    <w:rPr>
      <w:b/>
      <w:bCs/>
      <w:smallCaps/>
      <w:color w:val="0F4761" w:themeColor="accent1" w:themeShade="BF"/>
      <w:spacing w:val="5"/>
    </w:rPr>
  </w:style>
  <w:style w:type="table" w:styleId="TableGrid">
    <w:name w:val="Table Grid"/>
    <w:basedOn w:val="TableNormal"/>
    <w:uiPriority w:val="39"/>
    <w:rsid w:val="00E26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6270"/>
  </w:style>
  <w:style w:type="character" w:styleId="Hyperlink">
    <w:name w:val="Hyperlink"/>
    <w:basedOn w:val="DefaultParagraphFont"/>
    <w:uiPriority w:val="99"/>
    <w:unhideWhenUsed/>
    <w:rsid w:val="000A7CE5"/>
    <w:rPr>
      <w:color w:val="467886" w:themeColor="hyperlink"/>
      <w:u w:val="single"/>
    </w:rPr>
  </w:style>
  <w:style w:type="character" w:styleId="UnresolvedMention">
    <w:name w:val="Unresolved Mention"/>
    <w:basedOn w:val="DefaultParagraphFont"/>
    <w:uiPriority w:val="99"/>
    <w:semiHidden/>
    <w:unhideWhenUsed/>
    <w:rsid w:val="000A7CE5"/>
    <w:rPr>
      <w:color w:val="605E5C"/>
      <w:shd w:val="clear" w:color="auto" w:fill="E1DFDD"/>
    </w:rPr>
  </w:style>
  <w:style w:type="paragraph" w:customStyle="1" w:styleId="Body">
    <w:name w:val="Body"/>
    <w:rsid w:val="001B7A0C"/>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paragraph" w:styleId="Footer">
    <w:name w:val="footer"/>
    <w:basedOn w:val="Normal"/>
    <w:link w:val="FooterChar"/>
    <w:uiPriority w:val="99"/>
    <w:unhideWhenUsed/>
    <w:rsid w:val="001F2BB0"/>
    <w:pPr>
      <w:tabs>
        <w:tab w:val="center" w:pos="4513"/>
        <w:tab w:val="right" w:pos="9026"/>
      </w:tabs>
    </w:pPr>
  </w:style>
  <w:style w:type="character" w:customStyle="1" w:styleId="FooterChar">
    <w:name w:val="Footer Char"/>
    <w:basedOn w:val="DefaultParagraphFont"/>
    <w:link w:val="Footer"/>
    <w:uiPriority w:val="99"/>
    <w:rsid w:val="001F2BB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2BB0"/>
  </w:style>
  <w:style w:type="character" w:styleId="LineNumber">
    <w:name w:val="line number"/>
    <w:basedOn w:val="DefaultParagraphFont"/>
    <w:uiPriority w:val="99"/>
    <w:semiHidden/>
    <w:unhideWhenUsed/>
    <w:rsid w:val="001F2BB0"/>
  </w:style>
  <w:style w:type="paragraph" w:styleId="Revision">
    <w:name w:val="Revision"/>
    <w:hidden/>
    <w:uiPriority w:val="99"/>
    <w:semiHidden/>
    <w:rsid w:val="00364CA0"/>
    <w:pPr>
      <w:spacing w:after="0"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D6D"/>
    <w:rPr>
      <w:b/>
      <w:bCs/>
    </w:rPr>
  </w:style>
  <w:style w:type="character" w:customStyle="1" w:styleId="apple-converted-space">
    <w:name w:val="apple-converted-space"/>
    <w:basedOn w:val="DefaultParagraphFont"/>
    <w:rsid w:val="00EB5D6D"/>
  </w:style>
  <w:style w:type="character" w:styleId="HTMLCode">
    <w:name w:val="HTML Code"/>
    <w:basedOn w:val="DefaultParagraphFont"/>
    <w:uiPriority w:val="99"/>
    <w:semiHidden/>
    <w:unhideWhenUsed/>
    <w:rsid w:val="00EB5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44">
      <w:bodyDiv w:val="1"/>
      <w:marLeft w:val="0"/>
      <w:marRight w:val="0"/>
      <w:marTop w:val="0"/>
      <w:marBottom w:val="0"/>
      <w:divBdr>
        <w:top w:val="none" w:sz="0" w:space="0" w:color="auto"/>
        <w:left w:val="none" w:sz="0" w:space="0" w:color="auto"/>
        <w:bottom w:val="none" w:sz="0" w:space="0" w:color="auto"/>
        <w:right w:val="none" w:sz="0" w:space="0" w:color="auto"/>
      </w:divBdr>
      <w:divsChild>
        <w:div w:id="987705170">
          <w:marLeft w:val="0"/>
          <w:marRight w:val="0"/>
          <w:marTop w:val="0"/>
          <w:marBottom w:val="0"/>
          <w:divBdr>
            <w:top w:val="none" w:sz="0" w:space="0" w:color="auto"/>
            <w:left w:val="none" w:sz="0" w:space="0" w:color="auto"/>
            <w:bottom w:val="none" w:sz="0" w:space="0" w:color="auto"/>
            <w:right w:val="none" w:sz="0" w:space="0" w:color="auto"/>
          </w:divBdr>
          <w:divsChild>
            <w:div w:id="1330136217">
              <w:marLeft w:val="0"/>
              <w:marRight w:val="0"/>
              <w:marTop w:val="0"/>
              <w:marBottom w:val="0"/>
              <w:divBdr>
                <w:top w:val="none" w:sz="0" w:space="0" w:color="auto"/>
                <w:left w:val="none" w:sz="0" w:space="0" w:color="auto"/>
                <w:bottom w:val="none" w:sz="0" w:space="0" w:color="auto"/>
                <w:right w:val="none" w:sz="0" w:space="0" w:color="auto"/>
              </w:divBdr>
              <w:divsChild>
                <w:div w:id="19074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419">
      <w:bodyDiv w:val="1"/>
      <w:marLeft w:val="0"/>
      <w:marRight w:val="0"/>
      <w:marTop w:val="0"/>
      <w:marBottom w:val="0"/>
      <w:divBdr>
        <w:top w:val="none" w:sz="0" w:space="0" w:color="auto"/>
        <w:left w:val="none" w:sz="0" w:space="0" w:color="auto"/>
        <w:bottom w:val="none" w:sz="0" w:space="0" w:color="auto"/>
        <w:right w:val="none" w:sz="0" w:space="0" w:color="auto"/>
      </w:divBdr>
    </w:div>
    <w:div w:id="20128070">
      <w:bodyDiv w:val="1"/>
      <w:marLeft w:val="0"/>
      <w:marRight w:val="0"/>
      <w:marTop w:val="0"/>
      <w:marBottom w:val="0"/>
      <w:divBdr>
        <w:top w:val="none" w:sz="0" w:space="0" w:color="auto"/>
        <w:left w:val="none" w:sz="0" w:space="0" w:color="auto"/>
        <w:bottom w:val="none" w:sz="0" w:space="0" w:color="auto"/>
        <w:right w:val="none" w:sz="0" w:space="0" w:color="auto"/>
      </w:divBdr>
      <w:divsChild>
        <w:div w:id="861211649">
          <w:marLeft w:val="0"/>
          <w:marRight w:val="0"/>
          <w:marTop w:val="0"/>
          <w:marBottom w:val="0"/>
          <w:divBdr>
            <w:top w:val="none" w:sz="0" w:space="0" w:color="auto"/>
            <w:left w:val="none" w:sz="0" w:space="0" w:color="auto"/>
            <w:bottom w:val="none" w:sz="0" w:space="0" w:color="auto"/>
            <w:right w:val="none" w:sz="0" w:space="0" w:color="auto"/>
          </w:divBdr>
          <w:divsChild>
            <w:div w:id="458303752">
              <w:marLeft w:val="0"/>
              <w:marRight w:val="0"/>
              <w:marTop w:val="0"/>
              <w:marBottom w:val="0"/>
              <w:divBdr>
                <w:top w:val="none" w:sz="0" w:space="0" w:color="auto"/>
                <w:left w:val="none" w:sz="0" w:space="0" w:color="auto"/>
                <w:bottom w:val="none" w:sz="0" w:space="0" w:color="auto"/>
                <w:right w:val="none" w:sz="0" w:space="0" w:color="auto"/>
              </w:divBdr>
              <w:divsChild>
                <w:div w:id="16285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8753">
      <w:bodyDiv w:val="1"/>
      <w:marLeft w:val="0"/>
      <w:marRight w:val="0"/>
      <w:marTop w:val="0"/>
      <w:marBottom w:val="0"/>
      <w:divBdr>
        <w:top w:val="none" w:sz="0" w:space="0" w:color="auto"/>
        <w:left w:val="none" w:sz="0" w:space="0" w:color="auto"/>
        <w:bottom w:val="none" w:sz="0" w:space="0" w:color="auto"/>
        <w:right w:val="none" w:sz="0" w:space="0" w:color="auto"/>
      </w:divBdr>
      <w:divsChild>
        <w:div w:id="1889102035">
          <w:marLeft w:val="0"/>
          <w:marRight w:val="0"/>
          <w:marTop w:val="0"/>
          <w:marBottom w:val="0"/>
          <w:divBdr>
            <w:top w:val="none" w:sz="0" w:space="0" w:color="auto"/>
            <w:left w:val="none" w:sz="0" w:space="0" w:color="auto"/>
            <w:bottom w:val="none" w:sz="0" w:space="0" w:color="auto"/>
            <w:right w:val="none" w:sz="0" w:space="0" w:color="auto"/>
          </w:divBdr>
          <w:divsChild>
            <w:div w:id="1708722750">
              <w:marLeft w:val="0"/>
              <w:marRight w:val="0"/>
              <w:marTop w:val="0"/>
              <w:marBottom w:val="0"/>
              <w:divBdr>
                <w:top w:val="none" w:sz="0" w:space="0" w:color="auto"/>
                <w:left w:val="none" w:sz="0" w:space="0" w:color="auto"/>
                <w:bottom w:val="none" w:sz="0" w:space="0" w:color="auto"/>
                <w:right w:val="none" w:sz="0" w:space="0" w:color="auto"/>
              </w:divBdr>
              <w:divsChild>
                <w:div w:id="18898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4565">
      <w:bodyDiv w:val="1"/>
      <w:marLeft w:val="0"/>
      <w:marRight w:val="0"/>
      <w:marTop w:val="0"/>
      <w:marBottom w:val="0"/>
      <w:divBdr>
        <w:top w:val="none" w:sz="0" w:space="0" w:color="auto"/>
        <w:left w:val="none" w:sz="0" w:space="0" w:color="auto"/>
        <w:bottom w:val="none" w:sz="0" w:space="0" w:color="auto"/>
        <w:right w:val="none" w:sz="0" w:space="0" w:color="auto"/>
      </w:divBdr>
      <w:divsChild>
        <w:div w:id="302077508">
          <w:marLeft w:val="0"/>
          <w:marRight w:val="0"/>
          <w:marTop w:val="0"/>
          <w:marBottom w:val="0"/>
          <w:divBdr>
            <w:top w:val="none" w:sz="0" w:space="0" w:color="auto"/>
            <w:left w:val="none" w:sz="0" w:space="0" w:color="auto"/>
            <w:bottom w:val="none" w:sz="0" w:space="0" w:color="auto"/>
            <w:right w:val="none" w:sz="0" w:space="0" w:color="auto"/>
          </w:divBdr>
          <w:divsChild>
            <w:div w:id="390419489">
              <w:marLeft w:val="0"/>
              <w:marRight w:val="0"/>
              <w:marTop w:val="0"/>
              <w:marBottom w:val="0"/>
              <w:divBdr>
                <w:top w:val="none" w:sz="0" w:space="0" w:color="auto"/>
                <w:left w:val="none" w:sz="0" w:space="0" w:color="auto"/>
                <w:bottom w:val="none" w:sz="0" w:space="0" w:color="auto"/>
                <w:right w:val="none" w:sz="0" w:space="0" w:color="auto"/>
              </w:divBdr>
              <w:divsChild>
                <w:div w:id="19970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44404">
      <w:bodyDiv w:val="1"/>
      <w:marLeft w:val="0"/>
      <w:marRight w:val="0"/>
      <w:marTop w:val="0"/>
      <w:marBottom w:val="0"/>
      <w:divBdr>
        <w:top w:val="none" w:sz="0" w:space="0" w:color="auto"/>
        <w:left w:val="none" w:sz="0" w:space="0" w:color="auto"/>
        <w:bottom w:val="none" w:sz="0" w:space="0" w:color="auto"/>
        <w:right w:val="none" w:sz="0" w:space="0" w:color="auto"/>
      </w:divBdr>
      <w:divsChild>
        <w:div w:id="1877815099">
          <w:marLeft w:val="0"/>
          <w:marRight w:val="0"/>
          <w:marTop w:val="0"/>
          <w:marBottom w:val="0"/>
          <w:divBdr>
            <w:top w:val="none" w:sz="0" w:space="0" w:color="auto"/>
            <w:left w:val="none" w:sz="0" w:space="0" w:color="auto"/>
            <w:bottom w:val="none" w:sz="0" w:space="0" w:color="auto"/>
            <w:right w:val="none" w:sz="0" w:space="0" w:color="auto"/>
          </w:divBdr>
          <w:divsChild>
            <w:div w:id="688222359">
              <w:marLeft w:val="0"/>
              <w:marRight w:val="0"/>
              <w:marTop w:val="0"/>
              <w:marBottom w:val="0"/>
              <w:divBdr>
                <w:top w:val="none" w:sz="0" w:space="0" w:color="auto"/>
                <w:left w:val="none" w:sz="0" w:space="0" w:color="auto"/>
                <w:bottom w:val="none" w:sz="0" w:space="0" w:color="auto"/>
                <w:right w:val="none" w:sz="0" w:space="0" w:color="auto"/>
              </w:divBdr>
              <w:divsChild>
                <w:div w:id="20513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8952">
      <w:bodyDiv w:val="1"/>
      <w:marLeft w:val="0"/>
      <w:marRight w:val="0"/>
      <w:marTop w:val="0"/>
      <w:marBottom w:val="0"/>
      <w:divBdr>
        <w:top w:val="none" w:sz="0" w:space="0" w:color="auto"/>
        <w:left w:val="none" w:sz="0" w:space="0" w:color="auto"/>
        <w:bottom w:val="none" w:sz="0" w:space="0" w:color="auto"/>
        <w:right w:val="none" w:sz="0" w:space="0" w:color="auto"/>
      </w:divBdr>
      <w:divsChild>
        <w:div w:id="1005591684">
          <w:marLeft w:val="0"/>
          <w:marRight w:val="0"/>
          <w:marTop w:val="0"/>
          <w:marBottom w:val="0"/>
          <w:divBdr>
            <w:top w:val="none" w:sz="0" w:space="0" w:color="auto"/>
            <w:left w:val="none" w:sz="0" w:space="0" w:color="auto"/>
            <w:bottom w:val="none" w:sz="0" w:space="0" w:color="auto"/>
            <w:right w:val="none" w:sz="0" w:space="0" w:color="auto"/>
          </w:divBdr>
          <w:divsChild>
            <w:div w:id="715740621">
              <w:marLeft w:val="0"/>
              <w:marRight w:val="0"/>
              <w:marTop w:val="0"/>
              <w:marBottom w:val="0"/>
              <w:divBdr>
                <w:top w:val="none" w:sz="0" w:space="0" w:color="auto"/>
                <w:left w:val="none" w:sz="0" w:space="0" w:color="auto"/>
                <w:bottom w:val="none" w:sz="0" w:space="0" w:color="auto"/>
                <w:right w:val="none" w:sz="0" w:space="0" w:color="auto"/>
              </w:divBdr>
              <w:divsChild>
                <w:div w:id="20744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65">
      <w:bodyDiv w:val="1"/>
      <w:marLeft w:val="0"/>
      <w:marRight w:val="0"/>
      <w:marTop w:val="0"/>
      <w:marBottom w:val="0"/>
      <w:divBdr>
        <w:top w:val="none" w:sz="0" w:space="0" w:color="auto"/>
        <w:left w:val="none" w:sz="0" w:space="0" w:color="auto"/>
        <w:bottom w:val="none" w:sz="0" w:space="0" w:color="auto"/>
        <w:right w:val="none" w:sz="0" w:space="0" w:color="auto"/>
      </w:divBdr>
      <w:divsChild>
        <w:div w:id="1132941027">
          <w:marLeft w:val="0"/>
          <w:marRight w:val="0"/>
          <w:marTop w:val="0"/>
          <w:marBottom w:val="0"/>
          <w:divBdr>
            <w:top w:val="none" w:sz="0" w:space="0" w:color="auto"/>
            <w:left w:val="none" w:sz="0" w:space="0" w:color="auto"/>
            <w:bottom w:val="none" w:sz="0" w:space="0" w:color="auto"/>
            <w:right w:val="none" w:sz="0" w:space="0" w:color="auto"/>
          </w:divBdr>
          <w:divsChild>
            <w:div w:id="485556993">
              <w:marLeft w:val="0"/>
              <w:marRight w:val="0"/>
              <w:marTop w:val="0"/>
              <w:marBottom w:val="0"/>
              <w:divBdr>
                <w:top w:val="none" w:sz="0" w:space="0" w:color="auto"/>
                <w:left w:val="none" w:sz="0" w:space="0" w:color="auto"/>
                <w:bottom w:val="none" w:sz="0" w:space="0" w:color="auto"/>
                <w:right w:val="none" w:sz="0" w:space="0" w:color="auto"/>
              </w:divBdr>
              <w:divsChild>
                <w:div w:id="1107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5479">
      <w:bodyDiv w:val="1"/>
      <w:marLeft w:val="0"/>
      <w:marRight w:val="0"/>
      <w:marTop w:val="0"/>
      <w:marBottom w:val="0"/>
      <w:divBdr>
        <w:top w:val="none" w:sz="0" w:space="0" w:color="auto"/>
        <w:left w:val="none" w:sz="0" w:space="0" w:color="auto"/>
        <w:bottom w:val="none" w:sz="0" w:space="0" w:color="auto"/>
        <w:right w:val="none" w:sz="0" w:space="0" w:color="auto"/>
      </w:divBdr>
      <w:divsChild>
        <w:div w:id="1615476413">
          <w:marLeft w:val="0"/>
          <w:marRight w:val="0"/>
          <w:marTop w:val="0"/>
          <w:marBottom w:val="0"/>
          <w:divBdr>
            <w:top w:val="none" w:sz="0" w:space="0" w:color="auto"/>
            <w:left w:val="none" w:sz="0" w:space="0" w:color="auto"/>
            <w:bottom w:val="none" w:sz="0" w:space="0" w:color="auto"/>
            <w:right w:val="none" w:sz="0" w:space="0" w:color="auto"/>
          </w:divBdr>
          <w:divsChild>
            <w:div w:id="1560480771">
              <w:marLeft w:val="0"/>
              <w:marRight w:val="0"/>
              <w:marTop w:val="0"/>
              <w:marBottom w:val="0"/>
              <w:divBdr>
                <w:top w:val="none" w:sz="0" w:space="0" w:color="auto"/>
                <w:left w:val="none" w:sz="0" w:space="0" w:color="auto"/>
                <w:bottom w:val="none" w:sz="0" w:space="0" w:color="auto"/>
                <w:right w:val="none" w:sz="0" w:space="0" w:color="auto"/>
              </w:divBdr>
              <w:divsChild>
                <w:div w:id="4805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5856">
      <w:bodyDiv w:val="1"/>
      <w:marLeft w:val="0"/>
      <w:marRight w:val="0"/>
      <w:marTop w:val="0"/>
      <w:marBottom w:val="0"/>
      <w:divBdr>
        <w:top w:val="none" w:sz="0" w:space="0" w:color="auto"/>
        <w:left w:val="none" w:sz="0" w:space="0" w:color="auto"/>
        <w:bottom w:val="none" w:sz="0" w:space="0" w:color="auto"/>
        <w:right w:val="none" w:sz="0" w:space="0" w:color="auto"/>
      </w:divBdr>
      <w:divsChild>
        <w:div w:id="1308558717">
          <w:marLeft w:val="0"/>
          <w:marRight w:val="0"/>
          <w:marTop w:val="0"/>
          <w:marBottom w:val="0"/>
          <w:divBdr>
            <w:top w:val="none" w:sz="0" w:space="0" w:color="auto"/>
            <w:left w:val="none" w:sz="0" w:space="0" w:color="auto"/>
            <w:bottom w:val="none" w:sz="0" w:space="0" w:color="auto"/>
            <w:right w:val="none" w:sz="0" w:space="0" w:color="auto"/>
          </w:divBdr>
          <w:divsChild>
            <w:div w:id="1747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7521">
      <w:bodyDiv w:val="1"/>
      <w:marLeft w:val="0"/>
      <w:marRight w:val="0"/>
      <w:marTop w:val="0"/>
      <w:marBottom w:val="0"/>
      <w:divBdr>
        <w:top w:val="none" w:sz="0" w:space="0" w:color="auto"/>
        <w:left w:val="none" w:sz="0" w:space="0" w:color="auto"/>
        <w:bottom w:val="none" w:sz="0" w:space="0" w:color="auto"/>
        <w:right w:val="none" w:sz="0" w:space="0" w:color="auto"/>
      </w:divBdr>
    </w:div>
    <w:div w:id="90466850">
      <w:bodyDiv w:val="1"/>
      <w:marLeft w:val="0"/>
      <w:marRight w:val="0"/>
      <w:marTop w:val="0"/>
      <w:marBottom w:val="0"/>
      <w:divBdr>
        <w:top w:val="none" w:sz="0" w:space="0" w:color="auto"/>
        <w:left w:val="none" w:sz="0" w:space="0" w:color="auto"/>
        <w:bottom w:val="none" w:sz="0" w:space="0" w:color="auto"/>
        <w:right w:val="none" w:sz="0" w:space="0" w:color="auto"/>
      </w:divBdr>
      <w:divsChild>
        <w:div w:id="1605653783">
          <w:marLeft w:val="0"/>
          <w:marRight w:val="0"/>
          <w:marTop w:val="0"/>
          <w:marBottom w:val="0"/>
          <w:divBdr>
            <w:top w:val="none" w:sz="0" w:space="0" w:color="auto"/>
            <w:left w:val="none" w:sz="0" w:space="0" w:color="auto"/>
            <w:bottom w:val="none" w:sz="0" w:space="0" w:color="auto"/>
            <w:right w:val="none" w:sz="0" w:space="0" w:color="auto"/>
          </w:divBdr>
          <w:divsChild>
            <w:div w:id="36901168">
              <w:marLeft w:val="0"/>
              <w:marRight w:val="0"/>
              <w:marTop w:val="0"/>
              <w:marBottom w:val="0"/>
              <w:divBdr>
                <w:top w:val="none" w:sz="0" w:space="0" w:color="auto"/>
                <w:left w:val="none" w:sz="0" w:space="0" w:color="auto"/>
                <w:bottom w:val="none" w:sz="0" w:space="0" w:color="auto"/>
                <w:right w:val="none" w:sz="0" w:space="0" w:color="auto"/>
              </w:divBdr>
              <w:divsChild>
                <w:div w:id="726295005">
                  <w:marLeft w:val="0"/>
                  <w:marRight w:val="0"/>
                  <w:marTop w:val="0"/>
                  <w:marBottom w:val="0"/>
                  <w:divBdr>
                    <w:top w:val="none" w:sz="0" w:space="0" w:color="auto"/>
                    <w:left w:val="none" w:sz="0" w:space="0" w:color="auto"/>
                    <w:bottom w:val="none" w:sz="0" w:space="0" w:color="auto"/>
                    <w:right w:val="none" w:sz="0" w:space="0" w:color="auto"/>
                  </w:divBdr>
                  <w:divsChild>
                    <w:div w:id="2594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4381">
      <w:bodyDiv w:val="1"/>
      <w:marLeft w:val="0"/>
      <w:marRight w:val="0"/>
      <w:marTop w:val="0"/>
      <w:marBottom w:val="0"/>
      <w:divBdr>
        <w:top w:val="none" w:sz="0" w:space="0" w:color="auto"/>
        <w:left w:val="none" w:sz="0" w:space="0" w:color="auto"/>
        <w:bottom w:val="none" w:sz="0" w:space="0" w:color="auto"/>
        <w:right w:val="none" w:sz="0" w:space="0" w:color="auto"/>
      </w:divBdr>
      <w:divsChild>
        <w:div w:id="1730111055">
          <w:marLeft w:val="0"/>
          <w:marRight w:val="0"/>
          <w:marTop w:val="0"/>
          <w:marBottom w:val="0"/>
          <w:divBdr>
            <w:top w:val="none" w:sz="0" w:space="0" w:color="auto"/>
            <w:left w:val="none" w:sz="0" w:space="0" w:color="auto"/>
            <w:bottom w:val="none" w:sz="0" w:space="0" w:color="auto"/>
            <w:right w:val="none" w:sz="0" w:space="0" w:color="auto"/>
          </w:divBdr>
          <w:divsChild>
            <w:div w:id="1193617684">
              <w:marLeft w:val="0"/>
              <w:marRight w:val="0"/>
              <w:marTop w:val="0"/>
              <w:marBottom w:val="0"/>
              <w:divBdr>
                <w:top w:val="none" w:sz="0" w:space="0" w:color="auto"/>
                <w:left w:val="none" w:sz="0" w:space="0" w:color="auto"/>
                <w:bottom w:val="none" w:sz="0" w:space="0" w:color="auto"/>
                <w:right w:val="none" w:sz="0" w:space="0" w:color="auto"/>
              </w:divBdr>
              <w:divsChild>
                <w:div w:id="15035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2873">
      <w:bodyDiv w:val="1"/>
      <w:marLeft w:val="0"/>
      <w:marRight w:val="0"/>
      <w:marTop w:val="0"/>
      <w:marBottom w:val="0"/>
      <w:divBdr>
        <w:top w:val="none" w:sz="0" w:space="0" w:color="auto"/>
        <w:left w:val="none" w:sz="0" w:space="0" w:color="auto"/>
        <w:bottom w:val="none" w:sz="0" w:space="0" w:color="auto"/>
        <w:right w:val="none" w:sz="0" w:space="0" w:color="auto"/>
      </w:divBdr>
      <w:divsChild>
        <w:div w:id="1888494648">
          <w:marLeft w:val="0"/>
          <w:marRight w:val="0"/>
          <w:marTop w:val="0"/>
          <w:marBottom w:val="0"/>
          <w:divBdr>
            <w:top w:val="none" w:sz="0" w:space="0" w:color="auto"/>
            <w:left w:val="none" w:sz="0" w:space="0" w:color="auto"/>
            <w:bottom w:val="none" w:sz="0" w:space="0" w:color="auto"/>
            <w:right w:val="none" w:sz="0" w:space="0" w:color="auto"/>
          </w:divBdr>
          <w:divsChild>
            <w:div w:id="1249386831">
              <w:marLeft w:val="0"/>
              <w:marRight w:val="0"/>
              <w:marTop w:val="0"/>
              <w:marBottom w:val="0"/>
              <w:divBdr>
                <w:top w:val="none" w:sz="0" w:space="0" w:color="auto"/>
                <w:left w:val="none" w:sz="0" w:space="0" w:color="auto"/>
                <w:bottom w:val="none" w:sz="0" w:space="0" w:color="auto"/>
                <w:right w:val="none" w:sz="0" w:space="0" w:color="auto"/>
              </w:divBdr>
              <w:divsChild>
                <w:div w:id="14498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8171">
      <w:bodyDiv w:val="1"/>
      <w:marLeft w:val="0"/>
      <w:marRight w:val="0"/>
      <w:marTop w:val="0"/>
      <w:marBottom w:val="0"/>
      <w:divBdr>
        <w:top w:val="none" w:sz="0" w:space="0" w:color="auto"/>
        <w:left w:val="none" w:sz="0" w:space="0" w:color="auto"/>
        <w:bottom w:val="none" w:sz="0" w:space="0" w:color="auto"/>
        <w:right w:val="none" w:sz="0" w:space="0" w:color="auto"/>
      </w:divBdr>
      <w:divsChild>
        <w:div w:id="1180238708">
          <w:marLeft w:val="0"/>
          <w:marRight w:val="0"/>
          <w:marTop w:val="0"/>
          <w:marBottom w:val="0"/>
          <w:divBdr>
            <w:top w:val="none" w:sz="0" w:space="0" w:color="auto"/>
            <w:left w:val="none" w:sz="0" w:space="0" w:color="auto"/>
            <w:bottom w:val="none" w:sz="0" w:space="0" w:color="auto"/>
            <w:right w:val="none" w:sz="0" w:space="0" w:color="auto"/>
          </w:divBdr>
          <w:divsChild>
            <w:div w:id="1049645107">
              <w:marLeft w:val="0"/>
              <w:marRight w:val="0"/>
              <w:marTop w:val="0"/>
              <w:marBottom w:val="0"/>
              <w:divBdr>
                <w:top w:val="none" w:sz="0" w:space="0" w:color="auto"/>
                <w:left w:val="none" w:sz="0" w:space="0" w:color="auto"/>
                <w:bottom w:val="none" w:sz="0" w:space="0" w:color="auto"/>
                <w:right w:val="none" w:sz="0" w:space="0" w:color="auto"/>
              </w:divBdr>
              <w:divsChild>
                <w:div w:id="12701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9695">
      <w:bodyDiv w:val="1"/>
      <w:marLeft w:val="0"/>
      <w:marRight w:val="0"/>
      <w:marTop w:val="0"/>
      <w:marBottom w:val="0"/>
      <w:divBdr>
        <w:top w:val="none" w:sz="0" w:space="0" w:color="auto"/>
        <w:left w:val="none" w:sz="0" w:space="0" w:color="auto"/>
        <w:bottom w:val="none" w:sz="0" w:space="0" w:color="auto"/>
        <w:right w:val="none" w:sz="0" w:space="0" w:color="auto"/>
      </w:divBdr>
      <w:divsChild>
        <w:div w:id="709768783">
          <w:marLeft w:val="0"/>
          <w:marRight w:val="0"/>
          <w:marTop w:val="0"/>
          <w:marBottom w:val="0"/>
          <w:divBdr>
            <w:top w:val="none" w:sz="0" w:space="0" w:color="auto"/>
            <w:left w:val="none" w:sz="0" w:space="0" w:color="auto"/>
            <w:bottom w:val="none" w:sz="0" w:space="0" w:color="auto"/>
            <w:right w:val="none" w:sz="0" w:space="0" w:color="auto"/>
          </w:divBdr>
          <w:divsChild>
            <w:div w:id="142891666">
              <w:marLeft w:val="0"/>
              <w:marRight w:val="0"/>
              <w:marTop w:val="0"/>
              <w:marBottom w:val="0"/>
              <w:divBdr>
                <w:top w:val="none" w:sz="0" w:space="0" w:color="auto"/>
                <w:left w:val="none" w:sz="0" w:space="0" w:color="auto"/>
                <w:bottom w:val="none" w:sz="0" w:space="0" w:color="auto"/>
                <w:right w:val="none" w:sz="0" w:space="0" w:color="auto"/>
              </w:divBdr>
              <w:divsChild>
                <w:div w:id="591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4195">
      <w:bodyDiv w:val="1"/>
      <w:marLeft w:val="0"/>
      <w:marRight w:val="0"/>
      <w:marTop w:val="0"/>
      <w:marBottom w:val="0"/>
      <w:divBdr>
        <w:top w:val="none" w:sz="0" w:space="0" w:color="auto"/>
        <w:left w:val="none" w:sz="0" w:space="0" w:color="auto"/>
        <w:bottom w:val="none" w:sz="0" w:space="0" w:color="auto"/>
        <w:right w:val="none" w:sz="0" w:space="0" w:color="auto"/>
      </w:divBdr>
      <w:divsChild>
        <w:div w:id="1486169925">
          <w:marLeft w:val="0"/>
          <w:marRight w:val="0"/>
          <w:marTop w:val="0"/>
          <w:marBottom w:val="0"/>
          <w:divBdr>
            <w:top w:val="none" w:sz="0" w:space="0" w:color="auto"/>
            <w:left w:val="none" w:sz="0" w:space="0" w:color="auto"/>
            <w:bottom w:val="none" w:sz="0" w:space="0" w:color="auto"/>
            <w:right w:val="none" w:sz="0" w:space="0" w:color="auto"/>
          </w:divBdr>
          <w:divsChild>
            <w:div w:id="231812668">
              <w:marLeft w:val="0"/>
              <w:marRight w:val="0"/>
              <w:marTop w:val="0"/>
              <w:marBottom w:val="0"/>
              <w:divBdr>
                <w:top w:val="none" w:sz="0" w:space="0" w:color="auto"/>
                <w:left w:val="none" w:sz="0" w:space="0" w:color="auto"/>
                <w:bottom w:val="none" w:sz="0" w:space="0" w:color="auto"/>
                <w:right w:val="none" w:sz="0" w:space="0" w:color="auto"/>
              </w:divBdr>
              <w:divsChild>
                <w:div w:id="303196089">
                  <w:marLeft w:val="0"/>
                  <w:marRight w:val="0"/>
                  <w:marTop w:val="0"/>
                  <w:marBottom w:val="0"/>
                  <w:divBdr>
                    <w:top w:val="none" w:sz="0" w:space="0" w:color="auto"/>
                    <w:left w:val="none" w:sz="0" w:space="0" w:color="auto"/>
                    <w:bottom w:val="none" w:sz="0" w:space="0" w:color="auto"/>
                    <w:right w:val="none" w:sz="0" w:space="0" w:color="auto"/>
                  </w:divBdr>
                </w:div>
                <w:div w:id="13877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9621">
      <w:bodyDiv w:val="1"/>
      <w:marLeft w:val="0"/>
      <w:marRight w:val="0"/>
      <w:marTop w:val="0"/>
      <w:marBottom w:val="0"/>
      <w:divBdr>
        <w:top w:val="none" w:sz="0" w:space="0" w:color="auto"/>
        <w:left w:val="none" w:sz="0" w:space="0" w:color="auto"/>
        <w:bottom w:val="none" w:sz="0" w:space="0" w:color="auto"/>
        <w:right w:val="none" w:sz="0" w:space="0" w:color="auto"/>
      </w:divBdr>
      <w:divsChild>
        <w:div w:id="500704329">
          <w:marLeft w:val="0"/>
          <w:marRight w:val="0"/>
          <w:marTop w:val="0"/>
          <w:marBottom w:val="0"/>
          <w:divBdr>
            <w:top w:val="none" w:sz="0" w:space="0" w:color="auto"/>
            <w:left w:val="none" w:sz="0" w:space="0" w:color="auto"/>
            <w:bottom w:val="none" w:sz="0" w:space="0" w:color="auto"/>
            <w:right w:val="none" w:sz="0" w:space="0" w:color="auto"/>
          </w:divBdr>
          <w:divsChild>
            <w:div w:id="10567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3">
      <w:bodyDiv w:val="1"/>
      <w:marLeft w:val="0"/>
      <w:marRight w:val="0"/>
      <w:marTop w:val="0"/>
      <w:marBottom w:val="0"/>
      <w:divBdr>
        <w:top w:val="none" w:sz="0" w:space="0" w:color="auto"/>
        <w:left w:val="none" w:sz="0" w:space="0" w:color="auto"/>
        <w:bottom w:val="none" w:sz="0" w:space="0" w:color="auto"/>
        <w:right w:val="none" w:sz="0" w:space="0" w:color="auto"/>
      </w:divBdr>
      <w:divsChild>
        <w:div w:id="868225953">
          <w:marLeft w:val="0"/>
          <w:marRight w:val="0"/>
          <w:marTop w:val="0"/>
          <w:marBottom w:val="0"/>
          <w:divBdr>
            <w:top w:val="none" w:sz="0" w:space="0" w:color="auto"/>
            <w:left w:val="none" w:sz="0" w:space="0" w:color="auto"/>
            <w:bottom w:val="none" w:sz="0" w:space="0" w:color="auto"/>
            <w:right w:val="none" w:sz="0" w:space="0" w:color="auto"/>
          </w:divBdr>
          <w:divsChild>
            <w:div w:id="793789773">
              <w:marLeft w:val="0"/>
              <w:marRight w:val="0"/>
              <w:marTop w:val="0"/>
              <w:marBottom w:val="0"/>
              <w:divBdr>
                <w:top w:val="none" w:sz="0" w:space="0" w:color="auto"/>
                <w:left w:val="none" w:sz="0" w:space="0" w:color="auto"/>
                <w:bottom w:val="none" w:sz="0" w:space="0" w:color="auto"/>
                <w:right w:val="none" w:sz="0" w:space="0" w:color="auto"/>
              </w:divBdr>
              <w:divsChild>
                <w:div w:id="1031346175">
                  <w:marLeft w:val="0"/>
                  <w:marRight w:val="0"/>
                  <w:marTop w:val="0"/>
                  <w:marBottom w:val="0"/>
                  <w:divBdr>
                    <w:top w:val="none" w:sz="0" w:space="0" w:color="auto"/>
                    <w:left w:val="none" w:sz="0" w:space="0" w:color="auto"/>
                    <w:bottom w:val="none" w:sz="0" w:space="0" w:color="auto"/>
                    <w:right w:val="none" w:sz="0" w:space="0" w:color="auto"/>
                  </w:divBdr>
                  <w:divsChild>
                    <w:div w:id="3596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0325">
      <w:bodyDiv w:val="1"/>
      <w:marLeft w:val="0"/>
      <w:marRight w:val="0"/>
      <w:marTop w:val="0"/>
      <w:marBottom w:val="0"/>
      <w:divBdr>
        <w:top w:val="none" w:sz="0" w:space="0" w:color="auto"/>
        <w:left w:val="none" w:sz="0" w:space="0" w:color="auto"/>
        <w:bottom w:val="none" w:sz="0" w:space="0" w:color="auto"/>
        <w:right w:val="none" w:sz="0" w:space="0" w:color="auto"/>
      </w:divBdr>
      <w:divsChild>
        <w:div w:id="1902909592">
          <w:marLeft w:val="0"/>
          <w:marRight w:val="0"/>
          <w:marTop w:val="0"/>
          <w:marBottom w:val="0"/>
          <w:divBdr>
            <w:top w:val="none" w:sz="0" w:space="0" w:color="auto"/>
            <w:left w:val="none" w:sz="0" w:space="0" w:color="auto"/>
            <w:bottom w:val="none" w:sz="0" w:space="0" w:color="auto"/>
            <w:right w:val="none" w:sz="0" w:space="0" w:color="auto"/>
          </w:divBdr>
          <w:divsChild>
            <w:div w:id="1665739188">
              <w:marLeft w:val="0"/>
              <w:marRight w:val="0"/>
              <w:marTop w:val="0"/>
              <w:marBottom w:val="0"/>
              <w:divBdr>
                <w:top w:val="none" w:sz="0" w:space="0" w:color="auto"/>
                <w:left w:val="none" w:sz="0" w:space="0" w:color="auto"/>
                <w:bottom w:val="none" w:sz="0" w:space="0" w:color="auto"/>
                <w:right w:val="none" w:sz="0" w:space="0" w:color="auto"/>
              </w:divBdr>
              <w:divsChild>
                <w:div w:id="11822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1843">
      <w:bodyDiv w:val="1"/>
      <w:marLeft w:val="0"/>
      <w:marRight w:val="0"/>
      <w:marTop w:val="0"/>
      <w:marBottom w:val="0"/>
      <w:divBdr>
        <w:top w:val="none" w:sz="0" w:space="0" w:color="auto"/>
        <w:left w:val="none" w:sz="0" w:space="0" w:color="auto"/>
        <w:bottom w:val="none" w:sz="0" w:space="0" w:color="auto"/>
        <w:right w:val="none" w:sz="0" w:space="0" w:color="auto"/>
      </w:divBdr>
      <w:divsChild>
        <w:div w:id="2042238407">
          <w:marLeft w:val="0"/>
          <w:marRight w:val="0"/>
          <w:marTop w:val="0"/>
          <w:marBottom w:val="0"/>
          <w:divBdr>
            <w:top w:val="none" w:sz="0" w:space="0" w:color="auto"/>
            <w:left w:val="none" w:sz="0" w:space="0" w:color="auto"/>
            <w:bottom w:val="none" w:sz="0" w:space="0" w:color="auto"/>
            <w:right w:val="none" w:sz="0" w:space="0" w:color="auto"/>
          </w:divBdr>
          <w:divsChild>
            <w:div w:id="1856918871">
              <w:marLeft w:val="0"/>
              <w:marRight w:val="0"/>
              <w:marTop w:val="0"/>
              <w:marBottom w:val="0"/>
              <w:divBdr>
                <w:top w:val="none" w:sz="0" w:space="0" w:color="auto"/>
                <w:left w:val="none" w:sz="0" w:space="0" w:color="auto"/>
                <w:bottom w:val="none" w:sz="0" w:space="0" w:color="auto"/>
                <w:right w:val="none" w:sz="0" w:space="0" w:color="auto"/>
              </w:divBdr>
              <w:divsChild>
                <w:div w:id="3814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3179">
      <w:bodyDiv w:val="1"/>
      <w:marLeft w:val="0"/>
      <w:marRight w:val="0"/>
      <w:marTop w:val="0"/>
      <w:marBottom w:val="0"/>
      <w:divBdr>
        <w:top w:val="none" w:sz="0" w:space="0" w:color="auto"/>
        <w:left w:val="none" w:sz="0" w:space="0" w:color="auto"/>
        <w:bottom w:val="none" w:sz="0" w:space="0" w:color="auto"/>
        <w:right w:val="none" w:sz="0" w:space="0" w:color="auto"/>
      </w:divBdr>
      <w:divsChild>
        <w:div w:id="1844078950">
          <w:marLeft w:val="0"/>
          <w:marRight w:val="0"/>
          <w:marTop w:val="0"/>
          <w:marBottom w:val="0"/>
          <w:divBdr>
            <w:top w:val="none" w:sz="0" w:space="0" w:color="auto"/>
            <w:left w:val="none" w:sz="0" w:space="0" w:color="auto"/>
            <w:bottom w:val="none" w:sz="0" w:space="0" w:color="auto"/>
            <w:right w:val="none" w:sz="0" w:space="0" w:color="auto"/>
          </w:divBdr>
          <w:divsChild>
            <w:div w:id="504519112">
              <w:marLeft w:val="0"/>
              <w:marRight w:val="0"/>
              <w:marTop w:val="0"/>
              <w:marBottom w:val="0"/>
              <w:divBdr>
                <w:top w:val="none" w:sz="0" w:space="0" w:color="auto"/>
                <w:left w:val="none" w:sz="0" w:space="0" w:color="auto"/>
                <w:bottom w:val="none" w:sz="0" w:space="0" w:color="auto"/>
                <w:right w:val="none" w:sz="0" w:space="0" w:color="auto"/>
              </w:divBdr>
              <w:divsChild>
                <w:div w:id="19398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1562">
      <w:bodyDiv w:val="1"/>
      <w:marLeft w:val="0"/>
      <w:marRight w:val="0"/>
      <w:marTop w:val="0"/>
      <w:marBottom w:val="0"/>
      <w:divBdr>
        <w:top w:val="none" w:sz="0" w:space="0" w:color="auto"/>
        <w:left w:val="none" w:sz="0" w:space="0" w:color="auto"/>
        <w:bottom w:val="none" w:sz="0" w:space="0" w:color="auto"/>
        <w:right w:val="none" w:sz="0" w:space="0" w:color="auto"/>
      </w:divBdr>
    </w:div>
    <w:div w:id="154805088">
      <w:bodyDiv w:val="1"/>
      <w:marLeft w:val="0"/>
      <w:marRight w:val="0"/>
      <w:marTop w:val="0"/>
      <w:marBottom w:val="0"/>
      <w:divBdr>
        <w:top w:val="none" w:sz="0" w:space="0" w:color="auto"/>
        <w:left w:val="none" w:sz="0" w:space="0" w:color="auto"/>
        <w:bottom w:val="none" w:sz="0" w:space="0" w:color="auto"/>
        <w:right w:val="none" w:sz="0" w:space="0" w:color="auto"/>
      </w:divBdr>
      <w:divsChild>
        <w:div w:id="1343435800">
          <w:marLeft w:val="0"/>
          <w:marRight w:val="0"/>
          <w:marTop w:val="0"/>
          <w:marBottom w:val="0"/>
          <w:divBdr>
            <w:top w:val="none" w:sz="0" w:space="0" w:color="auto"/>
            <w:left w:val="none" w:sz="0" w:space="0" w:color="auto"/>
            <w:bottom w:val="none" w:sz="0" w:space="0" w:color="auto"/>
            <w:right w:val="none" w:sz="0" w:space="0" w:color="auto"/>
          </w:divBdr>
          <w:divsChild>
            <w:div w:id="1874220937">
              <w:marLeft w:val="0"/>
              <w:marRight w:val="0"/>
              <w:marTop w:val="0"/>
              <w:marBottom w:val="0"/>
              <w:divBdr>
                <w:top w:val="none" w:sz="0" w:space="0" w:color="auto"/>
                <w:left w:val="none" w:sz="0" w:space="0" w:color="auto"/>
                <w:bottom w:val="none" w:sz="0" w:space="0" w:color="auto"/>
                <w:right w:val="none" w:sz="0" w:space="0" w:color="auto"/>
              </w:divBdr>
              <w:divsChild>
                <w:div w:id="2103840225">
                  <w:marLeft w:val="0"/>
                  <w:marRight w:val="0"/>
                  <w:marTop w:val="0"/>
                  <w:marBottom w:val="0"/>
                  <w:divBdr>
                    <w:top w:val="none" w:sz="0" w:space="0" w:color="auto"/>
                    <w:left w:val="none" w:sz="0" w:space="0" w:color="auto"/>
                    <w:bottom w:val="none" w:sz="0" w:space="0" w:color="auto"/>
                    <w:right w:val="none" w:sz="0" w:space="0" w:color="auto"/>
                  </w:divBdr>
                  <w:divsChild>
                    <w:div w:id="8220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6186">
      <w:bodyDiv w:val="1"/>
      <w:marLeft w:val="0"/>
      <w:marRight w:val="0"/>
      <w:marTop w:val="0"/>
      <w:marBottom w:val="0"/>
      <w:divBdr>
        <w:top w:val="none" w:sz="0" w:space="0" w:color="auto"/>
        <w:left w:val="none" w:sz="0" w:space="0" w:color="auto"/>
        <w:bottom w:val="none" w:sz="0" w:space="0" w:color="auto"/>
        <w:right w:val="none" w:sz="0" w:space="0" w:color="auto"/>
      </w:divBdr>
      <w:divsChild>
        <w:div w:id="1610892760">
          <w:marLeft w:val="0"/>
          <w:marRight w:val="0"/>
          <w:marTop w:val="0"/>
          <w:marBottom w:val="0"/>
          <w:divBdr>
            <w:top w:val="none" w:sz="0" w:space="0" w:color="auto"/>
            <w:left w:val="none" w:sz="0" w:space="0" w:color="auto"/>
            <w:bottom w:val="none" w:sz="0" w:space="0" w:color="auto"/>
            <w:right w:val="none" w:sz="0" w:space="0" w:color="auto"/>
          </w:divBdr>
          <w:divsChild>
            <w:div w:id="1158426103">
              <w:marLeft w:val="0"/>
              <w:marRight w:val="0"/>
              <w:marTop w:val="0"/>
              <w:marBottom w:val="0"/>
              <w:divBdr>
                <w:top w:val="none" w:sz="0" w:space="0" w:color="auto"/>
                <w:left w:val="none" w:sz="0" w:space="0" w:color="auto"/>
                <w:bottom w:val="none" w:sz="0" w:space="0" w:color="auto"/>
                <w:right w:val="none" w:sz="0" w:space="0" w:color="auto"/>
              </w:divBdr>
              <w:divsChild>
                <w:div w:id="12475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0348">
      <w:bodyDiv w:val="1"/>
      <w:marLeft w:val="0"/>
      <w:marRight w:val="0"/>
      <w:marTop w:val="0"/>
      <w:marBottom w:val="0"/>
      <w:divBdr>
        <w:top w:val="none" w:sz="0" w:space="0" w:color="auto"/>
        <w:left w:val="none" w:sz="0" w:space="0" w:color="auto"/>
        <w:bottom w:val="none" w:sz="0" w:space="0" w:color="auto"/>
        <w:right w:val="none" w:sz="0" w:space="0" w:color="auto"/>
      </w:divBdr>
      <w:divsChild>
        <w:div w:id="261301411">
          <w:marLeft w:val="0"/>
          <w:marRight w:val="0"/>
          <w:marTop w:val="0"/>
          <w:marBottom w:val="0"/>
          <w:divBdr>
            <w:top w:val="none" w:sz="0" w:space="0" w:color="auto"/>
            <w:left w:val="none" w:sz="0" w:space="0" w:color="auto"/>
            <w:bottom w:val="none" w:sz="0" w:space="0" w:color="auto"/>
            <w:right w:val="none" w:sz="0" w:space="0" w:color="auto"/>
          </w:divBdr>
          <w:divsChild>
            <w:div w:id="165825805">
              <w:marLeft w:val="0"/>
              <w:marRight w:val="0"/>
              <w:marTop w:val="0"/>
              <w:marBottom w:val="0"/>
              <w:divBdr>
                <w:top w:val="none" w:sz="0" w:space="0" w:color="auto"/>
                <w:left w:val="none" w:sz="0" w:space="0" w:color="auto"/>
                <w:bottom w:val="none" w:sz="0" w:space="0" w:color="auto"/>
                <w:right w:val="none" w:sz="0" w:space="0" w:color="auto"/>
              </w:divBdr>
              <w:divsChild>
                <w:div w:id="14648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3249">
      <w:bodyDiv w:val="1"/>
      <w:marLeft w:val="0"/>
      <w:marRight w:val="0"/>
      <w:marTop w:val="0"/>
      <w:marBottom w:val="0"/>
      <w:divBdr>
        <w:top w:val="none" w:sz="0" w:space="0" w:color="auto"/>
        <w:left w:val="none" w:sz="0" w:space="0" w:color="auto"/>
        <w:bottom w:val="none" w:sz="0" w:space="0" w:color="auto"/>
        <w:right w:val="none" w:sz="0" w:space="0" w:color="auto"/>
      </w:divBdr>
      <w:divsChild>
        <w:div w:id="859898540">
          <w:marLeft w:val="0"/>
          <w:marRight w:val="0"/>
          <w:marTop w:val="0"/>
          <w:marBottom w:val="0"/>
          <w:divBdr>
            <w:top w:val="none" w:sz="0" w:space="0" w:color="auto"/>
            <w:left w:val="none" w:sz="0" w:space="0" w:color="auto"/>
            <w:bottom w:val="none" w:sz="0" w:space="0" w:color="auto"/>
            <w:right w:val="none" w:sz="0" w:space="0" w:color="auto"/>
          </w:divBdr>
          <w:divsChild>
            <w:div w:id="636687316">
              <w:marLeft w:val="0"/>
              <w:marRight w:val="0"/>
              <w:marTop w:val="0"/>
              <w:marBottom w:val="0"/>
              <w:divBdr>
                <w:top w:val="none" w:sz="0" w:space="0" w:color="auto"/>
                <w:left w:val="none" w:sz="0" w:space="0" w:color="auto"/>
                <w:bottom w:val="none" w:sz="0" w:space="0" w:color="auto"/>
                <w:right w:val="none" w:sz="0" w:space="0" w:color="auto"/>
              </w:divBdr>
              <w:divsChild>
                <w:div w:id="19989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7674">
      <w:bodyDiv w:val="1"/>
      <w:marLeft w:val="0"/>
      <w:marRight w:val="0"/>
      <w:marTop w:val="0"/>
      <w:marBottom w:val="0"/>
      <w:divBdr>
        <w:top w:val="none" w:sz="0" w:space="0" w:color="auto"/>
        <w:left w:val="none" w:sz="0" w:space="0" w:color="auto"/>
        <w:bottom w:val="none" w:sz="0" w:space="0" w:color="auto"/>
        <w:right w:val="none" w:sz="0" w:space="0" w:color="auto"/>
      </w:divBdr>
      <w:divsChild>
        <w:div w:id="907571782">
          <w:marLeft w:val="0"/>
          <w:marRight w:val="0"/>
          <w:marTop w:val="0"/>
          <w:marBottom w:val="0"/>
          <w:divBdr>
            <w:top w:val="none" w:sz="0" w:space="0" w:color="auto"/>
            <w:left w:val="none" w:sz="0" w:space="0" w:color="auto"/>
            <w:bottom w:val="none" w:sz="0" w:space="0" w:color="auto"/>
            <w:right w:val="none" w:sz="0" w:space="0" w:color="auto"/>
          </w:divBdr>
          <w:divsChild>
            <w:div w:id="779375463">
              <w:marLeft w:val="0"/>
              <w:marRight w:val="0"/>
              <w:marTop w:val="0"/>
              <w:marBottom w:val="0"/>
              <w:divBdr>
                <w:top w:val="none" w:sz="0" w:space="0" w:color="auto"/>
                <w:left w:val="none" w:sz="0" w:space="0" w:color="auto"/>
                <w:bottom w:val="none" w:sz="0" w:space="0" w:color="auto"/>
                <w:right w:val="none" w:sz="0" w:space="0" w:color="auto"/>
              </w:divBdr>
              <w:divsChild>
                <w:div w:id="8756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3884">
      <w:bodyDiv w:val="1"/>
      <w:marLeft w:val="0"/>
      <w:marRight w:val="0"/>
      <w:marTop w:val="0"/>
      <w:marBottom w:val="0"/>
      <w:divBdr>
        <w:top w:val="none" w:sz="0" w:space="0" w:color="auto"/>
        <w:left w:val="none" w:sz="0" w:space="0" w:color="auto"/>
        <w:bottom w:val="none" w:sz="0" w:space="0" w:color="auto"/>
        <w:right w:val="none" w:sz="0" w:space="0" w:color="auto"/>
      </w:divBdr>
      <w:divsChild>
        <w:div w:id="1289698862">
          <w:marLeft w:val="0"/>
          <w:marRight w:val="0"/>
          <w:marTop w:val="0"/>
          <w:marBottom w:val="0"/>
          <w:divBdr>
            <w:top w:val="none" w:sz="0" w:space="0" w:color="auto"/>
            <w:left w:val="none" w:sz="0" w:space="0" w:color="auto"/>
            <w:bottom w:val="none" w:sz="0" w:space="0" w:color="auto"/>
            <w:right w:val="none" w:sz="0" w:space="0" w:color="auto"/>
          </w:divBdr>
          <w:divsChild>
            <w:div w:id="498271614">
              <w:marLeft w:val="0"/>
              <w:marRight w:val="0"/>
              <w:marTop w:val="0"/>
              <w:marBottom w:val="0"/>
              <w:divBdr>
                <w:top w:val="none" w:sz="0" w:space="0" w:color="auto"/>
                <w:left w:val="none" w:sz="0" w:space="0" w:color="auto"/>
                <w:bottom w:val="none" w:sz="0" w:space="0" w:color="auto"/>
                <w:right w:val="none" w:sz="0" w:space="0" w:color="auto"/>
              </w:divBdr>
              <w:divsChild>
                <w:div w:id="40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9311">
      <w:bodyDiv w:val="1"/>
      <w:marLeft w:val="0"/>
      <w:marRight w:val="0"/>
      <w:marTop w:val="0"/>
      <w:marBottom w:val="0"/>
      <w:divBdr>
        <w:top w:val="none" w:sz="0" w:space="0" w:color="auto"/>
        <w:left w:val="none" w:sz="0" w:space="0" w:color="auto"/>
        <w:bottom w:val="none" w:sz="0" w:space="0" w:color="auto"/>
        <w:right w:val="none" w:sz="0" w:space="0" w:color="auto"/>
      </w:divBdr>
      <w:divsChild>
        <w:div w:id="1368942763">
          <w:marLeft w:val="0"/>
          <w:marRight w:val="0"/>
          <w:marTop w:val="0"/>
          <w:marBottom w:val="0"/>
          <w:divBdr>
            <w:top w:val="none" w:sz="0" w:space="0" w:color="auto"/>
            <w:left w:val="none" w:sz="0" w:space="0" w:color="auto"/>
            <w:bottom w:val="none" w:sz="0" w:space="0" w:color="auto"/>
            <w:right w:val="none" w:sz="0" w:space="0" w:color="auto"/>
          </w:divBdr>
          <w:divsChild>
            <w:div w:id="322586521">
              <w:marLeft w:val="0"/>
              <w:marRight w:val="0"/>
              <w:marTop w:val="0"/>
              <w:marBottom w:val="0"/>
              <w:divBdr>
                <w:top w:val="none" w:sz="0" w:space="0" w:color="auto"/>
                <w:left w:val="none" w:sz="0" w:space="0" w:color="auto"/>
                <w:bottom w:val="none" w:sz="0" w:space="0" w:color="auto"/>
                <w:right w:val="none" w:sz="0" w:space="0" w:color="auto"/>
              </w:divBdr>
              <w:divsChild>
                <w:div w:id="1993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8811">
      <w:bodyDiv w:val="1"/>
      <w:marLeft w:val="0"/>
      <w:marRight w:val="0"/>
      <w:marTop w:val="0"/>
      <w:marBottom w:val="0"/>
      <w:divBdr>
        <w:top w:val="none" w:sz="0" w:space="0" w:color="auto"/>
        <w:left w:val="none" w:sz="0" w:space="0" w:color="auto"/>
        <w:bottom w:val="none" w:sz="0" w:space="0" w:color="auto"/>
        <w:right w:val="none" w:sz="0" w:space="0" w:color="auto"/>
      </w:divBdr>
      <w:divsChild>
        <w:div w:id="1206723333">
          <w:marLeft w:val="0"/>
          <w:marRight w:val="0"/>
          <w:marTop w:val="0"/>
          <w:marBottom w:val="0"/>
          <w:divBdr>
            <w:top w:val="none" w:sz="0" w:space="0" w:color="auto"/>
            <w:left w:val="none" w:sz="0" w:space="0" w:color="auto"/>
            <w:bottom w:val="none" w:sz="0" w:space="0" w:color="auto"/>
            <w:right w:val="none" w:sz="0" w:space="0" w:color="auto"/>
          </w:divBdr>
          <w:divsChild>
            <w:div w:id="1987708433">
              <w:marLeft w:val="0"/>
              <w:marRight w:val="0"/>
              <w:marTop w:val="0"/>
              <w:marBottom w:val="0"/>
              <w:divBdr>
                <w:top w:val="none" w:sz="0" w:space="0" w:color="auto"/>
                <w:left w:val="none" w:sz="0" w:space="0" w:color="auto"/>
                <w:bottom w:val="none" w:sz="0" w:space="0" w:color="auto"/>
                <w:right w:val="none" w:sz="0" w:space="0" w:color="auto"/>
              </w:divBdr>
              <w:divsChild>
                <w:div w:id="69473942">
                  <w:marLeft w:val="0"/>
                  <w:marRight w:val="0"/>
                  <w:marTop w:val="0"/>
                  <w:marBottom w:val="0"/>
                  <w:divBdr>
                    <w:top w:val="none" w:sz="0" w:space="0" w:color="auto"/>
                    <w:left w:val="none" w:sz="0" w:space="0" w:color="auto"/>
                    <w:bottom w:val="none" w:sz="0" w:space="0" w:color="auto"/>
                    <w:right w:val="none" w:sz="0" w:space="0" w:color="auto"/>
                  </w:divBdr>
                  <w:divsChild>
                    <w:div w:id="19109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588">
      <w:bodyDiv w:val="1"/>
      <w:marLeft w:val="0"/>
      <w:marRight w:val="0"/>
      <w:marTop w:val="0"/>
      <w:marBottom w:val="0"/>
      <w:divBdr>
        <w:top w:val="none" w:sz="0" w:space="0" w:color="auto"/>
        <w:left w:val="none" w:sz="0" w:space="0" w:color="auto"/>
        <w:bottom w:val="none" w:sz="0" w:space="0" w:color="auto"/>
        <w:right w:val="none" w:sz="0" w:space="0" w:color="auto"/>
      </w:divBdr>
      <w:divsChild>
        <w:div w:id="341862321">
          <w:marLeft w:val="0"/>
          <w:marRight w:val="0"/>
          <w:marTop w:val="0"/>
          <w:marBottom w:val="0"/>
          <w:divBdr>
            <w:top w:val="none" w:sz="0" w:space="0" w:color="auto"/>
            <w:left w:val="none" w:sz="0" w:space="0" w:color="auto"/>
            <w:bottom w:val="none" w:sz="0" w:space="0" w:color="auto"/>
            <w:right w:val="none" w:sz="0" w:space="0" w:color="auto"/>
          </w:divBdr>
          <w:divsChild>
            <w:div w:id="1091270511">
              <w:marLeft w:val="0"/>
              <w:marRight w:val="0"/>
              <w:marTop w:val="0"/>
              <w:marBottom w:val="0"/>
              <w:divBdr>
                <w:top w:val="none" w:sz="0" w:space="0" w:color="auto"/>
                <w:left w:val="none" w:sz="0" w:space="0" w:color="auto"/>
                <w:bottom w:val="none" w:sz="0" w:space="0" w:color="auto"/>
                <w:right w:val="none" w:sz="0" w:space="0" w:color="auto"/>
              </w:divBdr>
              <w:divsChild>
                <w:div w:id="21020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579">
      <w:bodyDiv w:val="1"/>
      <w:marLeft w:val="0"/>
      <w:marRight w:val="0"/>
      <w:marTop w:val="0"/>
      <w:marBottom w:val="0"/>
      <w:divBdr>
        <w:top w:val="none" w:sz="0" w:space="0" w:color="auto"/>
        <w:left w:val="none" w:sz="0" w:space="0" w:color="auto"/>
        <w:bottom w:val="none" w:sz="0" w:space="0" w:color="auto"/>
        <w:right w:val="none" w:sz="0" w:space="0" w:color="auto"/>
      </w:divBdr>
      <w:divsChild>
        <w:div w:id="1926065076">
          <w:marLeft w:val="0"/>
          <w:marRight w:val="0"/>
          <w:marTop w:val="0"/>
          <w:marBottom w:val="0"/>
          <w:divBdr>
            <w:top w:val="none" w:sz="0" w:space="0" w:color="auto"/>
            <w:left w:val="none" w:sz="0" w:space="0" w:color="auto"/>
            <w:bottom w:val="none" w:sz="0" w:space="0" w:color="auto"/>
            <w:right w:val="none" w:sz="0" w:space="0" w:color="auto"/>
          </w:divBdr>
          <w:divsChild>
            <w:div w:id="398677348">
              <w:marLeft w:val="0"/>
              <w:marRight w:val="0"/>
              <w:marTop w:val="0"/>
              <w:marBottom w:val="0"/>
              <w:divBdr>
                <w:top w:val="none" w:sz="0" w:space="0" w:color="auto"/>
                <w:left w:val="none" w:sz="0" w:space="0" w:color="auto"/>
                <w:bottom w:val="none" w:sz="0" w:space="0" w:color="auto"/>
                <w:right w:val="none" w:sz="0" w:space="0" w:color="auto"/>
              </w:divBdr>
              <w:divsChild>
                <w:div w:id="14968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0953">
      <w:bodyDiv w:val="1"/>
      <w:marLeft w:val="0"/>
      <w:marRight w:val="0"/>
      <w:marTop w:val="0"/>
      <w:marBottom w:val="0"/>
      <w:divBdr>
        <w:top w:val="none" w:sz="0" w:space="0" w:color="auto"/>
        <w:left w:val="none" w:sz="0" w:space="0" w:color="auto"/>
        <w:bottom w:val="none" w:sz="0" w:space="0" w:color="auto"/>
        <w:right w:val="none" w:sz="0" w:space="0" w:color="auto"/>
      </w:divBdr>
      <w:divsChild>
        <w:div w:id="1017847070">
          <w:marLeft w:val="0"/>
          <w:marRight w:val="0"/>
          <w:marTop w:val="0"/>
          <w:marBottom w:val="0"/>
          <w:divBdr>
            <w:top w:val="none" w:sz="0" w:space="0" w:color="auto"/>
            <w:left w:val="none" w:sz="0" w:space="0" w:color="auto"/>
            <w:bottom w:val="none" w:sz="0" w:space="0" w:color="auto"/>
            <w:right w:val="none" w:sz="0" w:space="0" w:color="auto"/>
          </w:divBdr>
          <w:divsChild>
            <w:div w:id="1535115956">
              <w:marLeft w:val="0"/>
              <w:marRight w:val="0"/>
              <w:marTop w:val="0"/>
              <w:marBottom w:val="0"/>
              <w:divBdr>
                <w:top w:val="none" w:sz="0" w:space="0" w:color="auto"/>
                <w:left w:val="none" w:sz="0" w:space="0" w:color="auto"/>
                <w:bottom w:val="none" w:sz="0" w:space="0" w:color="auto"/>
                <w:right w:val="none" w:sz="0" w:space="0" w:color="auto"/>
              </w:divBdr>
              <w:divsChild>
                <w:div w:id="5350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4970">
      <w:bodyDiv w:val="1"/>
      <w:marLeft w:val="0"/>
      <w:marRight w:val="0"/>
      <w:marTop w:val="0"/>
      <w:marBottom w:val="0"/>
      <w:divBdr>
        <w:top w:val="none" w:sz="0" w:space="0" w:color="auto"/>
        <w:left w:val="none" w:sz="0" w:space="0" w:color="auto"/>
        <w:bottom w:val="none" w:sz="0" w:space="0" w:color="auto"/>
        <w:right w:val="none" w:sz="0" w:space="0" w:color="auto"/>
      </w:divBdr>
      <w:divsChild>
        <w:div w:id="1377971634">
          <w:marLeft w:val="0"/>
          <w:marRight w:val="0"/>
          <w:marTop w:val="0"/>
          <w:marBottom w:val="0"/>
          <w:divBdr>
            <w:top w:val="none" w:sz="0" w:space="0" w:color="auto"/>
            <w:left w:val="none" w:sz="0" w:space="0" w:color="auto"/>
            <w:bottom w:val="none" w:sz="0" w:space="0" w:color="auto"/>
            <w:right w:val="none" w:sz="0" w:space="0" w:color="auto"/>
          </w:divBdr>
          <w:divsChild>
            <w:div w:id="1917938034">
              <w:marLeft w:val="0"/>
              <w:marRight w:val="0"/>
              <w:marTop w:val="0"/>
              <w:marBottom w:val="0"/>
              <w:divBdr>
                <w:top w:val="none" w:sz="0" w:space="0" w:color="auto"/>
                <w:left w:val="none" w:sz="0" w:space="0" w:color="auto"/>
                <w:bottom w:val="none" w:sz="0" w:space="0" w:color="auto"/>
                <w:right w:val="none" w:sz="0" w:space="0" w:color="auto"/>
              </w:divBdr>
              <w:divsChild>
                <w:div w:id="12193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4632">
      <w:bodyDiv w:val="1"/>
      <w:marLeft w:val="0"/>
      <w:marRight w:val="0"/>
      <w:marTop w:val="0"/>
      <w:marBottom w:val="0"/>
      <w:divBdr>
        <w:top w:val="none" w:sz="0" w:space="0" w:color="auto"/>
        <w:left w:val="none" w:sz="0" w:space="0" w:color="auto"/>
        <w:bottom w:val="none" w:sz="0" w:space="0" w:color="auto"/>
        <w:right w:val="none" w:sz="0" w:space="0" w:color="auto"/>
      </w:divBdr>
      <w:divsChild>
        <w:div w:id="852885874">
          <w:marLeft w:val="0"/>
          <w:marRight w:val="0"/>
          <w:marTop w:val="0"/>
          <w:marBottom w:val="0"/>
          <w:divBdr>
            <w:top w:val="none" w:sz="0" w:space="0" w:color="auto"/>
            <w:left w:val="none" w:sz="0" w:space="0" w:color="auto"/>
            <w:bottom w:val="none" w:sz="0" w:space="0" w:color="auto"/>
            <w:right w:val="none" w:sz="0" w:space="0" w:color="auto"/>
          </w:divBdr>
          <w:divsChild>
            <w:div w:id="1060784408">
              <w:marLeft w:val="0"/>
              <w:marRight w:val="0"/>
              <w:marTop w:val="0"/>
              <w:marBottom w:val="0"/>
              <w:divBdr>
                <w:top w:val="none" w:sz="0" w:space="0" w:color="auto"/>
                <w:left w:val="none" w:sz="0" w:space="0" w:color="auto"/>
                <w:bottom w:val="none" w:sz="0" w:space="0" w:color="auto"/>
                <w:right w:val="none" w:sz="0" w:space="0" w:color="auto"/>
              </w:divBdr>
              <w:divsChild>
                <w:div w:id="21145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448">
      <w:bodyDiv w:val="1"/>
      <w:marLeft w:val="0"/>
      <w:marRight w:val="0"/>
      <w:marTop w:val="0"/>
      <w:marBottom w:val="0"/>
      <w:divBdr>
        <w:top w:val="none" w:sz="0" w:space="0" w:color="auto"/>
        <w:left w:val="none" w:sz="0" w:space="0" w:color="auto"/>
        <w:bottom w:val="none" w:sz="0" w:space="0" w:color="auto"/>
        <w:right w:val="none" w:sz="0" w:space="0" w:color="auto"/>
      </w:divBdr>
      <w:divsChild>
        <w:div w:id="557210687">
          <w:marLeft w:val="0"/>
          <w:marRight w:val="0"/>
          <w:marTop w:val="0"/>
          <w:marBottom w:val="0"/>
          <w:divBdr>
            <w:top w:val="none" w:sz="0" w:space="0" w:color="auto"/>
            <w:left w:val="none" w:sz="0" w:space="0" w:color="auto"/>
            <w:bottom w:val="none" w:sz="0" w:space="0" w:color="auto"/>
            <w:right w:val="none" w:sz="0" w:space="0" w:color="auto"/>
          </w:divBdr>
          <w:divsChild>
            <w:div w:id="817111263">
              <w:marLeft w:val="0"/>
              <w:marRight w:val="0"/>
              <w:marTop w:val="0"/>
              <w:marBottom w:val="0"/>
              <w:divBdr>
                <w:top w:val="none" w:sz="0" w:space="0" w:color="auto"/>
                <w:left w:val="none" w:sz="0" w:space="0" w:color="auto"/>
                <w:bottom w:val="none" w:sz="0" w:space="0" w:color="auto"/>
                <w:right w:val="none" w:sz="0" w:space="0" w:color="auto"/>
              </w:divBdr>
              <w:divsChild>
                <w:div w:id="18733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4955">
      <w:bodyDiv w:val="1"/>
      <w:marLeft w:val="0"/>
      <w:marRight w:val="0"/>
      <w:marTop w:val="0"/>
      <w:marBottom w:val="0"/>
      <w:divBdr>
        <w:top w:val="none" w:sz="0" w:space="0" w:color="auto"/>
        <w:left w:val="none" w:sz="0" w:space="0" w:color="auto"/>
        <w:bottom w:val="none" w:sz="0" w:space="0" w:color="auto"/>
        <w:right w:val="none" w:sz="0" w:space="0" w:color="auto"/>
      </w:divBdr>
      <w:divsChild>
        <w:div w:id="1647081010">
          <w:marLeft w:val="0"/>
          <w:marRight w:val="0"/>
          <w:marTop w:val="0"/>
          <w:marBottom w:val="0"/>
          <w:divBdr>
            <w:top w:val="none" w:sz="0" w:space="0" w:color="auto"/>
            <w:left w:val="none" w:sz="0" w:space="0" w:color="auto"/>
            <w:bottom w:val="none" w:sz="0" w:space="0" w:color="auto"/>
            <w:right w:val="none" w:sz="0" w:space="0" w:color="auto"/>
          </w:divBdr>
          <w:divsChild>
            <w:div w:id="1600217998">
              <w:marLeft w:val="0"/>
              <w:marRight w:val="0"/>
              <w:marTop w:val="0"/>
              <w:marBottom w:val="0"/>
              <w:divBdr>
                <w:top w:val="none" w:sz="0" w:space="0" w:color="auto"/>
                <w:left w:val="none" w:sz="0" w:space="0" w:color="auto"/>
                <w:bottom w:val="none" w:sz="0" w:space="0" w:color="auto"/>
                <w:right w:val="none" w:sz="0" w:space="0" w:color="auto"/>
              </w:divBdr>
              <w:divsChild>
                <w:div w:id="1478453912">
                  <w:marLeft w:val="0"/>
                  <w:marRight w:val="0"/>
                  <w:marTop w:val="0"/>
                  <w:marBottom w:val="0"/>
                  <w:divBdr>
                    <w:top w:val="none" w:sz="0" w:space="0" w:color="auto"/>
                    <w:left w:val="none" w:sz="0" w:space="0" w:color="auto"/>
                    <w:bottom w:val="none" w:sz="0" w:space="0" w:color="auto"/>
                    <w:right w:val="none" w:sz="0" w:space="0" w:color="auto"/>
                  </w:divBdr>
                  <w:divsChild>
                    <w:div w:id="8320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72310">
      <w:bodyDiv w:val="1"/>
      <w:marLeft w:val="0"/>
      <w:marRight w:val="0"/>
      <w:marTop w:val="0"/>
      <w:marBottom w:val="0"/>
      <w:divBdr>
        <w:top w:val="none" w:sz="0" w:space="0" w:color="auto"/>
        <w:left w:val="none" w:sz="0" w:space="0" w:color="auto"/>
        <w:bottom w:val="none" w:sz="0" w:space="0" w:color="auto"/>
        <w:right w:val="none" w:sz="0" w:space="0" w:color="auto"/>
      </w:divBdr>
    </w:div>
    <w:div w:id="240338837">
      <w:bodyDiv w:val="1"/>
      <w:marLeft w:val="0"/>
      <w:marRight w:val="0"/>
      <w:marTop w:val="0"/>
      <w:marBottom w:val="0"/>
      <w:divBdr>
        <w:top w:val="none" w:sz="0" w:space="0" w:color="auto"/>
        <w:left w:val="none" w:sz="0" w:space="0" w:color="auto"/>
        <w:bottom w:val="none" w:sz="0" w:space="0" w:color="auto"/>
        <w:right w:val="none" w:sz="0" w:space="0" w:color="auto"/>
      </w:divBdr>
      <w:divsChild>
        <w:div w:id="172696238">
          <w:marLeft w:val="0"/>
          <w:marRight w:val="0"/>
          <w:marTop w:val="0"/>
          <w:marBottom w:val="0"/>
          <w:divBdr>
            <w:top w:val="none" w:sz="0" w:space="0" w:color="auto"/>
            <w:left w:val="none" w:sz="0" w:space="0" w:color="auto"/>
            <w:bottom w:val="none" w:sz="0" w:space="0" w:color="auto"/>
            <w:right w:val="none" w:sz="0" w:space="0" w:color="auto"/>
          </w:divBdr>
          <w:divsChild>
            <w:div w:id="653950018">
              <w:marLeft w:val="0"/>
              <w:marRight w:val="0"/>
              <w:marTop w:val="0"/>
              <w:marBottom w:val="0"/>
              <w:divBdr>
                <w:top w:val="none" w:sz="0" w:space="0" w:color="auto"/>
                <w:left w:val="none" w:sz="0" w:space="0" w:color="auto"/>
                <w:bottom w:val="none" w:sz="0" w:space="0" w:color="auto"/>
                <w:right w:val="none" w:sz="0" w:space="0" w:color="auto"/>
              </w:divBdr>
              <w:divsChild>
                <w:div w:id="2037580464">
                  <w:marLeft w:val="0"/>
                  <w:marRight w:val="0"/>
                  <w:marTop w:val="0"/>
                  <w:marBottom w:val="0"/>
                  <w:divBdr>
                    <w:top w:val="none" w:sz="0" w:space="0" w:color="auto"/>
                    <w:left w:val="none" w:sz="0" w:space="0" w:color="auto"/>
                    <w:bottom w:val="none" w:sz="0" w:space="0" w:color="auto"/>
                    <w:right w:val="none" w:sz="0" w:space="0" w:color="auto"/>
                  </w:divBdr>
                  <w:divsChild>
                    <w:div w:id="19995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52300">
      <w:bodyDiv w:val="1"/>
      <w:marLeft w:val="0"/>
      <w:marRight w:val="0"/>
      <w:marTop w:val="0"/>
      <w:marBottom w:val="0"/>
      <w:divBdr>
        <w:top w:val="none" w:sz="0" w:space="0" w:color="auto"/>
        <w:left w:val="none" w:sz="0" w:space="0" w:color="auto"/>
        <w:bottom w:val="none" w:sz="0" w:space="0" w:color="auto"/>
        <w:right w:val="none" w:sz="0" w:space="0" w:color="auto"/>
      </w:divBdr>
      <w:divsChild>
        <w:div w:id="738676568">
          <w:marLeft w:val="0"/>
          <w:marRight w:val="0"/>
          <w:marTop w:val="0"/>
          <w:marBottom w:val="0"/>
          <w:divBdr>
            <w:top w:val="none" w:sz="0" w:space="0" w:color="auto"/>
            <w:left w:val="none" w:sz="0" w:space="0" w:color="auto"/>
            <w:bottom w:val="none" w:sz="0" w:space="0" w:color="auto"/>
            <w:right w:val="none" w:sz="0" w:space="0" w:color="auto"/>
          </w:divBdr>
          <w:divsChild>
            <w:div w:id="1303120117">
              <w:marLeft w:val="0"/>
              <w:marRight w:val="0"/>
              <w:marTop w:val="0"/>
              <w:marBottom w:val="0"/>
              <w:divBdr>
                <w:top w:val="none" w:sz="0" w:space="0" w:color="auto"/>
                <w:left w:val="none" w:sz="0" w:space="0" w:color="auto"/>
                <w:bottom w:val="none" w:sz="0" w:space="0" w:color="auto"/>
                <w:right w:val="none" w:sz="0" w:space="0" w:color="auto"/>
              </w:divBdr>
              <w:divsChild>
                <w:div w:id="16463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1033">
      <w:bodyDiv w:val="1"/>
      <w:marLeft w:val="0"/>
      <w:marRight w:val="0"/>
      <w:marTop w:val="0"/>
      <w:marBottom w:val="0"/>
      <w:divBdr>
        <w:top w:val="none" w:sz="0" w:space="0" w:color="auto"/>
        <w:left w:val="none" w:sz="0" w:space="0" w:color="auto"/>
        <w:bottom w:val="none" w:sz="0" w:space="0" w:color="auto"/>
        <w:right w:val="none" w:sz="0" w:space="0" w:color="auto"/>
      </w:divBdr>
      <w:divsChild>
        <w:div w:id="914170929">
          <w:marLeft w:val="0"/>
          <w:marRight w:val="0"/>
          <w:marTop w:val="0"/>
          <w:marBottom w:val="0"/>
          <w:divBdr>
            <w:top w:val="none" w:sz="0" w:space="0" w:color="auto"/>
            <w:left w:val="none" w:sz="0" w:space="0" w:color="auto"/>
            <w:bottom w:val="none" w:sz="0" w:space="0" w:color="auto"/>
            <w:right w:val="none" w:sz="0" w:space="0" w:color="auto"/>
          </w:divBdr>
          <w:divsChild>
            <w:div w:id="596640946">
              <w:marLeft w:val="0"/>
              <w:marRight w:val="0"/>
              <w:marTop w:val="0"/>
              <w:marBottom w:val="0"/>
              <w:divBdr>
                <w:top w:val="none" w:sz="0" w:space="0" w:color="auto"/>
                <w:left w:val="none" w:sz="0" w:space="0" w:color="auto"/>
                <w:bottom w:val="none" w:sz="0" w:space="0" w:color="auto"/>
                <w:right w:val="none" w:sz="0" w:space="0" w:color="auto"/>
              </w:divBdr>
              <w:divsChild>
                <w:div w:id="7829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1038">
      <w:bodyDiv w:val="1"/>
      <w:marLeft w:val="0"/>
      <w:marRight w:val="0"/>
      <w:marTop w:val="0"/>
      <w:marBottom w:val="0"/>
      <w:divBdr>
        <w:top w:val="none" w:sz="0" w:space="0" w:color="auto"/>
        <w:left w:val="none" w:sz="0" w:space="0" w:color="auto"/>
        <w:bottom w:val="none" w:sz="0" w:space="0" w:color="auto"/>
        <w:right w:val="none" w:sz="0" w:space="0" w:color="auto"/>
      </w:divBdr>
      <w:divsChild>
        <w:div w:id="329479847">
          <w:marLeft w:val="0"/>
          <w:marRight w:val="0"/>
          <w:marTop w:val="0"/>
          <w:marBottom w:val="0"/>
          <w:divBdr>
            <w:top w:val="none" w:sz="0" w:space="0" w:color="auto"/>
            <w:left w:val="none" w:sz="0" w:space="0" w:color="auto"/>
            <w:bottom w:val="none" w:sz="0" w:space="0" w:color="auto"/>
            <w:right w:val="none" w:sz="0" w:space="0" w:color="auto"/>
          </w:divBdr>
          <w:divsChild>
            <w:div w:id="735006306">
              <w:marLeft w:val="0"/>
              <w:marRight w:val="0"/>
              <w:marTop w:val="0"/>
              <w:marBottom w:val="0"/>
              <w:divBdr>
                <w:top w:val="none" w:sz="0" w:space="0" w:color="auto"/>
                <w:left w:val="none" w:sz="0" w:space="0" w:color="auto"/>
                <w:bottom w:val="none" w:sz="0" w:space="0" w:color="auto"/>
                <w:right w:val="none" w:sz="0" w:space="0" w:color="auto"/>
              </w:divBdr>
              <w:divsChild>
                <w:div w:id="117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34435">
      <w:bodyDiv w:val="1"/>
      <w:marLeft w:val="0"/>
      <w:marRight w:val="0"/>
      <w:marTop w:val="0"/>
      <w:marBottom w:val="0"/>
      <w:divBdr>
        <w:top w:val="none" w:sz="0" w:space="0" w:color="auto"/>
        <w:left w:val="none" w:sz="0" w:space="0" w:color="auto"/>
        <w:bottom w:val="none" w:sz="0" w:space="0" w:color="auto"/>
        <w:right w:val="none" w:sz="0" w:space="0" w:color="auto"/>
      </w:divBdr>
      <w:divsChild>
        <w:div w:id="343677924">
          <w:marLeft w:val="0"/>
          <w:marRight w:val="0"/>
          <w:marTop w:val="0"/>
          <w:marBottom w:val="0"/>
          <w:divBdr>
            <w:top w:val="none" w:sz="0" w:space="0" w:color="auto"/>
            <w:left w:val="none" w:sz="0" w:space="0" w:color="auto"/>
            <w:bottom w:val="none" w:sz="0" w:space="0" w:color="auto"/>
            <w:right w:val="none" w:sz="0" w:space="0" w:color="auto"/>
          </w:divBdr>
          <w:divsChild>
            <w:div w:id="525413473">
              <w:marLeft w:val="0"/>
              <w:marRight w:val="0"/>
              <w:marTop w:val="0"/>
              <w:marBottom w:val="0"/>
              <w:divBdr>
                <w:top w:val="none" w:sz="0" w:space="0" w:color="auto"/>
                <w:left w:val="none" w:sz="0" w:space="0" w:color="auto"/>
                <w:bottom w:val="none" w:sz="0" w:space="0" w:color="auto"/>
                <w:right w:val="none" w:sz="0" w:space="0" w:color="auto"/>
              </w:divBdr>
              <w:divsChild>
                <w:div w:id="5718001">
                  <w:marLeft w:val="0"/>
                  <w:marRight w:val="0"/>
                  <w:marTop w:val="0"/>
                  <w:marBottom w:val="0"/>
                  <w:divBdr>
                    <w:top w:val="none" w:sz="0" w:space="0" w:color="auto"/>
                    <w:left w:val="none" w:sz="0" w:space="0" w:color="auto"/>
                    <w:bottom w:val="none" w:sz="0" w:space="0" w:color="auto"/>
                    <w:right w:val="none" w:sz="0" w:space="0" w:color="auto"/>
                  </w:divBdr>
                  <w:divsChild>
                    <w:div w:id="10826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30100">
      <w:bodyDiv w:val="1"/>
      <w:marLeft w:val="0"/>
      <w:marRight w:val="0"/>
      <w:marTop w:val="0"/>
      <w:marBottom w:val="0"/>
      <w:divBdr>
        <w:top w:val="none" w:sz="0" w:space="0" w:color="auto"/>
        <w:left w:val="none" w:sz="0" w:space="0" w:color="auto"/>
        <w:bottom w:val="none" w:sz="0" w:space="0" w:color="auto"/>
        <w:right w:val="none" w:sz="0" w:space="0" w:color="auto"/>
      </w:divBdr>
      <w:divsChild>
        <w:div w:id="878979569">
          <w:marLeft w:val="0"/>
          <w:marRight w:val="0"/>
          <w:marTop w:val="0"/>
          <w:marBottom w:val="0"/>
          <w:divBdr>
            <w:top w:val="none" w:sz="0" w:space="0" w:color="auto"/>
            <w:left w:val="none" w:sz="0" w:space="0" w:color="auto"/>
            <w:bottom w:val="none" w:sz="0" w:space="0" w:color="auto"/>
            <w:right w:val="none" w:sz="0" w:space="0" w:color="auto"/>
          </w:divBdr>
          <w:divsChild>
            <w:div w:id="372076486">
              <w:marLeft w:val="0"/>
              <w:marRight w:val="0"/>
              <w:marTop w:val="0"/>
              <w:marBottom w:val="0"/>
              <w:divBdr>
                <w:top w:val="none" w:sz="0" w:space="0" w:color="auto"/>
                <w:left w:val="none" w:sz="0" w:space="0" w:color="auto"/>
                <w:bottom w:val="none" w:sz="0" w:space="0" w:color="auto"/>
                <w:right w:val="none" w:sz="0" w:space="0" w:color="auto"/>
              </w:divBdr>
              <w:divsChild>
                <w:div w:id="8251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69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115">
          <w:marLeft w:val="0"/>
          <w:marRight w:val="0"/>
          <w:marTop w:val="0"/>
          <w:marBottom w:val="0"/>
          <w:divBdr>
            <w:top w:val="none" w:sz="0" w:space="0" w:color="auto"/>
            <w:left w:val="none" w:sz="0" w:space="0" w:color="auto"/>
            <w:bottom w:val="none" w:sz="0" w:space="0" w:color="auto"/>
            <w:right w:val="none" w:sz="0" w:space="0" w:color="auto"/>
          </w:divBdr>
          <w:divsChild>
            <w:div w:id="2085033468">
              <w:marLeft w:val="0"/>
              <w:marRight w:val="0"/>
              <w:marTop w:val="0"/>
              <w:marBottom w:val="0"/>
              <w:divBdr>
                <w:top w:val="none" w:sz="0" w:space="0" w:color="auto"/>
                <w:left w:val="none" w:sz="0" w:space="0" w:color="auto"/>
                <w:bottom w:val="none" w:sz="0" w:space="0" w:color="auto"/>
                <w:right w:val="none" w:sz="0" w:space="0" w:color="auto"/>
              </w:divBdr>
              <w:divsChild>
                <w:div w:id="5596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833">
      <w:bodyDiv w:val="1"/>
      <w:marLeft w:val="0"/>
      <w:marRight w:val="0"/>
      <w:marTop w:val="0"/>
      <w:marBottom w:val="0"/>
      <w:divBdr>
        <w:top w:val="none" w:sz="0" w:space="0" w:color="auto"/>
        <w:left w:val="none" w:sz="0" w:space="0" w:color="auto"/>
        <w:bottom w:val="none" w:sz="0" w:space="0" w:color="auto"/>
        <w:right w:val="none" w:sz="0" w:space="0" w:color="auto"/>
      </w:divBdr>
      <w:divsChild>
        <w:div w:id="832112311">
          <w:marLeft w:val="0"/>
          <w:marRight w:val="0"/>
          <w:marTop w:val="0"/>
          <w:marBottom w:val="0"/>
          <w:divBdr>
            <w:top w:val="none" w:sz="0" w:space="0" w:color="auto"/>
            <w:left w:val="none" w:sz="0" w:space="0" w:color="auto"/>
            <w:bottom w:val="none" w:sz="0" w:space="0" w:color="auto"/>
            <w:right w:val="none" w:sz="0" w:space="0" w:color="auto"/>
          </w:divBdr>
          <w:divsChild>
            <w:div w:id="10120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59557">
      <w:bodyDiv w:val="1"/>
      <w:marLeft w:val="0"/>
      <w:marRight w:val="0"/>
      <w:marTop w:val="0"/>
      <w:marBottom w:val="0"/>
      <w:divBdr>
        <w:top w:val="none" w:sz="0" w:space="0" w:color="auto"/>
        <w:left w:val="none" w:sz="0" w:space="0" w:color="auto"/>
        <w:bottom w:val="none" w:sz="0" w:space="0" w:color="auto"/>
        <w:right w:val="none" w:sz="0" w:space="0" w:color="auto"/>
      </w:divBdr>
      <w:divsChild>
        <w:div w:id="1508985525">
          <w:marLeft w:val="0"/>
          <w:marRight w:val="0"/>
          <w:marTop w:val="0"/>
          <w:marBottom w:val="0"/>
          <w:divBdr>
            <w:top w:val="none" w:sz="0" w:space="0" w:color="auto"/>
            <w:left w:val="none" w:sz="0" w:space="0" w:color="auto"/>
            <w:bottom w:val="none" w:sz="0" w:space="0" w:color="auto"/>
            <w:right w:val="none" w:sz="0" w:space="0" w:color="auto"/>
          </w:divBdr>
          <w:divsChild>
            <w:div w:id="399058302">
              <w:marLeft w:val="0"/>
              <w:marRight w:val="0"/>
              <w:marTop w:val="0"/>
              <w:marBottom w:val="0"/>
              <w:divBdr>
                <w:top w:val="none" w:sz="0" w:space="0" w:color="auto"/>
                <w:left w:val="none" w:sz="0" w:space="0" w:color="auto"/>
                <w:bottom w:val="none" w:sz="0" w:space="0" w:color="auto"/>
                <w:right w:val="none" w:sz="0" w:space="0" w:color="auto"/>
              </w:divBdr>
              <w:divsChild>
                <w:div w:id="19127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17668">
      <w:bodyDiv w:val="1"/>
      <w:marLeft w:val="0"/>
      <w:marRight w:val="0"/>
      <w:marTop w:val="0"/>
      <w:marBottom w:val="0"/>
      <w:divBdr>
        <w:top w:val="none" w:sz="0" w:space="0" w:color="auto"/>
        <w:left w:val="none" w:sz="0" w:space="0" w:color="auto"/>
        <w:bottom w:val="none" w:sz="0" w:space="0" w:color="auto"/>
        <w:right w:val="none" w:sz="0" w:space="0" w:color="auto"/>
      </w:divBdr>
      <w:divsChild>
        <w:div w:id="1837185085">
          <w:marLeft w:val="0"/>
          <w:marRight w:val="0"/>
          <w:marTop w:val="0"/>
          <w:marBottom w:val="0"/>
          <w:divBdr>
            <w:top w:val="none" w:sz="0" w:space="0" w:color="auto"/>
            <w:left w:val="none" w:sz="0" w:space="0" w:color="auto"/>
            <w:bottom w:val="none" w:sz="0" w:space="0" w:color="auto"/>
            <w:right w:val="none" w:sz="0" w:space="0" w:color="auto"/>
          </w:divBdr>
          <w:divsChild>
            <w:div w:id="968975123">
              <w:marLeft w:val="0"/>
              <w:marRight w:val="0"/>
              <w:marTop w:val="0"/>
              <w:marBottom w:val="0"/>
              <w:divBdr>
                <w:top w:val="none" w:sz="0" w:space="0" w:color="auto"/>
                <w:left w:val="none" w:sz="0" w:space="0" w:color="auto"/>
                <w:bottom w:val="none" w:sz="0" w:space="0" w:color="auto"/>
                <w:right w:val="none" w:sz="0" w:space="0" w:color="auto"/>
              </w:divBdr>
              <w:divsChild>
                <w:div w:id="6514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6047">
      <w:bodyDiv w:val="1"/>
      <w:marLeft w:val="0"/>
      <w:marRight w:val="0"/>
      <w:marTop w:val="0"/>
      <w:marBottom w:val="0"/>
      <w:divBdr>
        <w:top w:val="none" w:sz="0" w:space="0" w:color="auto"/>
        <w:left w:val="none" w:sz="0" w:space="0" w:color="auto"/>
        <w:bottom w:val="none" w:sz="0" w:space="0" w:color="auto"/>
        <w:right w:val="none" w:sz="0" w:space="0" w:color="auto"/>
      </w:divBdr>
      <w:divsChild>
        <w:div w:id="2037852810">
          <w:marLeft w:val="0"/>
          <w:marRight w:val="0"/>
          <w:marTop w:val="0"/>
          <w:marBottom w:val="0"/>
          <w:divBdr>
            <w:top w:val="none" w:sz="0" w:space="0" w:color="auto"/>
            <w:left w:val="none" w:sz="0" w:space="0" w:color="auto"/>
            <w:bottom w:val="none" w:sz="0" w:space="0" w:color="auto"/>
            <w:right w:val="none" w:sz="0" w:space="0" w:color="auto"/>
          </w:divBdr>
          <w:divsChild>
            <w:div w:id="1052273584">
              <w:marLeft w:val="0"/>
              <w:marRight w:val="0"/>
              <w:marTop w:val="0"/>
              <w:marBottom w:val="0"/>
              <w:divBdr>
                <w:top w:val="none" w:sz="0" w:space="0" w:color="auto"/>
                <w:left w:val="none" w:sz="0" w:space="0" w:color="auto"/>
                <w:bottom w:val="none" w:sz="0" w:space="0" w:color="auto"/>
                <w:right w:val="none" w:sz="0" w:space="0" w:color="auto"/>
              </w:divBdr>
              <w:divsChild>
                <w:div w:id="1582182760">
                  <w:marLeft w:val="0"/>
                  <w:marRight w:val="0"/>
                  <w:marTop w:val="0"/>
                  <w:marBottom w:val="0"/>
                  <w:divBdr>
                    <w:top w:val="none" w:sz="0" w:space="0" w:color="auto"/>
                    <w:left w:val="none" w:sz="0" w:space="0" w:color="auto"/>
                    <w:bottom w:val="none" w:sz="0" w:space="0" w:color="auto"/>
                    <w:right w:val="none" w:sz="0" w:space="0" w:color="auto"/>
                  </w:divBdr>
                  <w:divsChild>
                    <w:div w:id="1217425919">
                      <w:marLeft w:val="0"/>
                      <w:marRight w:val="0"/>
                      <w:marTop w:val="0"/>
                      <w:marBottom w:val="0"/>
                      <w:divBdr>
                        <w:top w:val="none" w:sz="0" w:space="0" w:color="auto"/>
                        <w:left w:val="none" w:sz="0" w:space="0" w:color="auto"/>
                        <w:bottom w:val="none" w:sz="0" w:space="0" w:color="auto"/>
                        <w:right w:val="none" w:sz="0" w:space="0" w:color="auto"/>
                      </w:divBdr>
                      <w:divsChild>
                        <w:div w:id="1326012524">
                          <w:marLeft w:val="0"/>
                          <w:marRight w:val="0"/>
                          <w:marTop w:val="0"/>
                          <w:marBottom w:val="0"/>
                          <w:divBdr>
                            <w:top w:val="none" w:sz="0" w:space="0" w:color="auto"/>
                            <w:left w:val="none" w:sz="0" w:space="0" w:color="auto"/>
                            <w:bottom w:val="none" w:sz="0" w:space="0" w:color="auto"/>
                            <w:right w:val="none" w:sz="0" w:space="0" w:color="auto"/>
                          </w:divBdr>
                          <w:divsChild>
                            <w:div w:id="20149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94811">
                  <w:marLeft w:val="0"/>
                  <w:marRight w:val="0"/>
                  <w:marTop w:val="0"/>
                  <w:marBottom w:val="0"/>
                  <w:divBdr>
                    <w:top w:val="none" w:sz="0" w:space="0" w:color="auto"/>
                    <w:left w:val="none" w:sz="0" w:space="0" w:color="auto"/>
                    <w:bottom w:val="none" w:sz="0" w:space="0" w:color="auto"/>
                    <w:right w:val="none" w:sz="0" w:space="0" w:color="auto"/>
                  </w:divBdr>
                  <w:divsChild>
                    <w:div w:id="20341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04120">
          <w:marLeft w:val="0"/>
          <w:marRight w:val="0"/>
          <w:marTop w:val="0"/>
          <w:marBottom w:val="0"/>
          <w:divBdr>
            <w:top w:val="none" w:sz="0" w:space="0" w:color="auto"/>
            <w:left w:val="none" w:sz="0" w:space="0" w:color="auto"/>
            <w:bottom w:val="none" w:sz="0" w:space="0" w:color="auto"/>
            <w:right w:val="none" w:sz="0" w:space="0" w:color="auto"/>
          </w:divBdr>
          <w:divsChild>
            <w:div w:id="164364568">
              <w:marLeft w:val="0"/>
              <w:marRight w:val="0"/>
              <w:marTop w:val="0"/>
              <w:marBottom w:val="0"/>
              <w:divBdr>
                <w:top w:val="none" w:sz="0" w:space="0" w:color="auto"/>
                <w:left w:val="none" w:sz="0" w:space="0" w:color="auto"/>
                <w:bottom w:val="none" w:sz="0" w:space="0" w:color="auto"/>
                <w:right w:val="none" w:sz="0" w:space="0" w:color="auto"/>
              </w:divBdr>
              <w:divsChild>
                <w:div w:id="265844594">
                  <w:marLeft w:val="0"/>
                  <w:marRight w:val="0"/>
                  <w:marTop w:val="0"/>
                  <w:marBottom w:val="0"/>
                  <w:divBdr>
                    <w:top w:val="none" w:sz="0" w:space="0" w:color="auto"/>
                    <w:left w:val="none" w:sz="0" w:space="0" w:color="auto"/>
                    <w:bottom w:val="none" w:sz="0" w:space="0" w:color="auto"/>
                    <w:right w:val="none" w:sz="0" w:space="0" w:color="auto"/>
                  </w:divBdr>
                  <w:divsChild>
                    <w:div w:id="1764109959">
                      <w:marLeft w:val="0"/>
                      <w:marRight w:val="0"/>
                      <w:marTop w:val="0"/>
                      <w:marBottom w:val="0"/>
                      <w:divBdr>
                        <w:top w:val="none" w:sz="0" w:space="0" w:color="auto"/>
                        <w:left w:val="none" w:sz="0" w:space="0" w:color="auto"/>
                        <w:bottom w:val="none" w:sz="0" w:space="0" w:color="auto"/>
                        <w:right w:val="none" w:sz="0" w:space="0" w:color="auto"/>
                      </w:divBdr>
                      <w:divsChild>
                        <w:div w:id="248082769">
                          <w:marLeft w:val="0"/>
                          <w:marRight w:val="0"/>
                          <w:marTop w:val="0"/>
                          <w:marBottom w:val="0"/>
                          <w:divBdr>
                            <w:top w:val="none" w:sz="0" w:space="0" w:color="auto"/>
                            <w:left w:val="none" w:sz="0" w:space="0" w:color="auto"/>
                            <w:bottom w:val="none" w:sz="0" w:space="0" w:color="auto"/>
                            <w:right w:val="none" w:sz="0" w:space="0" w:color="auto"/>
                          </w:divBdr>
                          <w:divsChild>
                            <w:div w:id="621768185">
                              <w:marLeft w:val="0"/>
                              <w:marRight w:val="0"/>
                              <w:marTop w:val="0"/>
                              <w:marBottom w:val="0"/>
                              <w:divBdr>
                                <w:top w:val="none" w:sz="0" w:space="0" w:color="auto"/>
                                <w:left w:val="none" w:sz="0" w:space="0" w:color="auto"/>
                                <w:bottom w:val="none" w:sz="0" w:space="0" w:color="auto"/>
                                <w:right w:val="none" w:sz="0" w:space="0" w:color="auto"/>
                              </w:divBdr>
                              <w:divsChild>
                                <w:div w:id="220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2863">
          <w:marLeft w:val="0"/>
          <w:marRight w:val="0"/>
          <w:marTop w:val="0"/>
          <w:marBottom w:val="0"/>
          <w:divBdr>
            <w:top w:val="none" w:sz="0" w:space="0" w:color="auto"/>
            <w:left w:val="none" w:sz="0" w:space="0" w:color="auto"/>
            <w:bottom w:val="none" w:sz="0" w:space="0" w:color="auto"/>
            <w:right w:val="none" w:sz="0" w:space="0" w:color="auto"/>
          </w:divBdr>
          <w:divsChild>
            <w:div w:id="2041592372">
              <w:marLeft w:val="0"/>
              <w:marRight w:val="0"/>
              <w:marTop w:val="0"/>
              <w:marBottom w:val="0"/>
              <w:divBdr>
                <w:top w:val="none" w:sz="0" w:space="0" w:color="auto"/>
                <w:left w:val="none" w:sz="0" w:space="0" w:color="auto"/>
                <w:bottom w:val="none" w:sz="0" w:space="0" w:color="auto"/>
                <w:right w:val="none" w:sz="0" w:space="0" w:color="auto"/>
              </w:divBdr>
              <w:divsChild>
                <w:div w:id="1107702701">
                  <w:marLeft w:val="0"/>
                  <w:marRight w:val="0"/>
                  <w:marTop w:val="0"/>
                  <w:marBottom w:val="0"/>
                  <w:divBdr>
                    <w:top w:val="none" w:sz="0" w:space="0" w:color="auto"/>
                    <w:left w:val="none" w:sz="0" w:space="0" w:color="auto"/>
                    <w:bottom w:val="none" w:sz="0" w:space="0" w:color="auto"/>
                    <w:right w:val="none" w:sz="0" w:space="0" w:color="auto"/>
                  </w:divBdr>
                  <w:divsChild>
                    <w:div w:id="847325572">
                      <w:marLeft w:val="0"/>
                      <w:marRight w:val="0"/>
                      <w:marTop w:val="0"/>
                      <w:marBottom w:val="0"/>
                      <w:divBdr>
                        <w:top w:val="none" w:sz="0" w:space="0" w:color="auto"/>
                        <w:left w:val="none" w:sz="0" w:space="0" w:color="auto"/>
                        <w:bottom w:val="none" w:sz="0" w:space="0" w:color="auto"/>
                        <w:right w:val="none" w:sz="0" w:space="0" w:color="auto"/>
                      </w:divBdr>
                      <w:divsChild>
                        <w:div w:id="1852178914">
                          <w:marLeft w:val="0"/>
                          <w:marRight w:val="0"/>
                          <w:marTop w:val="0"/>
                          <w:marBottom w:val="0"/>
                          <w:divBdr>
                            <w:top w:val="none" w:sz="0" w:space="0" w:color="auto"/>
                            <w:left w:val="none" w:sz="0" w:space="0" w:color="auto"/>
                            <w:bottom w:val="none" w:sz="0" w:space="0" w:color="auto"/>
                            <w:right w:val="none" w:sz="0" w:space="0" w:color="auto"/>
                          </w:divBdr>
                          <w:divsChild>
                            <w:div w:id="7960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211372">
      <w:bodyDiv w:val="1"/>
      <w:marLeft w:val="0"/>
      <w:marRight w:val="0"/>
      <w:marTop w:val="0"/>
      <w:marBottom w:val="0"/>
      <w:divBdr>
        <w:top w:val="none" w:sz="0" w:space="0" w:color="auto"/>
        <w:left w:val="none" w:sz="0" w:space="0" w:color="auto"/>
        <w:bottom w:val="none" w:sz="0" w:space="0" w:color="auto"/>
        <w:right w:val="none" w:sz="0" w:space="0" w:color="auto"/>
      </w:divBdr>
    </w:div>
    <w:div w:id="359282007">
      <w:bodyDiv w:val="1"/>
      <w:marLeft w:val="0"/>
      <w:marRight w:val="0"/>
      <w:marTop w:val="0"/>
      <w:marBottom w:val="0"/>
      <w:divBdr>
        <w:top w:val="none" w:sz="0" w:space="0" w:color="auto"/>
        <w:left w:val="none" w:sz="0" w:space="0" w:color="auto"/>
        <w:bottom w:val="none" w:sz="0" w:space="0" w:color="auto"/>
        <w:right w:val="none" w:sz="0" w:space="0" w:color="auto"/>
      </w:divBdr>
      <w:divsChild>
        <w:div w:id="661662403">
          <w:marLeft w:val="0"/>
          <w:marRight w:val="0"/>
          <w:marTop w:val="0"/>
          <w:marBottom w:val="0"/>
          <w:divBdr>
            <w:top w:val="none" w:sz="0" w:space="0" w:color="auto"/>
            <w:left w:val="none" w:sz="0" w:space="0" w:color="auto"/>
            <w:bottom w:val="none" w:sz="0" w:space="0" w:color="auto"/>
            <w:right w:val="none" w:sz="0" w:space="0" w:color="auto"/>
          </w:divBdr>
          <w:divsChild>
            <w:div w:id="1717268068">
              <w:marLeft w:val="0"/>
              <w:marRight w:val="0"/>
              <w:marTop w:val="0"/>
              <w:marBottom w:val="0"/>
              <w:divBdr>
                <w:top w:val="none" w:sz="0" w:space="0" w:color="auto"/>
                <w:left w:val="none" w:sz="0" w:space="0" w:color="auto"/>
                <w:bottom w:val="none" w:sz="0" w:space="0" w:color="auto"/>
                <w:right w:val="none" w:sz="0" w:space="0" w:color="auto"/>
              </w:divBdr>
              <w:divsChild>
                <w:div w:id="2238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98710">
      <w:bodyDiv w:val="1"/>
      <w:marLeft w:val="0"/>
      <w:marRight w:val="0"/>
      <w:marTop w:val="0"/>
      <w:marBottom w:val="0"/>
      <w:divBdr>
        <w:top w:val="none" w:sz="0" w:space="0" w:color="auto"/>
        <w:left w:val="none" w:sz="0" w:space="0" w:color="auto"/>
        <w:bottom w:val="none" w:sz="0" w:space="0" w:color="auto"/>
        <w:right w:val="none" w:sz="0" w:space="0" w:color="auto"/>
      </w:divBdr>
      <w:divsChild>
        <w:div w:id="903175615">
          <w:marLeft w:val="0"/>
          <w:marRight w:val="0"/>
          <w:marTop w:val="0"/>
          <w:marBottom w:val="0"/>
          <w:divBdr>
            <w:top w:val="none" w:sz="0" w:space="0" w:color="auto"/>
            <w:left w:val="none" w:sz="0" w:space="0" w:color="auto"/>
            <w:bottom w:val="none" w:sz="0" w:space="0" w:color="auto"/>
            <w:right w:val="none" w:sz="0" w:space="0" w:color="auto"/>
          </w:divBdr>
          <w:divsChild>
            <w:div w:id="1902204779">
              <w:marLeft w:val="0"/>
              <w:marRight w:val="0"/>
              <w:marTop w:val="0"/>
              <w:marBottom w:val="0"/>
              <w:divBdr>
                <w:top w:val="none" w:sz="0" w:space="0" w:color="auto"/>
                <w:left w:val="none" w:sz="0" w:space="0" w:color="auto"/>
                <w:bottom w:val="none" w:sz="0" w:space="0" w:color="auto"/>
                <w:right w:val="none" w:sz="0" w:space="0" w:color="auto"/>
              </w:divBdr>
              <w:divsChild>
                <w:div w:id="1720663334">
                  <w:marLeft w:val="0"/>
                  <w:marRight w:val="0"/>
                  <w:marTop w:val="0"/>
                  <w:marBottom w:val="0"/>
                  <w:divBdr>
                    <w:top w:val="none" w:sz="0" w:space="0" w:color="auto"/>
                    <w:left w:val="none" w:sz="0" w:space="0" w:color="auto"/>
                    <w:bottom w:val="none" w:sz="0" w:space="0" w:color="auto"/>
                    <w:right w:val="none" w:sz="0" w:space="0" w:color="auto"/>
                  </w:divBdr>
                  <w:divsChild>
                    <w:div w:id="14146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5209">
      <w:bodyDiv w:val="1"/>
      <w:marLeft w:val="0"/>
      <w:marRight w:val="0"/>
      <w:marTop w:val="0"/>
      <w:marBottom w:val="0"/>
      <w:divBdr>
        <w:top w:val="none" w:sz="0" w:space="0" w:color="auto"/>
        <w:left w:val="none" w:sz="0" w:space="0" w:color="auto"/>
        <w:bottom w:val="none" w:sz="0" w:space="0" w:color="auto"/>
        <w:right w:val="none" w:sz="0" w:space="0" w:color="auto"/>
      </w:divBdr>
    </w:div>
    <w:div w:id="389961402">
      <w:bodyDiv w:val="1"/>
      <w:marLeft w:val="0"/>
      <w:marRight w:val="0"/>
      <w:marTop w:val="0"/>
      <w:marBottom w:val="0"/>
      <w:divBdr>
        <w:top w:val="none" w:sz="0" w:space="0" w:color="auto"/>
        <w:left w:val="none" w:sz="0" w:space="0" w:color="auto"/>
        <w:bottom w:val="none" w:sz="0" w:space="0" w:color="auto"/>
        <w:right w:val="none" w:sz="0" w:space="0" w:color="auto"/>
      </w:divBdr>
      <w:divsChild>
        <w:div w:id="462619135">
          <w:marLeft w:val="0"/>
          <w:marRight w:val="0"/>
          <w:marTop w:val="0"/>
          <w:marBottom w:val="0"/>
          <w:divBdr>
            <w:top w:val="none" w:sz="0" w:space="0" w:color="auto"/>
            <w:left w:val="none" w:sz="0" w:space="0" w:color="auto"/>
            <w:bottom w:val="none" w:sz="0" w:space="0" w:color="auto"/>
            <w:right w:val="none" w:sz="0" w:space="0" w:color="auto"/>
          </w:divBdr>
          <w:divsChild>
            <w:div w:id="938290717">
              <w:marLeft w:val="0"/>
              <w:marRight w:val="0"/>
              <w:marTop w:val="0"/>
              <w:marBottom w:val="0"/>
              <w:divBdr>
                <w:top w:val="none" w:sz="0" w:space="0" w:color="auto"/>
                <w:left w:val="none" w:sz="0" w:space="0" w:color="auto"/>
                <w:bottom w:val="none" w:sz="0" w:space="0" w:color="auto"/>
                <w:right w:val="none" w:sz="0" w:space="0" w:color="auto"/>
              </w:divBdr>
              <w:divsChild>
                <w:div w:id="1139109934">
                  <w:marLeft w:val="0"/>
                  <w:marRight w:val="0"/>
                  <w:marTop w:val="0"/>
                  <w:marBottom w:val="0"/>
                  <w:divBdr>
                    <w:top w:val="none" w:sz="0" w:space="0" w:color="auto"/>
                    <w:left w:val="none" w:sz="0" w:space="0" w:color="auto"/>
                    <w:bottom w:val="none" w:sz="0" w:space="0" w:color="auto"/>
                    <w:right w:val="none" w:sz="0" w:space="0" w:color="auto"/>
                  </w:divBdr>
                  <w:divsChild>
                    <w:div w:id="20972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83010">
      <w:bodyDiv w:val="1"/>
      <w:marLeft w:val="0"/>
      <w:marRight w:val="0"/>
      <w:marTop w:val="0"/>
      <w:marBottom w:val="0"/>
      <w:divBdr>
        <w:top w:val="none" w:sz="0" w:space="0" w:color="auto"/>
        <w:left w:val="none" w:sz="0" w:space="0" w:color="auto"/>
        <w:bottom w:val="none" w:sz="0" w:space="0" w:color="auto"/>
        <w:right w:val="none" w:sz="0" w:space="0" w:color="auto"/>
      </w:divBdr>
      <w:divsChild>
        <w:div w:id="754976295">
          <w:marLeft w:val="0"/>
          <w:marRight w:val="0"/>
          <w:marTop w:val="0"/>
          <w:marBottom w:val="0"/>
          <w:divBdr>
            <w:top w:val="none" w:sz="0" w:space="0" w:color="auto"/>
            <w:left w:val="none" w:sz="0" w:space="0" w:color="auto"/>
            <w:bottom w:val="none" w:sz="0" w:space="0" w:color="auto"/>
            <w:right w:val="none" w:sz="0" w:space="0" w:color="auto"/>
          </w:divBdr>
          <w:divsChild>
            <w:div w:id="1913616720">
              <w:marLeft w:val="0"/>
              <w:marRight w:val="0"/>
              <w:marTop w:val="0"/>
              <w:marBottom w:val="0"/>
              <w:divBdr>
                <w:top w:val="none" w:sz="0" w:space="0" w:color="auto"/>
                <w:left w:val="none" w:sz="0" w:space="0" w:color="auto"/>
                <w:bottom w:val="none" w:sz="0" w:space="0" w:color="auto"/>
                <w:right w:val="none" w:sz="0" w:space="0" w:color="auto"/>
              </w:divBdr>
              <w:divsChild>
                <w:div w:id="12615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29480">
      <w:bodyDiv w:val="1"/>
      <w:marLeft w:val="0"/>
      <w:marRight w:val="0"/>
      <w:marTop w:val="0"/>
      <w:marBottom w:val="0"/>
      <w:divBdr>
        <w:top w:val="none" w:sz="0" w:space="0" w:color="auto"/>
        <w:left w:val="none" w:sz="0" w:space="0" w:color="auto"/>
        <w:bottom w:val="none" w:sz="0" w:space="0" w:color="auto"/>
        <w:right w:val="none" w:sz="0" w:space="0" w:color="auto"/>
      </w:divBdr>
      <w:divsChild>
        <w:div w:id="260182858">
          <w:marLeft w:val="0"/>
          <w:marRight w:val="0"/>
          <w:marTop w:val="0"/>
          <w:marBottom w:val="0"/>
          <w:divBdr>
            <w:top w:val="none" w:sz="0" w:space="0" w:color="auto"/>
            <w:left w:val="none" w:sz="0" w:space="0" w:color="auto"/>
            <w:bottom w:val="none" w:sz="0" w:space="0" w:color="auto"/>
            <w:right w:val="none" w:sz="0" w:space="0" w:color="auto"/>
          </w:divBdr>
          <w:divsChild>
            <w:div w:id="64885802">
              <w:marLeft w:val="0"/>
              <w:marRight w:val="0"/>
              <w:marTop w:val="0"/>
              <w:marBottom w:val="0"/>
              <w:divBdr>
                <w:top w:val="none" w:sz="0" w:space="0" w:color="auto"/>
                <w:left w:val="none" w:sz="0" w:space="0" w:color="auto"/>
                <w:bottom w:val="none" w:sz="0" w:space="0" w:color="auto"/>
                <w:right w:val="none" w:sz="0" w:space="0" w:color="auto"/>
              </w:divBdr>
              <w:divsChild>
                <w:div w:id="8922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4900">
      <w:bodyDiv w:val="1"/>
      <w:marLeft w:val="0"/>
      <w:marRight w:val="0"/>
      <w:marTop w:val="0"/>
      <w:marBottom w:val="0"/>
      <w:divBdr>
        <w:top w:val="none" w:sz="0" w:space="0" w:color="auto"/>
        <w:left w:val="none" w:sz="0" w:space="0" w:color="auto"/>
        <w:bottom w:val="none" w:sz="0" w:space="0" w:color="auto"/>
        <w:right w:val="none" w:sz="0" w:space="0" w:color="auto"/>
      </w:divBdr>
      <w:divsChild>
        <w:div w:id="1761564795">
          <w:marLeft w:val="0"/>
          <w:marRight w:val="0"/>
          <w:marTop w:val="0"/>
          <w:marBottom w:val="0"/>
          <w:divBdr>
            <w:top w:val="none" w:sz="0" w:space="0" w:color="auto"/>
            <w:left w:val="none" w:sz="0" w:space="0" w:color="auto"/>
            <w:bottom w:val="none" w:sz="0" w:space="0" w:color="auto"/>
            <w:right w:val="none" w:sz="0" w:space="0" w:color="auto"/>
          </w:divBdr>
          <w:divsChild>
            <w:div w:id="1398624278">
              <w:marLeft w:val="0"/>
              <w:marRight w:val="0"/>
              <w:marTop w:val="0"/>
              <w:marBottom w:val="0"/>
              <w:divBdr>
                <w:top w:val="none" w:sz="0" w:space="0" w:color="auto"/>
                <w:left w:val="none" w:sz="0" w:space="0" w:color="auto"/>
                <w:bottom w:val="none" w:sz="0" w:space="0" w:color="auto"/>
                <w:right w:val="none" w:sz="0" w:space="0" w:color="auto"/>
              </w:divBdr>
              <w:divsChild>
                <w:div w:id="415131468">
                  <w:marLeft w:val="0"/>
                  <w:marRight w:val="0"/>
                  <w:marTop w:val="0"/>
                  <w:marBottom w:val="0"/>
                  <w:divBdr>
                    <w:top w:val="none" w:sz="0" w:space="0" w:color="auto"/>
                    <w:left w:val="none" w:sz="0" w:space="0" w:color="auto"/>
                    <w:bottom w:val="none" w:sz="0" w:space="0" w:color="auto"/>
                    <w:right w:val="none" w:sz="0" w:space="0" w:color="auto"/>
                  </w:divBdr>
                </w:div>
                <w:div w:id="627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2487">
      <w:bodyDiv w:val="1"/>
      <w:marLeft w:val="0"/>
      <w:marRight w:val="0"/>
      <w:marTop w:val="0"/>
      <w:marBottom w:val="0"/>
      <w:divBdr>
        <w:top w:val="none" w:sz="0" w:space="0" w:color="auto"/>
        <w:left w:val="none" w:sz="0" w:space="0" w:color="auto"/>
        <w:bottom w:val="none" w:sz="0" w:space="0" w:color="auto"/>
        <w:right w:val="none" w:sz="0" w:space="0" w:color="auto"/>
      </w:divBdr>
    </w:div>
    <w:div w:id="421336190">
      <w:bodyDiv w:val="1"/>
      <w:marLeft w:val="0"/>
      <w:marRight w:val="0"/>
      <w:marTop w:val="0"/>
      <w:marBottom w:val="0"/>
      <w:divBdr>
        <w:top w:val="none" w:sz="0" w:space="0" w:color="auto"/>
        <w:left w:val="none" w:sz="0" w:space="0" w:color="auto"/>
        <w:bottom w:val="none" w:sz="0" w:space="0" w:color="auto"/>
        <w:right w:val="none" w:sz="0" w:space="0" w:color="auto"/>
      </w:divBdr>
      <w:divsChild>
        <w:div w:id="239826980">
          <w:marLeft w:val="0"/>
          <w:marRight w:val="0"/>
          <w:marTop w:val="0"/>
          <w:marBottom w:val="0"/>
          <w:divBdr>
            <w:top w:val="none" w:sz="0" w:space="0" w:color="auto"/>
            <w:left w:val="none" w:sz="0" w:space="0" w:color="auto"/>
            <w:bottom w:val="none" w:sz="0" w:space="0" w:color="auto"/>
            <w:right w:val="none" w:sz="0" w:space="0" w:color="auto"/>
          </w:divBdr>
          <w:divsChild>
            <w:div w:id="944465530">
              <w:marLeft w:val="0"/>
              <w:marRight w:val="0"/>
              <w:marTop w:val="0"/>
              <w:marBottom w:val="0"/>
              <w:divBdr>
                <w:top w:val="none" w:sz="0" w:space="0" w:color="auto"/>
                <w:left w:val="none" w:sz="0" w:space="0" w:color="auto"/>
                <w:bottom w:val="none" w:sz="0" w:space="0" w:color="auto"/>
                <w:right w:val="none" w:sz="0" w:space="0" w:color="auto"/>
              </w:divBdr>
              <w:divsChild>
                <w:div w:id="1446851232">
                  <w:marLeft w:val="0"/>
                  <w:marRight w:val="0"/>
                  <w:marTop w:val="0"/>
                  <w:marBottom w:val="0"/>
                  <w:divBdr>
                    <w:top w:val="none" w:sz="0" w:space="0" w:color="auto"/>
                    <w:left w:val="none" w:sz="0" w:space="0" w:color="auto"/>
                    <w:bottom w:val="none" w:sz="0" w:space="0" w:color="auto"/>
                    <w:right w:val="none" w:sz="0" w:space="0" w:color="auto"/>
                  </w:divBdr>
                  <w:divsChild>
                    <w:div w:id="2793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8051">
      <w:bodyDiv w:val="1"/>
      <w:marLeft w:val="0"/>
      <w:marRight w:val="0"/>
      <w:marTop w:val="0"/>
      <w:marBottom w:val="0"/>
      <w:divBdr>
        <w:top w:val="none" w:sz="0" w:space="0" w:color="auto"/>
        <w:left w:val="none" w:sz="0" w:space="0" w:color="auto"/>
        <w:bottom w:val="none" w:sz="0" w:space="0" w:color="auto"/>
        <w:right w:val="none" w:sz="0" w:space="0" w:color="auto"/>
      </w:divBdr>
      <w:divsChild>
        <w:div w:id="919798418">
          <w:marLeft w:val="0"/>
          <w:marRight w:val="0"/>
          <w:marTop w:val="0"/>
          <w:marBottom w:val="0"/>
          <w:divBdr>
            <w:top w:val="none" w:sz="0" w:space="0" w:color="auto"/>
            <w:left w:val="none" w:sz="0" w:space="0" w:color="auto"/>
            <w:bottom w:val="none" w:sz="0" w:space="0" w:color="auto"/>
            <w:right w:val="none" w:sz="0" w:space="0" w:color="auto"/>
          </w:divBdr>
          <w:divsChild>
            <w:div w:id="150871480">
              <w:marLeft w:val="0"/>
              <w:marRight w:val="0"/>
              <w:marTop w:val="0"/>
              <w:marBottom w:val="0"/>
              <w:divBdr>
                <w:top w:val="none" w:sz="0" w:space="0" w:color="auto"/>
                <w:left w:val="none" w:sz="0" w:space="0" w:color="auto"/>
                <w:bottom w:val="none" w:sz="0" w:space="0" w:color="auto"/>
                <w:right w:val="none" w:sz="0" w:space="0" w:color="auto"/>
              </w:divBdr>
              <w:divsChild>
                <w:div w:id="12159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4334">
      <w:bodyDiv w:val="1"/>
      <w:marLeft w:val="0"/>
      <w:marRight w:val="0"/>
      <w:marTop w:val="0"/>
      <w:marBottom w:val="0"/>
      <w:divBdr>
        <w:top w:val="none" w:sz="0" w:space="0" w:color="auto"/>
        <w:left w:val="none" w:sz="0" w:space="0" w:color="auto"/>
        <w:bottom w:val="none" w:sz="0" w:space="0" w:color="auto"/>
        <w:right w:val="none" w:sz="0" w:space="0" w:color="auto"/>
      </w:divBdr>
      <w:divsChild>
        <w:div w:id="2141611703">
          <w:marLeft w:val="0"/>
          <w:marRight w:val="0"/>
          <w:marTop w:val="0"/>
          <w:marBottom w:val="0"/>
          <w:divBdr>
            <w:top w:val="none" w:sz="0" w:space="0" w:color="auto"/>
            <w:left w:val="none" w:sz="0" w:space="0" w:color="auto"/>
            <w:bottom w:val="none" w:sz="0" w:space="0" w:color="auto"/>
            <w:right w:val="none" w:sz="0" w:space="0" w:color="auto"/>
          </w:divBdr>
          <w:divsChild>
            <w:div w:id="1549338538">
              <w:marLeft w:val="0"/>
              <w:marRight w:val="0"/>
              <w:marTop w:val="0"/>
              <w:marBottom w:val="0"/>
              <w:divBdr>
                <w:top w:val="none" w:sz="0" w:space="0" w:color="auto"/>
                <w:left w:val="none" w:sz="0" w:space="0" w:color="auto"/>
                <w:bottom w:val="none" w:sz="0" w:space="0" w:color="auto"/>
                <w:right w:val="none" w:sz="0" w:space="0" w:color="auto"/>
              </w:divBdr>
              <w:divsChild>
                <w:div w:id="779760192">
                  <w:marLeft w:val="0"/>
                  <w:marRight w:val="0"/>
                  <w:marTop w:val="0"/>
                  <w:marBottom w:val="0"/>
                  <w:divBdr>
                    <w:top w:val="none" w:sz="0" w:space="0" w:color="auto"/>
                    <w:left w:val="none" w:sz="0" w:space="0" w:color="auto"/>
                    <w:bottom w:val="none" w:sz="0" w:space="0" w:color="auto"/>
                    <w:right w:val="none" w:sz="0" w:space="0" w:color="auto"/>
                  </w:divBdr>
                </w:div>
                <w:div w:id="15411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50686">
      <w:bodyDiv w:val="1"/>
      <w:marLeft w:val="0"/>
      <w:marRight w:val="0"/>
      <w:marTop w:val="0"/>
      <w:marBottom w:val="0"/>
      <w:divBdr>
        <w:top w:val="none" w:sz="0" w:space="0" w:color="auto"/>
        <w:left w:val="none" w:sz="0" w:space="0" w:color="auto"/>
        <w:bottom w:val="none" w:sz="0" w:space="0" w:color="auto"/>
        <w:right w:val="none" w:sz="0" w:space="0" w:color="auto"/>
      </w:divBdr>
      <w:divsChild>
        <w:div w:id="764495681">
          <w:marLeft w:val="0"/>
          <w:marRight w:val="0"/>
          <w:marTop w:val="0"/>
          <w:marBottom w:val="0"/>
          <w:divBdr>
            <w:top w:val="none" w:sz="0" w:space="0" w:color="auto"/>
            <w:left w:val="none" w:sz="0" w:space="0" w:color="auto"/>
            <w:bottom w:val="none" w:sz="0" w:space="0" w:color="auto"/>
            <w:right w:val="none" w:sz="0" w:space="0" w:color="auto"/>
          </w:divBdr>
          <w:divsChild>
            <w:div w:id="339239901">
              <w:marLeft w:val="0"/>
              <w:marRight w:val="0"/>
              <w:marTop w:val="0"/>
              <w:marBottom w:val="0"/>
              <w:divBdr>
                <w:top w:val="none" w:sz="0" w:space="0" w:color="auto"/>
                <w:left w:val="none" w:sz="0" w:space="0" w:color="auto"/>
                <w:bottom w:val="none" w:sz="0" w:space="0" w:color="auto"/>
                <w:right w:val="none" w:sz="0" w:space="0" w:color="auto"/>
              </w:divBdr>
              <w:divsChild>
                <w:div w:id="406389917">
                  <w:marLeft w:val="0"/>
                  <w:marRight w:val="0"/>
                  <w:marTop w:val="0"/>
                  <w:marBottom w:val="0"/>
                  <w:divBdr>
                    <w:top w:val="none" w:sz="0" w:space="0" w:color="auto"/>
                    <w:left w:val="none" w:sz="0" w:space="0" w:color="auto"/>
                    <w:bottom w:val="none" w:sz="0" w:space="0" w:color="auto"/>
                    <w:right w:val="none" w:sz="0" w:space="0" w:color="auto"/>
                  </w:divBdr>
                  <w:divsChild>
                    <w:div w:id="20727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15720">
      <w:bodyDiv w:val="1"/>
      <w:marLeft w:val="0"/>
      <w:marRight w:val="0"/>
      <w:marTop w:val="0"/>
      <w:marBottom w:val="0"/>
      <w:divBdr>
        <w:top w:val="none" w:sz="0" w:space="0" w:color="auto"/>
        <w:left w:val="none" w:sz="0" w:space="0" w:color="auto"/>
        <w:bottom w:val="none" w:sz="0" w:space="0" w:color="auto"/>
        <w:right w:val="none" w:sz="0" w:space="0" w:color="auto"/>
      </w:divBdr>
      <w:divsChild>
        <w:div w:id="1092506644">
          <w:marLeft w:val="0"/>
          <w:marRight w:val="0"/>
          <w:marTop w:val="0"/>
          <w:marBottom w:val="0"/>
          <w:divBdr>
            <w:top w:val="none" w:sz="0" w:space="0" w:color="auto"/>
            <w:left w:val="none" w:sz="0" w:space="0" w:color="auto"/>
            <w:bottom w:val="none" w:sz="0" w:space="0" w:color="auto"/>
            <w:right w:val="none" w:sz="0" w:space="0" w:color="auto"/>
          </w:divBdr>
          <w:divsChild>
            <w:div w:id="6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4925">
      <w:bodyDiv w:val="1"/>
      <w:marLeft w:val="0"/>
      <w:marRight w:val="0"/>
      <w:marTop w:val="0"/>
      <w:marBottom w:val="0"/>
      <w:divBdr>
        <w:top w:val="none" w:sz="0" w:space="0" w:color="auto"/>
        <w:left w:val="none" w:sz="0" w:space="0" w:color="auto"/>
        <w:bottom w:val="none" w:sz="0" w:space="0" w:color="auto"/>
        <w:right w:val="none" w:sz="0" w:space="0" w:color="auto"/>
      </w:divBdr>
      <w:divsChild>
        <w:div w:id="347410340">
          <w:marLeft w:val="0"/>
          <w:marRight w:val="0"/>
          <w:marTop w:val="0"/>
          <w:marBottom w:val="0"/>
          <w:divBdr>
            <w:top w:val="none" w:sz="0" w:space="0" w:color="auto"/>
            <w:left w:val="none" w:sz="0" w:space="0" w:color="auto"/>
            <w:bottom w:val="none" w:sz="0" w:space="0" w:color="auto"/>
            <w:right w:val="none" w:sz="0" w:space="0" w:color="auto"/>
          </w:divBdr>
          <w:divsChild>
            <w:div w:id="1563172593">
              <w:marLeft w:val="0"/>
              <w:marRight w:val="0"/>
              <w:marTop w:val="0"/>
              <w:marBottom w:val="0"/>
              <w:divBdr>
                <w:top w:val="none" w:sz="0" w:space="0" w:color="auto"/>
                <w:left w:val="none" w:sz="0" w:space="0" w:color="auto"/>
                <w:bottom w:val="none" w:sz="0" w:space="0" w:color="auto"/>
                <w:right w:val="none" w:sz="0" w:space="0" w:color="auto"/>
              </w:divBdr>
              <w:divsChild>
                <w:div w:id="9224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2458">
      <w:bodyDiv w:val="1"/>
      <w:marLeft w:val="0"/>
      <w:marRight w:val="0"/>
      <w:marTop w:val="0"/>
      <w:marBottom w:val="0"/>
      <w:divBdr>
        <w:top w:val="none" w:sz="0" w:space="0" w:color="auto"/>
        <w:left w:val="none" w:sz="0" w:space="0" w:color="auto"/>
        <w:bottom w:val="none" w:sz="0" w:space="0" w:color="auto"/>
        <w:right w:val="none" w:sz="0" w:space="0" w:color="auto"/>
      </w:divBdr>
      <w:divsChild>
        <w:div w:id="1449810063">
          <w:marLeft w:val="0"/>
          <w:marRight w:val="0"/>
          <w:marTop w:val="0"/>
          <w:marBottom w:val="0"/>
          <w:divBdr>
            <w:top w:val="none" w:sz="0" w:space="0" w:color="auto"/>
            <w:left w:val="none" w:sz="0" w:space="0" w:color="auto"/>
            <w:bottom w:val="none" w:sz="0" w:space="0" w:color="auto"/>
            <w:right w:val="none" w:sz="0" w:space="0" w:color="auto"/>
          </w:divBdr>
          <w:divsChild>
            <w:div w:id="352465829">
              <w:marLeft w:val="0"/>
              <w:marRight w:val="0"/>
              <w:marTop w:val="0"/>
              <w:marBottom w:val="0"/>
              <w:divBdr>
                <w:top w:val="none" w:sz="0" w:space="0" w:color="auto"/>
                <w:left w:val="none" w:sz="0" w:space="0" w:color="auto"/>
                <w:bottom w:val="none" w:sz="0" w:space="0" w:color="auto"/>
                <w:right w:val="none" w:sz="0" w:space="0" w:color="auto"/>
              </w:divBdr>
              <w:divsChild>
                <w:div w:id="1904411358">
                  <w:marLeft w:val="0"/>
                  <w:marRight w:val="0"/>
                  <w:marTop w:val="0"/>
                  <w:marBottom w:val="0"/>
                  <w:divBdr>
                    <w:top w:val="none" w:sz="0" w:space="0" w:color="auto"/>
                    <w:left w:val="none" w:sz="0" w:space="0" w:color="auto"/>
                    <w:bottom w:val="none" w:sz="0" w:space="0" w:color="auto"/>
                    <w:right w:val="none" w:sz="0" w:space="0" w:color="auto"/>
                  </w:divBdr>
                  <w:divsChild>
                    <w:div w:id="18713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62115">
      <w:bodyDiv w:val="1"/>
      <w:marLeft w:val="0"/>
      <w:marRight w:val="0"/>
      <w:marTop w:val="0"/>
      <w:marBottom w:val="0"/>
      <w:divBdr>
        <w:top w:val="none" w:sz="0" w:space="0" w:color="auto"/>
        <w:left w:val="none" w:sz="0" w:space="0" w:color="auto"/>
        <w:bottom w:val="none" w:sz="0" w:space="0" w:color="auto"/>
        <w:right w:val="none" w:sz="0" w:space="0" w:color="auto"/>
      </w:divBdr>
      <w:divsChild>
        <w:div w:id="1668512157">
          <w:marLeft w:val="0"/>
          <w:marRight w:val="0"/>
          <w:marTop w:val="0"/>
          <w:marBottom w:val="0"/>
          <w:divBdr>
            <w:top w:val="none" w:sz="0" w:space="0" w:color="auto"/>
            <w:left w:val="none" w:sz="0" w:space="0" w:color="auto"/>
            <w:bottom w:val="none" w:sz="0" w:space="0" w:color="auto"/>
            <w:right w:val="none" w:sz="0" w:space="0" w:color="auto"/>
          </w:divBdr>
          <w:divsChild>
            <w:div w:id="1040007432">
              <w:marLeft w:val="0"/>
              <w:marRight w:val="0"/>
              <w:marTop w:val="0"/>
              <w:marBottom w:val="0"/>
              <w:divBdr>
                <w:top w:val="none" w:sz="0" w:space="0" w:color="auto"/>
                <w:left w:val="none" w:sz="0" w:space="0" w:color="auto"/>
                <w:bottom w:val="none" w:sz="0" w:space="0" w:color="auto"/>
                <w:right w:val="none" w:sz="0" w:space="0" w:color="auto"/>
              </w:divBdr>
              <w:divsChild>
                <w:div w:id="151527097">
                  <w:marLeft w:val="0"/>
                  <w:marRight w:val="0"/>
                  <w:marTop w:val="0"/>
                  <w:marBottom w:val="0"/>
                  <w:divBdr>
                    <w:top w:val="none" w:sz="0" w:space="0" w:color="auto"/>
                    <w:left w:val="none" w:sz="0" w:space="0" w:color="auto"/>
                    <w:bottom w:val="none" w:sz="0" w:space="0" w:color="auto"/>
                    <w:right w:val="none" w:sz="0" w:space="0" w:color="auto"/>
                  </w:divBdr>
                  <w:divsChild>
                    <w:div w:id="11658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38300">
      <w:bodyDiv w:val="1"/>
      <w:marLeft w:val="0"/>
      <w:marRight w:val="0"/>
      <w:marTop w:val="0"/>
      <w:marBottom w:val="0"/>
      <w:divBdr>
        <w:top w:val="none" w:sz="0" w:space="0" w:color="auto"/>
        <w:left w:val="none" w:sz="0" w:space="0" w:color="auto"/>
        <w:bottom w:val="none" w:sz="0" w:space="0" w:color="auto"/>
        <w:right w:val="none" w:sz="0" w:space="0" w:color="auto"/>
      </w:divBdr>
      <w:divsChild>
        <w:div w:id="1216427826">
          <w:marLeft w:val="0"/>
          <w:marRight w:val="0"/>
          <w:marTop w:val="0"/>
          <w:marBottom w:val="0"/>
          <w:divBdr>
            <w:top w:val="none" w:sz="0" w:space="0" w:color="auto"/>
            <w:left w:val="none" w:sz="0" w:space="0" w:color="auto"/>
            <w:bottom w:val="none" w:sz="0" w:space="0" w:color="auto"/>
            <w:right w:val="none" w:sz="0" w:space="0" w:color="auto"/>
          </w:divBdr>
          <w:divsChild>
            <w:div w:id="431363879">
              <w:marLeft w:val="0"/>
              <w:marRight w:val="0"/>
              <w:marTop w:val="0"/>
              <w:marBottom w:val="0"/>
              <w:divBdr>
                <w:top w:val="none" w:sz="0" w:space="0" w:color="auto"/>
                <w:left w:val="none" w:sz="0" w:space="0" w:color="auto"/>
                <w:bottom w:val="none" w:sz="0" w:space="0" w:color="auto"/>
                <w:right w:val="none" w:sz="0" w:space="0" w:color="auto"/>
              </w:divBdr>
              <w:divsChild>
                <w:div w:id="11855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7666">
      <w:bodyDiv w:val="1"/>
      <w:marLeft w:val="0"/>
      <w:marRight w:val="0"/>
      <w:marTop w:val="0"/>
      <w:marBottom w:val="0"/>
      <w:divBdr>
        <w:top w:val="none" w:sz="0" w:space="0" w:color="auto"/>
        <w:left w:val="none" w:sz="0" w:space="0" w:color="auto"/>
        <w:bottom w:val="none" w:sz="0" w:space="0" w:color="auto"/>
        <w:right w:val="none" w:sz="0" w:space="0" w:color="auto"/>
      </w:divBdr>
      <w:divsChild>
        <w:div w:id="32847710">
          <w:marLeft w:val="0"/>
          <w:marRight w:val="0"/>
          <w:marTop w:val="0"/>
          <w:marBottom w:val="0"/>
          <w:divBdr>
            <w:top w:val="none" w:sz="0" w:space="0" w:color="auto"/>
            <w:left w:val="none" w:sz="0" w:space="0" w:color="auto"/>
            <w:bottom w:val="none" w:sz="0" w:space="0" w:color="auto"/>
            <w:right w:val="none" w:sz="0" w:space="0" w:color="auto"/>
          </w:divBdr>
          <w:divsChild>
            <w:div w:id="1889951213">
              <w:marLeft w:val="0"/>
              <w:marRight w:val="0"/>
              <w:marTop w:val="0"/>
              <w:marBottom w:val="0"/>
              <w:divBdr>
                <w:top w:val="none" w:sz="0" w:space="0" w:color="auto"/>
                <w:left w:val="none" w:sz="0" w:space="0" w:color="auto"/>
                <w:bottom w:val="none" w:sz="0" w:space="0" w:color="auto"/>
                <w:right w:val="none" w:sz="0" w:space="0" w:color="auto"/>
              </w:divBdr>
              <w:divsChild>
                <w:div w:id="16720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06098">
      <w:bodyDiv w:val="1"/>
      <w:marLeft w:val="0"/>
      <w:marRight w:val="0"/>
      <w:marTop w:val="0"/>
      <w:marBottom w:val="0"/>
      <w:divBdr>
        <w:top w:val="none" w:sz="0" w:space="0" w:color="auto"/>
        <w:left w:val="none" w:sz="0" w:space="0" w:color="auto"/>
        <w:bottom w:val="none" w:sz="0" w:space="0" w:color="auto"/>
        <w:right w:val="none" w:sz="0" w:space="0" w:color="auto"/>
      </w:divBdr>
      <w:divsChild>
        <w:div w:id="914513557">
          <w:marLeft w:val="0"/>
          <w:marRight w:val="0"/>
          <w:marTop w:val="0"/>
          <w:marBottom w:val="0"/>
          <w:divBdr>
            <w:top w:val="none" w:sz="0" w:space="0" w:color="auto"/>
            <w:left w:val="none" w:sz="0" w:space="0" w:color="auto"/>
            <w:bottom w:val="none" w:sz="0" w:space="0" w:color="auto"/>
            <w:right w:val="none" w:sz="0" w:space="0" w:color="auto"/>
          </w:divBdr>
          <w:divsChild>
            <w:div w:id="1377388444">
              <w:marLeft w:val="0"/>
              <w:marRight w:val="0"/>
              <w:marTop w:val="0"/>
              <w:marBottom w:val="0"/>
              <w:divBdr>
                <w:top w:val="none" w:sz="0" w:space="0" w:color="auto"/>
                <w:left w:val="none" w:sz="0" w:space="0" w:color="auto"/>
                <w:bottom w:val="none" w:sz="0" w:space="0" w:color="auto"/>
                <w:right w:val="none" w:sz="0" w:space="0" w:color="auto"/>
              </w:divBdr>
              <w:divsChild>
                <w:div w:id="14336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0703">
      <w:bodyDiv w:val="1"/>
      <w:marLeft w:val="0"/>
      <w:marRight w:val="0"/>
      <w:marTop w:val="0"/>
      <w:marBottom w:val="0"/>
      <w:divBdr>
        <w:top w:val="none" w:sz="0" w:space="0" w:color="auto"/>
        <w:left w:val="none" w:sz="0" w:space="0" w:color="auto"/>
        <w:bottom w:val="none" w:sz="0" w:space="0" w:color="auto"/>
        <w:right w:val="none" w:sz="0" w:space="0" w:color="auto"/>
      </w:divBdr>
    </w:div>
    <w:div w:id="485558282">
      <w:bodyDiv w:val="1"/>
      <w:marLeft w:val="0"/>
      <w:marRight w:val="0"/>
      <w:marTop w:val="0"/>
      <w:marBottom w:val="0"/>
      <w:divBdr>
        <w:top w:val="none" w:sz="0" w:space="0" w:color="auto"/>
        <w:left w:val="none" w:sz="0" w:space="0" w:color="auto"/>
        <w:bottom w:val="none" w:sz="0" w:space="0" w:color="auto"/>
        <w:right w:val="none" w:sz="0" w:space="0" w:color="auto"/>
      </w:divBdr>
      <w:divsChild>
        <w:div w:id="1139955011">
          <w:marLeft w:val="0"/>
          <w:marRight w:val="0"/>
          <w:marTop w:val="0"/>
          <w:marBottom w:val="0"/>
          <w:divBdr>
            <w:top w:val="none" w:sz="0" w:space="0" w:color="auto"/>
            <w:left w:val="none" w:sz="0" w:space="0" w:color="auto"/>
            <w:bottom w:val="none" w:sz="0" w:space="0" w:color="auto"/>
            <w:right w:val="none" w:sz="0" w:space="0" w:color="auto"/>
          </w:divBdr>
          <w:divsChild>
            <w:div w:id="2084138434">
              <w:marLeft w:val="0"/>
              <w:marRight w:val="0"/>
              <w:marTop w:val="0"/>
              <w:marBottom w:val="0"/>
              <w:divBdr>
                <w:top w:val="none" w:sz="0" w:space="0" w:color="auto"/>
                <w:left w:val="none" w:sz="0" w:space="0" w:color="auto"/>
                <w:bottom w:val="none" w:sz="0" w:space="0" w:color="auto"/>
                <w:right w:val="none" w:sz="0" w:space="0" w:color="auto"/>
              </w:divBdr>
              <w:divsChild>
                <w:div w:id="96605966">
                  <w:marLeft w:val="0"/>
                  <w:marRight w:val="0"/>
                  <w:marTop w:val="0"/>
                  <w:marBottom w:val="0"/>
                  <w:divBdr>
                    <w:top w:val="none" w:sz="0" w:space="0" w:color="auto"/>
                    <w:left w:val="none" w:sz="0" w:space="0" w:color="auto"/>
                    <w:bottom w:val="none" w:sz="0" w:space="0" w:color="auto"/>
                    <w:right w:val="none" w:sz="0" w:space="0" w:color="auto"/>
                  </w:divBdr>
                  <w:divsChild>
                    <w:div w:id="4334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82457">
      <w:bodyDiv w:val="1"/>
      <w:marLeft w:val="0"/>
      <w:marRight w:val="0"/>
      <w:marTop w:val="0"/>
      <w:marBottom w:val="0"/>
      <w:divBdr>
        <w:top w:val="none" w:sz="0" w:space="0" w:color="auto"/>
        <w:left w:val="none" w:sz="0" w:space="0" w:color="auto"/>
        <w:bottom w:val="none" w:sz="0" w:space="0" w:color="auto"/>
        <w:right w:val="none" w:sz="0" w:space="0" w:color="auto"/>
      </w:divBdr>
    </w:div>
    <w:div w:id="499196184">
      <w:bodyDiv w:val="1"/>
      <w:marLeft w:val="0"/>
      <w:marRight w:val="0"/>
      <w:marTop w:val="0"/>
      <w:marBottom w:val="0"/>
      <w:divBdr>
        <w:top w:val="none" w:sz="0" w:space="0" w:color="auto"/>
        <w:left w:val="none" w:sz="0" w:space="0" w:color="auto"/>
        <w:bottom w:val="none" w:sz="0" w:space="0" w:color="auto"/>
        <w:right w:val="none" w:sz="0" w:space="0" w:color="auto"/>
      </w:divBdr>
      <w:divsChild>
        <w:div w:id="619797798">
          <w:marLeft w:val="0"/>
          <w:marRight w:val="0"/>
          <w:marTop w:val="0"/>
          <w:marBottom w:val="0"/>
          <w:divBdr>
            <w:top w:val="none" w:sz="0" w:space="0" w:color="auto"/>
            <w:left w:val="none" w:sz="0" w:space="0" w:color="auto"/>
            <w:bottom w:val="none" w:sz="0" w:space="0" w:color="auto"/>
            <w:right w:val="none" w:sz="0" w:space="0" w:color="auto"/>
          </w:divBdr>
          <w:divsChild>
            <w:div w:id="998310950">
              <w:marLeft w:val="0"/>
              <w:marRight w:val="0"/>
              <w:marTop w:val="0"/>
              <w:marBottom w:val="0"/>
              <w:divBdr>
                <w:top w:val="none" w:sz="0" w:space="0" w:color="auto"/>
                <w:left w:val="none" w:sz="0" w:space="0" w:color="auto"/>
                <w:bottom w:val="none" w:sz="0" w:space="0" w:color="auto"/>
                <w:right w:val="none" w:sz="0" w:space="0" w:color="auto"/>
              </w:divBdr>
              <w:divsChild>
                <w:div w:id="2946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95350">
      <w:bodyDiv w:val="1"/>
      <w:marLeft w:val="0"/>
      <w:marRight w:val="0"/>
      <w:marTop w:val="0"/>
      <w:marBottom w:val="0"/>
      <w:divBdr>
        <w:top w:val="none" w:sz="0" w:space="0" w:color="auto"/>
        <w:left w:val="none" w:sz="0" w:space="0" w:color="auto"/>
        <w:bottom w:val="none" w:sz="0" w:space="0" w:color="auto"/>
        <w:right w:val="none" w:sz="0" w:space="0" w:color="auto"/>
      </w:divBdr>
      <w:divsChild>
        <w:div w:id="158935591">
          <w:marLeft w:val="0"/>
          <w:marRight w:val="0"/>
          <w:marTop w:val="0"/>
          <w:marBottom w:val="0"/>
          <w:divBdr>
            <w:top w:val="none" w:sz="0" w:space="0" w:color="auto"/>
            <w:left w:val="none" w:sz="0" w:space="0" w:color="auto"/>
            <w:bottom w:val="none" w:sz="0" w:space="0" w:color="auto"/>
            <w:right w:val="none" w:sz="0" w:space="0" w:color="auto"/>
          </w:divBdr>
          <w:divsChild>
            <w:div w:id="6024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6971">
      <w:bodyDiv w:val="1"/>
      <w:marLeft w:val="0"/>
      <w:marRight w:val="0"/>
      <w:marTop w:val="0"/>
      <w:marBottom w:val="0"/>
      <w:divBdr>
        <w:top w:val="none" w:sz="0" w:space="0" w:color="auto"/>
        <w:left w:val="none" w:sz="0" w:space="0" w:color="auto"/>
        <w:bottom w:val="none" w:sz="0" w:space="0" w:color="auto"/>
        <w:right w:val="none" w:sz="0" w:space="0" w:color="auto"/>
      </w:divBdr>
      <w:divsChild>
        <w:div w:id="1011645596">
          <w:marLeft w:val="0"/>
          <w:marRight w:val="0"/>
          <w:marTop w:val="0"/>
          <w:marBottom w:val="0"/>
          <w:divBdr>
            <w:top w:val="none" w:sz="0" w:space="0" w:color="auto"/>
            <w:left w:val="none" w:sz="0" w:space="0" w:color="auto"/>
            <w:bottom w:val="none" w:sz="0" w:space="0" w:color="auto"/>
            <w:right w:val="none" w:sz="0" w:space="0" w:color="auto"/>
          </w:divBdr>
          <w:divsChild>
            <w:div w:id="1398746106">
              <w:marLeft w:val="0"/>
              <w:marRight w:val="0"/>
              <w:marTop w:val="0"/>
              <w:marBottom w:val="0"/>
              <w:divBdr>
                <w:top w:val="none" w:sz="0" w:space="0" w:color="auto"/>
                <w:left w:val="none" w:sz="0" w:space="0" w:color="auto"/>
                <w:bottom w:val="none" w:sz="0" w:space="0" w:color="auto"/>
                <w:right w:val="none" w:sz="0" w:space="0" w:color="auto"/>
              </w:divBdr>
              <w:divsChild>
                <w:div w:id="773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65366">
      <w:bodyDiv w:val="1"/>
      <w:marLeft w:val="0"/>
      <w:marRight w:val="0"/>
      <w:marTop w:val="0"/>
      <w:marBottom w:val="0"/>
      <w:divBdr>
        <w:top w:val="none" w:sz="0" w:space="0" w:color="auto"/>
        <w:left w:val="none" w:sz="0" w:space="0" w:color="auto"/>
        <w:bottom w:val="none" w:sz="0" w:space="0" w:color="auto"/>
        <w:right w:val="none" w:sz="0" w:space="0" w:color="auto"/>
      </w:divBdr>
      <w:divsChild>
        <w:div w:id="499662369">
          <w:marLeft w:val="0"/>
          <w:marRight w:val="0"/>
          <w:marTop w:val="0"/>
          <w:marBottom w:val="0"/>
          <w:divBdr>
            <w:top w:val="none" w:sz="0" w:space="0" w:color="auto"/>
            <w:left w:val="none" w:sz="0" w:space="0" w:color="auto"/>
            <w:bottom w:val="none" w:sz="0" w:space="0" w:color="auto"/>
            <w:right w:val="none" w:sz="0" w:space="0" w:color="auto"/>
          </w:divBdr>
          <w:divsChild>
            <w:div w:id="1003630069">
              <w:marLeft w:val="0"/>
              <w:marRight w:val="0"/>
              <w:marTop w:val="0"/>
              <w:marBottom w:val="0"/>
              <w:divBdr>
                <w:top w:val="none" w:sz="0" w:space="0" w:color="auto"/>
                <w:left w:val="none" w:sz="0" w:space="0" w:color="auto"/>
                <w:bottom w:val="none" w:sz="0" w:space="0" w:color="auto"/>
                <w:right w:val="none" w:sz="0" w:space="0" w:color="auto"/>
              </w:divBdr>
              <w:divsChild>
                <w:div w:id="1659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9991">
      <w:bodyDiv w:val="1"/>
      <w:marLeft w:val="0"/>
      <w:marRight w:val="0"/>
      <w:marTop w:val="0"/>
      <w:marBottom w:val="0"/>
      <w:divBdr>
        <w:top w:val="none" w:sz="0" w:space="0" w:color="auto"/>
        <w:left w:val="none" w:sz="0" w:space="0" w:color="auto"/>
        <w:bottom w:val="none" w:sz="0" w:space="0" w:color="auto"/>
        <w:right w:val="none" w:sz="0" w:space="0" w:color="auto"/>
      </w:divBdr>
      <w:divsChild>
        <w:div w:id="389234766">
          <w:marLeft w:val="0"/>
          <w:marRight w:val="0"/>
          <w:marTop w:val="0"/>
          <w:marBottom w:val="0"/>
          <w:divBdr>
            <w:top w:val="none" w:sz="0" w:space="0" w:color="auto"/>
            <w:left w:val="none" w:sz="0" w:space="0" w:color="auto"/>
            <w:bottom w:val="none" w:sz="0" w:space="0" w:color="auto"/>
            <w:right w:val="none" w:sz="0" w:space="0" w:color="auto"/>
          </w:divBdr>
          <w:divsChild>
            <w:div w:id="537545954">
              <w:marLeft w:val="0"/>
              <w:marRight w:val="0"/>
              <w:marTop w:val="0"/>
              <w:marBottom w:val="0"/>
              <w:divBdr>
                <w:top w:val="none" w:sz="0" w:space="0" w:color="auto"/>
                <w:left w:val="none" w:sz="0" w:space="0" w:color="auto"/>
                <w:bottom w:val="none" w:sz="0" w:space="0" w:color="auto"/>
                <w:right w:val="none" w:sz="0" w:space="0" w:color="auto"/>
              </w:divBdr>
              <w:divsChild>
                <w:div w:id="11027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942">
      <w:bodyDiv w:val="1"/>
      <w:marLeft w:val="0"/>
      <w:marRight w:val="0"/>
      <w:marTop w:val="0"/>
      <w:marBottom w:val="0"/>
      <w:divBdr>
        <w:top w:val="none" w:sz="0" w:space="0" w:color="auto"/>
        <w:left w:val="none" w:sz="0" w:space="0" w:color="auto"/>
        <w:bottom w:val="none" w:sz="0" w:space="0" w:color="auto"/>
        <w:right w:val="none" w:sz="0" w:space="0" w:color="auto"/>
      </w:divBdr>
      <w:divsChild>
        <w:div w:id="85005594">
          <w:marLeft w:val="0"/>
          <w:marRight w:val="0"/>
          <w:marTop w:val="0"/>
          <w:marBottom w:val="0"/>
          <w:divBdr>
            <w:top w:val="none" w:sz="0" w:space="0" w:color="auto"/>
            <w:left w:val="none" w:sz="0" w:space="0" w:color="auto"/>
            <w:bottom w:val="none" w:sz="0" w:space="0" w:color="auto"/>
            <w:right w:val="none" w:sz="0" w:space="0" w:color="auto"/>
          </w:divBdr>
          <w:divsChild>
            <w:div w:id="1668023310">
              <w:marLeft w:val="0"/>
              <w:marRight w:val="0"/>
              <w:marTop w:val="0"/>
              <w:marBottom w:val="0"/>
              <w:divBdr>
                <w:top w:val="none" w:sz="0" w:space="0" w:color="auto"/>
                <w:left w:val="none" w:sz="0" w:space="0" w:color="auto"/>
                <w:bottom w:val="none" w:sz="0" w:space="0" w:color="auto"/>
                <w:right w:val="none" w:sz="0" w:space="0" w:color="auto"/>
              </w:divBdr>
              <w:divsChild>
                <w:div w:id="902830208">
                  <w:marLeft w:val="0"/>
                  <w:marRight w:val="0"/>
                  <w:marTop w:val="0"/>
                  <w:marBottom w:val="0"/>
                  <w:divBdr>
                    <w:top w:val="none" w:sz="0" w:space="0" w:color="auto"/>
                    <w:left w:val="none" w:sz="0" w:space="0" w:color="auto"/>
                    <w:bottom w:val="none" w:sz="0" w:space="0" w:color="auto"/>
                    <w:right w:val="none" w:sz="0" w:space="0" w:color="auto"/>
                  </w:divBdr>
                  <w:divsChild>
                    <w:div w:id="1536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93314">
      <w:bodyDiv w:val="1"/>
      <w:marLeft w:val="0"/>
      <w:marRight w:val="0"/>
      <w:marTop w:val="0"/>
      <w:marBottom w:val="0"/>
      <w:divBdr>
        <w:top w:val="none" w:sz="0" w:space="0" w:color="auto"/>
        <w:left w:val="none" w:sz="0" w:space="0" w:color="auto"/>
        <w:bottom w:val="none" w:sz="0" w:space="0" w:color="auto"/>
        <w:right w:val="none" w:sz="0" w:space="0" w:color="auto"/>
      </w:divBdr>
      <w:divsChild>
        <w:div w:id="1345283323">
          <w:marLeft w:val="0"/>
          <w:marRight w:val="0"/>
          <w:marTop w:val="0"/>
          <w:marBottom w:val="0"/>
          <w:divBdr>
            <w:top w:val="none" w:sz="0" w:space="0" w:color="auto"/>
            <w:left w:val="none" w:sz="0" w:space="0" w:color="auto"/>
            <w:bottom w:val="none" w:sz="0" w:space="0" w:color="auto"/>
            <w:right w:val="none" w:sz="0" w:space="0" w:color="auto"/>
          </w:divBdr>
          <w:divsChild>
            <w:div w:id="1441605707">
              <w:marLeft w:val="0"/>
              <w:marRight w:val="0"/>
              <w:marTop w:val="0"/>
              <w:marBottom w:val="0"/>
              <w:divBdr>
                <w:top w:val="none" w:sz="0" w:space="0" w:color="auto"/>
                <w:left w:val="none" w:sz="0" w:space="0" w:color="auto"/>
                <w:bottom w:val="none" w:sz="0" w:space="0" w:color="auto"/>
                <w:right w:val="none" w:sz="0" w:space="0" w:color="auto"/>
              </w:divBdr>
              <w:divsChild>
                <w:div w:id="6924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865">
      <w:bodyDiv w:val="1"/>
      <w:marLeft w:val="0"/>
      <w:marRight w:val="0"/>
      <w:marTop w:val="0"/>
      <w:marBottom w:val="0"/>
      <w:divBdr>
        <w:top w:val="none" w:sz="0" w:space="0" w:color="auto"/>
        <w:left w:val="none" w:sz="0" w:space="0" w:color="auto"/>
        <w:bottom w:val="none" w:sz="0" w:space="0" w:color="auto"/>
        <w:right w:val="none" w:sz="0" w:space="0" w:color="auto"/>
      </w:divBdr>
      <w:divsChild>
        <w:div w:id="93062886">
          <w:marLeft w:val="0"/>
          <w:marRight w:val="0"/>
          <w:marTop w:val="0"/>
          <w:marBottom w:val="0"/>
          <w:divBdr>
            <w:top w:val="none" w:sz="0" w:space="0" w:color="auto"/>
            <w:left w:val="none" w:sz="0" w:space="0" w:color="auto"/>
            <w:bottom w:val="none" w:sz="0" w:space="0" w:color="auto"/>
            <w:right w:val="none" w:sz="0" w:space="0" w:color="auto"/>
          </w:divBdr>
          <w:divsChild>
            <w:div w:id="1853908679">
              <w:marLeft w:val="0"/>
              <w:marRight w:val="0"/>
              <w:marTop w:val="0"/>
              <w:marBottom w:val="0"/>
              <w:divBdr>
                <w:top w:val="none" w:sz="0" w:space="0" w:color="auto"/>
                <w:left w:val="none" w:sz="0" w:space="0" w:color="auto"/>
                <w:bottom w:val="none" w:sz="0" w:space="0" w:color="auto"/>
                <w:right w:val="none" w:sz="0" w:space="0" w:color="auto"/>
              </w:divBdr>
              <w:divsChild>
                <w:div w:id="1170605883">
                  <w:marLeft w:val="0"/>
                  <w:marRight w:val="0"/>
                  <w:marTop w:val="0"/>
                  <w:marBottom w:val="0"/>
                  <w:divBdr>
                    <w:top w:val="none" w:sz="0" w:space="0" w:color="auto"/>
                    <w:left w:val="none" w:sz="0" w:space="0" w:color="auto"/>
                    <w:bottom w:val="none" w:sz="0" w:space="0" w:color="auto"/>
                    <w:right w:val="none" w:sz="0" w:space="0" w:color="auto"/>
                  </w:divBdr>
                  <w:divsChild>
                    <w:div w:id="8821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321456">
      <w:bodyDiv w:val="1"/>
      <w:marLeft w:val="0"/>
      <w:marRight w:val="0"/>
      <w:marTop w:val="0"/>
      <w:marBottom w:val="0"/>
      <w:divBdr>
        <w:top w:val="none" w:sz="0" w:space="0" w:color="auto"/>
        <w:left w:val="none" w:sz="0" w:space="0" w:color="auto"/>
        <w:bottom w:val="none" w:sz="0" w:space="0" w:color="auto"/>
        <w:right w:val="none" w:sz="0" w:space="0" w:color="auto"/>
      </w:divBdr>
      <w:divsChild>
        <w:div w:id="1476988363">
          <w:marLeft w:val="0"/>
          <w:marRight w:val="0"/>
          <w:marTop w:val="0"/>
          <w:marBottom w:val="0"/>
          <w:divBdr>
            <w:top w:val="none" w:sz="0" w:space="0" w:color="auto"/>
            <w:left w:val="none" w:sz="0" w:space="0" w:color="auto"/>
            <w:bottom w:val="none" w:sz="0" w:space="0" w:color="auto"/>
            <w:right w:val="none" w:sz="0" w:space="0" w:color="auto"/>
          </w:divBdr>
          <w:divsChild>
            <w:div w:id="883910699">
              <w:marLeft w:val="0"/>
              <w:marRight w:val="0"/>
              <w:marTop w:val="0"/>
              <w:marBottom w:val="0"/>
              <w:divBdr>
                <w:top w:val="none" w:sz="0" w:space="0" w:color="auto"/>
                <w:left w:val="none" w:sz="0" w:space="0" w:color="auto"/>
                <w:bottom w:val="none" w:sz="0" w:space="0" w:color="auto"/>
                <w:right w:val="none" w:sz="0" w:space="0" w:color="auto"/>
              </w:divBdr>
              <w:divsChild>
                <w:div w:id="13420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4298">
      <w:bodyDiv w:val="1"/>
      <w:marLeft w:val="0"/>
      <w:marRight w:val="0"/>
      <w:marTop w:val="0"/>
      <w:marBottom w:val="0"/>
      <w:divBdr>
        <w:top w:val="none" w:sz="0" w:space="0" w:color="auto"/>
        <w:left w:val="none" w:sz="0" w:space="0" w:color="auto"/>
        <w:bottom w:val="none" w:sz="0" w:space="0" w:color="auto"/>
        <w:right w:val="none" w:sz="0" w:space="0" w:color="auto"/>
      </w:divBdr>
      <w:divsChild>
        <w:div w:id="1499999476">
          <w:marLeft w:val="0"/>
          <w:marRight w:val="0"/>
          <w:marTop w:val="0"/>
          <w:marBottom w:val="0"/>
          <w:divBdr>
            <w:top w:val="none" w:sz="0" w:space="0" w:color="auto"/>
            <w:left w:val="none" w:sz="0" w:space="0" w:color="auto"/>
            <w:bottom w:val="none" w:sz="0" w:space="0" w:color="auto"/>
            <w:right w:val="none" w:sz="0" w:space="0" w:color="auto"/>
          </w:divBdr>
          <w:divsChild>
            <w:div w:id="1171916589">
              <w:marLeft w:val="0"/>
              <w:marRight w:val="0"/>
              <w:marTop w:val="0"/>
              <w:marBottom w:val="0"/>
              <w:divBdr>
                <w:top w:val="none" w:sz="0" w:space="0" w:color="auto"/>
                <w:left w:val="none" w:sz="0" w:space="0" w:color="auto"/>
                <w:bottom w:val="none" w:sz="0" w:space="0" w:color="auto"/>
                <w:right w:val="none" w:sz="0" w:space="0" w:color="auto"/>
              </w:divBdr>
              <w:divsChild>
                <w:div w:id="17338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7407">
      <w:bodyDiv w:val="1"/>
      <w:marLeft w:val="0"/>
      <w:marRight w:val="0"/>
      <w:marTop w:val="0"/>
      <w:marBottom w:val="0"/>
      <w:divBdr>
        <w:top w:val="none" w:sz="0" w:space="0" w:color="auto"/>
        <w:left w:val="none" w:sz="0" w:space="0" w:color="auto"/>
        <w:bottom w:val="none" w:sz="0" w:space="0" w:color="auto"/>
        <w:right w:val="none" w:sz="0" w:space="0" w:color="auto"/>
      </w:divBdr>
      <w:divsChild>
        <w:div w:id="548340307">
          <w:marLeft w:val="0"/>
          <w:marRight w:val="0"/>
          <w:marTop w:val="0"/>
          <w:marBottom w:val="0"/>
          <w:divBdr>
            <w:top w:val="none" w:sz="0" w:space="0" w:color="auto"/>
            <w:left w:val="none" w:sz="0" w:space="0" w:color="auto"/>
            <w:bottom w:val="none" w:sz="0" w:space="0" w:color="auto"/>
            <w:right w:val="none" w:sz="0" w:space="0" w:color="auto"/>
          </w:divBdr>
          <w:divsChild>
            <w:div w:id="1567299440">
              <w:marLeft w:val="0"/>
              <w:marRight w:val="0"/>
              <w:marTop w:val="0"/>
              <w:marBottom w:val="0"/>
              <w:divBdr>
                <w:top w:val="none" w:sz="0" w:space="0" w:color="auto"/>
                <w:left w:val="none" w:sz="0" w:space="0" w:color="auto"/>
                <w:bottom w:val="none" w:sz="0" w:space="0" w:color="auto"/>
                <w:right w:val="none" w:sz="0" w:space="0" w:color="auto"/>
              </w:divBdr>
              <w:divsChild>
                <w:div w:id="5025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7915">
      <w:bodyDiv w:val="1"/>
      <w:marLeft w:val="0"/>
      <w:marRight w:val="0"/>
      <w:marTop w:val="0"/>
      <w:marBottom w:val="0"/>
      <w:divBdr>
        <w:top w:val="none" w:sz="0" w:space="0" w:color="auto"/>
        <w:left w:val="none" w:sz="0" w:space="0" w:color="auto"/>
        <w:bottom w:val="none" w:sz="0" w:space="0" w:color="auto"/>
        <w:right w:val="none" w:sz="0" w:space="0" w:color="auto"/>
      </w:divBdr>
      <w:divsChild>
        <w:div w:id="2074306798">
          <w:marLeft w:val="0"/>
          <w:marRight w:val="0"/>
          <w:marTop w:val="0"/>
          <w:marBottom w:val="0"/>
          <w:divBdr>
            <w:top w:val="none" w:sz="0" w:space="0" w:color="auto"/>
            <w:left w:val="none" w:sz="0" w:space="0" w:color="auto"/>
            <w:bottom w:val="none" w:sz="0" w:space="0" w:color="auto"/>
            <w:right w:val="none" w:sz="0" w:space="0" w:color="auto"/>
          </w:divBdr>
          <w:divsChild>
            <w:div w:id="222763283">
              <w:marLeft w:val="0"/>
              <w:marRight w:val="0"/>
              <w:marTop w:val="0"/>
              <w:marBottom w:val="0"/>
              <w:divBdr>
                <w:top w:val="none" w:sz="0" w:space="0" w:color="auto"/>
                <w:left w:val="none" w:sz="0" w:space="0" w:color="auto"/>
                <w:bottom w:val="none" w:sz="0" w:space="0" w:color="auto"/>
                <w:right w:val="none" w:sz="0" w:space="0" w:color="auto"/>
              </w:divBdr>
              <w:divsChild>
                <w:div w:id="19393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959846">
      <w:bodyDiv w:val="1"/>
      <w:marLeft w:val="0"/>
      <w:marRight w:val="0"/>
      <w:marTop w:val="0"/>
      <w:marBottom w:val="0"/>
      <w:divBdr>
        <w:top w:val="none" w:sz="0" w:space="0" w:color="auto"/>
        <w:left w:val="none" w:sz="0" w:space="0" w:color="auto"/>
        <w:bottom w:val="none" w:sz="0" w:space="0" w:color="auto"/>
        <w:right w:val="none" w:sz="0" w:space="0" w:color="auto"/>
      </w:divBdr>
      <w:divsChild>
        <w:div w:id="1423381449">
          <w:marLeft w:val="0"/>
          <w:marRight w:val="0"/>
          <w:marTop w:val="0"/>
          <w:marBottom w:val="0"/>
          <w:divBdr>
            <w:top w:val="none" w:sz="0" w:space="0" w:color="auto"/>
            <w:left w:val="none" w:sz="0" w:space="0" w:color="auto"/>
            <w:bottom w:val="none" w:sz="0" w:space="0" w:color="auto"/>
            <w:right w:val="none" w:sz="0" w:space="0" w:color="auto"/>
          </w:divBdr>
          <w:divsChild>
            <w:div w:id="2022538468">
              <w:marLeft w:val="0"/>
              <w:marRight w:val="0"/>
              <w:marTop w:val="0"/>
              <w:marBottom w:val="0"/>
              <w:divBdr>
                <w:top w:val="none" w:sz="0" w:space="0" w:color="auto"/>
                <w:left w:val="none" w:sz="0" w:space="0" w:color="auto"/>
                <w:bottom w:val="none" w:sz="0" w:space="0" w:color="auto"/>
                <w:right w:val="none" w:sz="0" w:space="0" w:color="auto"/>
              </w:divBdr>
              <w:divsChild>
                <w:div w:id="11144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47796">
      <w:bodyDiv w:val="1"/>
      <w:marLeft w:val="0"/>
      <w:marRight w:val="0"/>
      <w:marTop w:val="0"/>
      <w:marBottom w:val="0"/>
      <w:divBdr>
        <w:top w:val="none" w:sz="0" w:space="0" w:color="auto"/>
        <w:left w:val="none" w:sz="0" w:space="0" w:color="auto"/>
        <w:bottom w:val="none" w:sz="0" w:space="0" w:color="auto"/>
        <w:right w:val="none" w:sz="0" w:space="0" w:color="auto"/>
      </w:divBdr>
      <w:divsChild>
        <w:div w:id="407658056">
          <w:marLeft w:val="0"/>
          <w:marRight w:val="0"/>
          <w:marTop w:val="0"/>
          <w:marBottom w:val="0"/>
          <w:divBdr>
            <w:top w:val="none" w:sz="0" w:space="0" w:color="auto"/>
            <w:left w:val="none" w:sz="0" w:space="0" w:color="auto"/>
            <w:bottom w:val="none" w:sz="0" w:space="0" w:color="auto"/>
            <w:right w:val="none" w:sz="0" w:space="0" w:color="auto"/>
          </w:divBdr>
          <w:divsChild>
            <w:div w:id="1886748418">
              <w:marLeft w:val="0"/>
              <w:marRight w:val="0"/>
              <w:marTop w:val="0"/>
              <w:marBottom w:val="0"/>
              <w:divBdr>
                <w:top w:val="none" w:sz="0" w:space="0" w:color="auto"/>
                <w:left w:val="none" w:sz="0" w:space="0" w:color="auto"/>
                <w:bottom w:val="none" w:sz="0" w:space="0" w:color="auto"/>
                <w:right w:val="none" w:sz="0" w:space="0" w:color="auto"/>
              </w:divBdr>
              <w:divsChild>
                <w:div w:id="7394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2978">
      <w:bodyDiv w:val="1"/>
      <w:marLeft w:val="0"/>
      <w:marRight w:val="0"/>
      <w:marTop w:val="0"/>
      <w:marBottom w:val="0"/>
      <w:divBdr>
        <w:top w:val="none" w:sz="0" w:space="0" w:color="auto"/>
        <w:left w:val="none" w:sz="0" w:space="0" w:color="auto"/>
        <w:bottom w:val="none" w:sz="0" w:space="0" w:color="auto"/>
        <w:right w:val="none" w:sz="0" w:space="0" w:color="auto"/>
      </w:divBdr>
      <w:divsChild>
        <w:div w:id="1473670126">
          <w:marLeft w:val="0"/>
          <w:marRight w:val="0"/>
          <w:marTop w:val="0"/>
          <w:marBottom w:val="0"/>
          <w:divBdr>
            <w:top w:val="none" w:sz="0" w:space="0" w:color="auto"/>
            <w:left w:val="none" w:sz="0" w:space="0" w:color="auto"/>
            <w:bottom w:val="none" w:sz="0" w:space="0" w:color="auto"/>
            <w:right w:val="none" w:sz="0" w:space="0" w:color="auto"/>
          </w:divBdr>
          <w:divsChild>
            <w:div w:id="1167133319">
              <w:marLeft w:val="0"/>
              <w:marRight w:val="0"/>
              <w:marTop w:val="0"/>
              <w:marBottom w:val="0"/>
              <w:divBdr>
                <w:top w:val="none" w:sz="0" w:space="0" w:color="auto"/>
                <w:left w:val="none" w:sz="0" w:space="0" w:color="auto"/>
                <w:bottom w:val="none" w:sz="0" w:space="0" w:color="auto"/>
                <w:right w:val="none" w:sz="0" w:space="0" w:color="auto"/>
              </w:divBdr>
              <w:divsChild>
                <w:div w:id="444736193">
                  <w:marLeft w:val="0"/>
                  <w:marRight w:val="0"/>
                  <w:marTop w:val="0"/>
                  <w:marBottom w:val="0"/>
                  <w:divBdr>
                    <w:top w:val="none" w:sz="0" w:space="0" w:color="auto"/>
                    <w:left w:val="none" w:sz="0" w:space="0" w:color="auto"/>
                    <w:bottom w:val="none" w:sz="0" w:space="0" w:color="auto"/>
                    <w:right w:val="none" w:sz="0" w:space="0" w:color="auto"/>
                  </w:divBdr>
                  <w:divsChild>
                    <w:div w:id="15142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653481">
      <w:bodyDiv w:val="1"/>
      <w:marLeft w:val="0"/>
      <w:marRight w:val="0"/>
      <w:marTop w:val="0"/>
      <w:marBottom w:val="0"/>
      <w:divBdr>
        <w:top w:val="none" w:sz="0" w:space="0" w:color="auto"/>
        <w:left w:val="none" w:sz="0" w:space="0" w:color="auto"/>
        <w:bottom w:val="none" w:sz="0" w:space="0" w:color="auto"/>
        <w:right w:val="none" w:sz="0" w:space="0" w:color="auto"/>
      </w:divBdr>
      <w:divsChild>
        <w:div w:id="2071995132">
          <w:marLeft w:val="0"/>
          <w:marRight w:val="0"/>
          <w:marTop w:val="0"/>
          <w:marBottom w:val="0"/>
          <w:divBdr>
            <w:top w:val="none" w:sz="0" w:space="0" w:color="auto"/>
            <w:left w:val="none" w:sz="0" w:space="0" w:color="auto"/>
            <w:bottom w:val="none" w:sz="0" w:space="0" w:color="auto"/>
            <w:right w:val="none" w:sz="0" w:space="0" w:color="auto"/>
          </w:divBdr>
          <w:divsChild>
            <w:div w:id="1956130068">
              <w:marLeft w:val="0"/>
              <w:marRight w:val="0"/>
              <w:marTop w:val="0"/>
              <w:marBottom w:val="0"/>
              <w:divBdr>
                <w:top w:val="none" w:sz="0" w:space="0" w:color="auto"/>
                <w:left w:val="none" w:sz="0" w:space="0" w:color="auto"/>
                <w:bottom w:val="none" w:sz="0" w:space="0" w:color="auto"/>
                <w:right w:val="none" w:sz="0" w:space="0" w:color="auto"/>
              </w:divBdr>
              <w:divsChild>
                <w:div w:id="2167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39547">
      <w:bodyDiv w:val="1"/>
      <w:marLeft w:val="0"/>
      <w:marRight w:val="0"/>
      <w:marTop w:val="0"/>
      <w:marBottom w:val="0"/>
      <w:divBdr>
        <w:top w:val="none" w:sz="0" w:space="0" w:color="auto"/>
        <w:left w:val="none" w:sz="0" w:space="0" w:color="auto"/>
        <w:bottom w:val="none" w:sz="0" w:space="0" w:color="auto"/>
        <w:right w:val="none" w:sz="0" w:space="0" w:color="auto"/>
      </w:divBdr>
      <w:divsChild>
        <w:div w:id="733773413">
          <w:marLeft w:val="0"/>
          <w:marRight w:val="0"/>
          <w:marTop w:val="0"/>
          <w:marBottom w:val="0"/>
          <w:divBdr>
            <w:top w:val="none" w:sz="0" w:space="0" w:color="auto"/>
            <w:left w:val="none" w:sz="0" w:space="0" w:color="auto"/>
            <w:bottom w:val="none" w:sz="0" w:space="0" w:color="auto"/>
            <w:right w:val="none" w:sz="0" w:space="0" w:color="auto"/>
          </w:divBdr>
          <w:divsChild>
            <w:div w:id="1587961293">
              <w:marLeft w:val="0"/>
              <w:marRight w:val="0"/>
              <w:marTop w:val="0"/>
              <w:marBottom w:val="0"/>
              <w:divBdr>
                <w:top w:val="none" w:sz="0" w:space="0" w:color="auto"/>
                <w:left w:val="none" w:sz="0" w:space="0" w:color="auto"/>
                <w:bottom w:val="none" w:sz="0" w:space="0" w:color="auto"/>
                <w:right w:val="none" w:sz="0" w:space="0" w:color="auto"/>
              </w:divBdr>
              <w:divsChild>
                <w:div w:id="272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0619">
      <w:bodyDiv w:val="1"/>
      <w:marLeft w:val="0"/>
      <w:marRight w:val="0"/>
      <w:marTop w:val="0"/>
      <w:marBottom w:val="0"/>
      <w:divBdr>
        <w:top w:val="none" w:sz="0" w:space="0" w:color="auto"/>
        <w:left w:val="none" w:sz="0" w:space="0" w:color="auto"/>
        <w:bottom w:val="none" w:sz="0" w:space="0" w:color="auto"/>
        <w:right w:val="none" w:sz="0" w:space="0" w:color="auto"/>
      </w:divBdr>
      <w:divsChild>
        <w:div w:id="668606751">
          <w:marLeft w:val="0"/>
          <w:marRight w:val="0"/>
          <w:marTop w:val="0"/>
          <w:marBottom w:val="0"/>
          <w:divBdr>
            <w:top w:val="none" w:sz="0" w:space="0" w:color="auto"/>
            <w:left w:val="none" w:sz="0" w:space="0" w:color="auto"/>
            <w:bottom w:val="none" w:sz="0" w:space="0" w:color="auto"/>
            <w:right w:val="none" w:sz="0" w:space="0" w:color="auto"/>
          </w:divBdr>
          <w:divsChild>
            <w:div w:id="588660107">
              <w:marLeft w:val="0"/>
              <w:marRight w:val="0"/>
              <w:marTop w:val="0"/>
              <w:marBottom w:val="0"/>
              <w:divBdr>
                <w:top w:val="none" w:sz="0" w:space="0" w:color="auto"/>
                <w:left w:val="none" w:sz="0" w:space="0" w:color="auto"/>
                <w:bottom w:val="none" w:sz="0" w:space="0" w:color="auto"/>
                <w:right w:val="none" w:sz="0" w:space="0" w:color="auto"/>
              </w:divBdr>
              <w:divsChild>
                <w:div w:id="3172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5131">
      <w:bodyDiv w:val="1"/>
      <w:marLeft w:val="0"/>
      <w:marRight w:val="0"/>
      <w:marTop w:val="0"/>
      <w:marBottom w:val="0"/>
      <w:divBdr>
        <w:top w:val="none" w:sz="0" w:space="0" w:color="auto"/>
        <w:left w:val="none" w:sz="0" w:space="0" w:color="auto"/>
        <w:bottom w:val="none" w:sz="0" w:space="0" w:color="auto"/>
        <w:right w:val="none" w:sz="0" w:space="0" w:color="auto"/>
      </w:divBdr>
      <w:divsChild>
        <w:div w:id="480275588">
          <w:marLeft w:val="0"/>
          <w:marRight w:val="0"/>
          <w:marTop w:val="0"/>
          <w:marBottom w:val="0"/>
          <w:divBdr>
            <w:top w:val="none" w:sz="0" w:space="0" w:color="auto"/>
            <w:left w:val="none" w:sz="0" w:space="0" w:color="auto"/>
            <w:bottom w:val="none" w:sz="0" w:space="0" w:color="auto"/>
            <w:right w:val="none" w:sz="0" w:space="0" w:color="auto"/>
          </w:divBdr>
          <w:divsChild>
            <w:div w:id="17745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3500">
      <w:bodyDiv w:val="1"/>
      <w:marLeft w:val="0"/>
      <w:marRight w:val="0"/>
      <w:marTop w:val="0"/>
      <w:marBottom w:val="0"/>
      <w:divBdr>
        <w:top w:val="none" w:sz="0" w:space="0" w:color="auto"/>
        <w:left w:val="none" w:sz="0" w:space="0" w:color="auto"/>
        <w:bottom w:val="none" w:sz="0" w:space="0" w:color="auto"/>
        <w:right w:val="none" w:sz="0" w:space="0" w:color="auto"/>
      </w:divBdr>
    </w:div>
    <w:div w:id="642201486">
      <w:bodyDiv w:val="1"/>
      <w:marLeft w:val="0"/>
      <w:marRight w:val="0"/>
      <w:marTop w:val="0"/>
      <w:marBottom w:val="0"/>
      <w:divBdr>
        <w:top w:val="none" w:sz="0" w:space="0" w:color="auto"/>
        <w:left w:val="none" w:sz="0" w:space="0" w:color="auto"/>
        <w:bottom w:val="none" w:sz="0" w:space="0" w:color="auto"/>
        <w:right w:val="none" w:sz="0" w:space="0" w:color="auto"/>
      </w:divBdr>
    </w:div>
    <w:div w:id="660501298">
      <w:bodyDiv w:val="1"/>
      <w:marLeft w:val="0"/>
      <w:marRight w:val="0"/>
      <w:marTop w:val="0"/>
      <w:marBottom w:val="0"/>
      <w:divBdr>
        <w:top w:val="none" w:sz="0" w:space="0" w:color="auto"/>
        <w:left w:val="none" w:sz="0" w:space="0" w:color="auto"/>
        <w:bottom w:val="none" w:sz="0" w:space="0" w:color="auto"/>
        <w:right w:val="none" w:sz="0" w:space="0" w:color="auto"/>
      </w:divBdr>
    </w:div>
    <w:div w:id="662508392">
      <w:bodyDiv w:val="1"/>
      <w:marLeft w:val="0"/>
      <w:marRight w:val="0"/>
      <w:marTop w:val="0"/>
      <w:marBottom w:val="0"/>
      <w:divBdr>
        <w:top w:val="none" w:sz="0" w:space="0" w:color="auto"/>
        <w:left w:val="none" w:sz="0" w:space="0" w:color="auto"/>
        <w:bottom w:val="none" w:sz="0" w:space="0" w:color="auto"/>
        <w:right w:val="none" w:sz="0" w:space="0" w:color="auto"/>
      </w:divBdr>
      <w:divsChild>
        <w:div w:id="301161479">
          <w:marLeft w:val="0"/>
          <w:marRight w:val="0"/>
          <w:marTop w:val="0"/>
          <w:marBottom w:val="0"/>
          <w:divBdr>
            <w:top w:val="none" w:sz="0" w:space="0" w:color="auto"/>
            <w:left w:val="none" w:sz="0" w:space="0" w:color="auto"/>
            <w:bottom w:val="none" w:sz="0" w:space="0" w:color="auto"/>
            <w:right w:val="none" w:sz="0" w:space="0" w:color="auto"/>
          </w:divBdr>
          <w:divsChild>
            <w:div w:id="1723864002">
              <w:marLeft w:val="0"/>
              <w:marRight w:val="0"/>
              <w:marTop w:val="0"/>
              <w:marBottom w:val="0"/>
              <w:divBdr>
                <w:top w:val="none" w:sz="0" w:space="0" w:color="auto"/>
                <w:left w:val="none" w:sz="0" w:space="0" w:color="auto"/>
                <w:bottom w:val="none" w:sz="0" w:space="0" w:color="auto"/>
                <w:right w:val="none" w:sz="0" w:space="0" w:color="auto"/>
              </w:divBdr>
              <w:divsChild>
                <w:div w:id="14523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1709">
      <w:bodyDiv w:val="1"/>
      <w:marLeft w:val="0"/>
      <w:marRight w:val="0"/>
      <w:marTop w:val="0"/>
      <w:marBottom w:val="0"/>
      <w:divBdr>
        <w:top w:val="none" w:sz="0" w:space="0" w:color="auto"/>
        <w:left w:val="none" w:sz="0" w:space="0" w:color="auto"/>
        <w:bottom w:val="none" w:sz="0" w:space="0" w:color="auto"/>
        <w:right w:val="none" w:sz="0" w:space="0" w:color="auto"/>
      </w:divBdr>
      <w:divsChild>
        <w:div w:id="1221407668">
          <w:marLeft w:val="0"/>
          <w:marRight w:val="0"/>
          <w:marTop w:val="0"/>
          <w:marBottom w:val="0"/>
          <w:divBdr>
            <w:top w:val="none" w:sz="0" w:space="0" w:color="auto"/>
            <w:left w:val="none" w:sz="0" w:space="0" w:color="auto"/>
            <w:bottom w:val="none" w:sz="0" w:space="0" w:color="auto"/>
            <w:right w:val="none" w:sz="0" w:space="0" w:color="auto"/>
          </w:divBdr>
          <w:divsChild>
            <w:div w:id="1304239782">
              <w:marLeft w:val="0"/>
              <w:marRight w:val="0"/>
              <w:marTop w:val="0"/>
              <w:marBottom w:val="0"/>
              <w:divBdr>
                <w:top w:val="none" w:sz="0" w:space="0" w:color="auto"/>
                <w:left w:val="none" w:sz="0" w:space="0" w:color="auto"/>
                <w:bottom w:val="none" w:sz="0" w:space="0" w:color="auto"/>
                <w:right w:val="none" w:sz="0" w:space="0" w:color="auto"/>
              </w:divBdr>
              <w:divsChild>
                <w:div w:id="8800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98071">
      <w:bodyDiv w:val="1"/>
      <w:marLeft w:val="0"/>
      <w:marRight w:val="0"/>
      <w:marTop w:val="0"/>
      <w:marBottom w:val="0"/>
      <w:divBdr>
        <w:top w:val="none" w:sz="0" w:space="0" w:color="auto"/>
        <w:left w:val="none" w:sz="0" w:space="0" w:color="auto"/>
        <w:bottom w:val="none" w:sz="0" w:space="0" w:color="auto"/>
        <w:right w:val="none" w:sz="0" w:space="0" w:color="auto"/>
      </w:divBdr>
      <w:divsChild>
        <w:div w:id="533621318">
          <w:marLeft w:val="0"/>
          <w:marRight w:val="0"/>
          <w:marTop w:val="0"/>
          <w:marBottom w:val="0"/>
          <w:divBdr>
            <w:top w:val="none" w:sz="0" w:space="0" w:color="auto"/>
            <w:left w:val="none" w:sz="0" w:space="0" w:color="auto"/>
            <w:bottom w:val="none" w:sz="0" w:space="0" w:color="auto"/>
            <w:right w:val="none" w:sz="0" w:space="0" w:color="auto"/>
          </w:divBdr>
          <w:divsChild>
            <w:div w:id="408507358">
              <w:marLeft w:val="0"/>
              <w:marRight w:val="0"/>
              <w:marTop w:val="0"/>
              <w:marBottom w:val="0"/>
              <w:divBdr>
                <w:top w:val="none" w:sz="0" w:space="0" w:color="auto"/>
                <w:left w:val="none" w:sz="0" w:space="0" w:color="auto"/>
                <w:bottom w:val="none" w:sz="0" w:space="0" w:color="auto"/>
                <w:right w:val="none" w:sz="0" w:space="0" w:color="auto"/>
              </w:divBdr>
              <w:divsChild>
                <w:div w:id="1909608014">
                  <w:marLeft w:val="0"/>
                  <w:marRight w:val="0"/>
                  <w:marTop w:val="0"/>
                  <w:marBottom w:val="0"/>
                  <w:divBdr>
                    <w:top w:val="none" w:sz="0" w:space="0" w:color="auto"/>
                    <w:left w:val="none" w:sz="0" w:space="0" w:color="auto"/>
                    <w:bottom w:val="none" w:sz="0" w:space="0" w:color="auto"/>
                    <w:right w:val="none" w:sz="0" w:space="0" w:color="auto"/>
                  </w:divBdr>
                  <w:divsChild>
                    <w:div w:id="11102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74093">
      <w:bodyDiv w:val="1"/>
      <w:marLeft w:val="0"/>
      <w:marRight w:val="0"/>
      <w:marTop w:val="0"/>
      <w:marBottom w:val="0"/>
      <w:divBdr>
        <w:top w:val="none" w:sz="0" w:space="0" w:color="auto"/>
        <w:left w:val="none" w:sz="0" w:space="0" w:color="auto"/>
        <w:bottom w:val="none" w:sz="0" w:space="0" w:color="auto"/>
        <w:right w:val="none" w:sz="0" w:space="0" w:color="auto"/>
      </w:divBdr>
      <w:divsChild>
        <w:div w:id="89738059">
          <w:marLeft w:val="0"/>
          <w:marRight w:val="0"/>
          <w:marTop w:val="0"/>
          <w:marBottom w:val="0"/>
          <w:divBdr>
            <w:top w:val="none" w:sz="0" w:space="0" w:color="auto"/>
            <w:left w:val="none" w:sz="0" w:space="0" w:color="auto"/>
            <w:bottom w:val="none" w:sz="0" w:space="0" w:color="auto"/>
            <w:right w:val="none" w:sz="0" w:space="0" w:color="auto"/>
          </w:divBdr>
          <w:divsChild>
            <w:div w:id="194539438">
              <w:marLeft w:val="0"/>
              <w:marRight w:val="0"/>
              <w:marTop w:val="0"/>
              <w:marBottom w:val="0"/>
              <w:divBdr>
                <w:top w:val="none" w:sz="0" w:space="0" w:color="auto"/>
                <w:left w:val="none" w:sz="0" w:space="0" w:color="auto"/>
                <w:bottom w:val="none" w:sz="0" w:space="0" w:color="auto"/>
                <w:right w:val="none" w:sz="0" w:space="0" w:color="auto"/>
              </w:divBdr>
              <w:divsChild>
                <w:div w:id="1369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12847">
      <w:bodyDiv w:val="1"/>
      <w:marLeft w:val="0"/>
      <w:marRight w:val="0"/>
      <w:marTop w:val="0"/>
      <w:marBottom w:val="0"/>
      <w:divBdr>
        <w:top w:val="none" w:sz="0" w:space="0" w:color="auto"/>
        <w:left w:val="none" w:sz="0" w:space="0" w:color="auto"/>
        <w:bottom w:val="none" w:sz="0" w:space="0" w:color="auto"/>
        <w:right w:val="none" w:sz="0" w:space="0" w:color="auto"/>
      </w:divBdr>
    </w:div>
    <w:div w:id="691613072">
      <w:bodyDiv w:val="1"/>
      <w:marLeft w:val="0"/>
      <w:marRight w:val="0"/>
      <w:marTop w:val="0"/>
      <w:marBottom w:val="0"/>
      <w:divBdr>
        <w:top w:val="none" w:sz="0" w:space="0" w:color="auto"/>
        <w:left w:val="none" w:sz="0" w:space="0" w:color="auto"/>
        <w:bottom w:val="none" w:sz="0" w:space="0" w:color="auto"/>
        <w:right w:val="none" w:sz="0" w:space="0" w:color="auto"/>
      </w:divBdr>
      <w:divsChild>
        <w:div w:id="1155757976">
          <w:marLeft w:val="0"/>
          <w:marRight w:val="0"/>
          <w:marTop w:val="0"/>
          <w:marBottom w:val="0"/>
          <w:divBdr>
            <w:top w:val="none" w:sz="0" w:space="0" w:color="auto"/>
            <w:left w:val="none" w:sz="0" w:space="0" w:color="auto"/>
            <w:bottom w:val="none" w:sz="0" w:space="0" w:color="auto"/>
            <w:right w:val="none" w:sz="0" w:space="0" w:color="auto"/>
          </w:divBdr>
          <w:divsChild>
            <w:div w:id="951936406">
              <w:marLeft w:val="0"/>
              <w:marRight w:val="0"/>
              <w:marTop w:val="0"/>
              <w:marBottom w:val="0"/>
              <w:divBdr>
                <w:top w:val="none" w:sz="0" w:space="0" w:color="auto"/>
                <w:left w:val="none" w:sz="0" w:space="0" w:color="auto"/>
                <w:bottom w:val="none" w:sz="0" w:space="0" w:color="auto"/>
                <w:right w:val="none" w:sz="0" w:space="0" w:color="auto"/>
              </w:divBdr>
              <w:divsChild>
                <w:div w:id="20915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59389">
      <w:bodyDiv w:val="1"/>
      <w:marLeft w:val="0"/>
      <w:marRight w:val="0"/>
      <w:marTop w:val="0"/>
      <w:marBottom w:val="0"/>
      <w:divBdr>
        <w:top w:val="none" w:sz="0" w:space="0" w:color="auto"/>
        <w:left w:val="none" w:sz="0" w:space="0" w:color="auto"/>
        <w:bottom w:val="none" w:sz="0" w:space="0" w:color="auto"/>
        <w:right w:val="none" w:sz="0" w:space="0" w:color="auto"/>
      </w:divBdr>
      <w:divsChild>
        <w:div w:id="1183469988">
          <w:marLeft w:val="0"/>
          <w:marRight w:val="0"/>
          <w:marTop w:val="0"/>
          <w:marBottom w:val="0"/>
          <w:divBdr>
            <w:top w:val="none" w:sz="0" w:space="0" w:color="auto"/>
            <w:left w:val="none" w:sz="0" w:space="0" w:color="auto"/>
            <w:bottom w:val="none" w:sz="0" w:space="0" w:color="auto"/>
            <w:right w:val="none" w:sz="0" w:space="0" w:color="auto"/>
          </w:divBdr>
          <w:divsChild>
            <w:div w:id="1987657697">
              <w:marLeft w:val="0"/>
              <w:marRight w:val="0"/>
              <w:marTop w:val="0"/>
              <w:marBottom w:val="0"/>
              <w:divBdr>
                <w:top w:val="none" w:sz="0" w:space="0" w:color="auto"/>
                <w:left w:val="none" w:sz="0" w:space="0" w:color="auto"/>
                <w:bottom w:val="none" w:sz="0" w:space="0" w:color="auto"/>
                <w:right w:val="none" w:sz="0" w:space="0" w:color="auto"/>
              </w:divBdr>
              <w:divsChild>
                <w:div w:id="16157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03434">
      <w:bodyDiv w:val="1"/>
      <w:marLeft w:val="0"/>
      <w:marRight w:val="0"/>
      <w:marTop w:val="0"/>
      <w:marBottom w:val="0"/>
      <w:divBdr>
        <w:top w:val="none" w:sz="0" w:space="0" w:color="auto"/>
        <w:left w:val="none" w:sz="0" w:space="0" w:color="auto"/>
        <w:bottom w:val="none" w:sz="0" w:space="0" w:color="auto"/>
        <w:right w:val="none" w:sz="0" w:space="0" w:color="auto"/>
      </w:divBdr>
      <w:divsChild>
        <w:div w:id="1046098635">
          <w:marLeft w:val="0"/>
          <w:marRight w:val="0"/>
          <w:marTop w:val="0"/>
          <w:marBottom w:val="0"/>
          <w:divBdr>
            <w:top w:val="none" w:sz="0" w:space="0" w:color="auto"/>
            <w:left w:val="none" w:sz="0" w:space="0" w:color="auto"/>
            <w:bottom w:val="none" w:sz="0" w:space="0" w:color="auto"/>
            <w:right w:val="none" w:sz="0" w:space="0" w:color="auto"/>
          </w:divBdr>
          <w:divsChild>
            <w:div w:id="847017440">
              <w:marLeft w:val="0"/>
              <w:marRight w:val="0"/>
              <w:marTop w:val="0"/>
              <w:marBottom w:val="0"/>
              <w:divBdr>
                <w:top w:val="none" w:sz="0" w:space="0" w:color="auto"/>
                <w:left w:val="none" w:sz="0" w:space="0" w:color="auto"/>
                <w:bottom w:val="none" w:sz="0" w:space="0" w:color="auto"/>
                <w:right w:val="none" w:sz="0" w:space="0" w:color="auto"/>
              </w:divBdr>
              <w:divsChild>
                <w:div w:id="702905771">
                  <w:marLeft w:val="0"/>
                  <w:marRight w:val="0"/>
                  <w:marTop w:val="0"/>
                  <w:marBottom w:val="0"/>
                  <w:divBdr>
                    <w:top w:val="none" w:sz="0" w:space="0" w:color="auto"/>
                    <w:left w:val="none" w:sz="0" w:space="0" w:color="auto"/>
                    <w:bottom w:val="none" w:sz="0" w:space="0" w:color="auto"/>
                    <w:right w:val="none" w:sz="0" w:space="0" w:color="auto"/>
                  </w:divBdr>
                  <w:divsChild>
                    <w:div w:id="1549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6597">
      <w:bodyDiv w:val="1"/>
      <w:marLeft w:val="0"/>
      <w:marRight w:val="0"/>
      <w:marTop w:val="0"/>
      <w:marBottom w:val="0"/>
      <w:divBdr>
        <w:top w:val="none" w:sz="0" w:space="0" w:color="auto"/>
        <w:left w:val="none" w:sz="0" w:space="0" w:color="auto"/>
        <w:bottom w:val="none" w:sz="0" w:space="0" w:color="auto"/>
        <w:right w:val="none" w:sz="0" w:space="0" w:color="auto"/>
      </w:divBdr>
      <w:divsChild>
        <w:div w:id="1937443421">
          <w:marLeft w:val="0"/>
          <w:marRight w:val="0"/>
          <w:marTop w:val="0"/>
          <w:marBottom w:val="0"/>
          <w:divBdr>
            <w:top w:val="none" w:sz="0" w:space="0" w:color="auto"/>
            <w:left w:val="none" w:sz="0" w:space="0" w:color="auto"/>
            <w:bottom w:val="none" w:sz="0" w:space="0" w:color="auto"/>
            <w:right w:val="none" w:sz="0" w:space="0" w:color="auto"/>
          </w:divBdr>
        </w:div>
      </w:divsChild>
    </w:div>
    <w:div w:id="718943869">
      <w:bodyDiv w:val="1"/>
      <w:marLeft w:val="0"/>
      <w:marRight w:val="0"/>
      <w:marTop w:val="0"/>
      <w:marBottom w:val="0"/>
      <w:divBdr>
        <w:top w:val="none" w:sz="0" w:space="0" w:color="auto"/>
        <w:left w:val="none" w:sz="0" w:space="0" w:color="auto"/>
        <w:bottom w:val="none" w:sz="0" w:space="0" w:color="auto"/>
        <w:right w:val="none" w:sz="0" w:space="0" w:color="auto"/>
      </w:divBdr>
      <w:divsChild>
        <w:div w:id="2030134170">
          <w:marLeft w:val="0"/>
          <w:marRight w:val="0"/>
          <w:marTop w:val="0"/>
          <w:marBottom w:val="0"/>
          <w:divBdr>
            <w:top w:val="none" w:sz="0" w:space="0" w:color="auto"/>
            <w:left w:val="none" w:sz="0" w:space="0" w:color="auto"/>
            <w:bottom w:val="none" w:sz="0" w:space="0" w:color="auto"/>
            <w:right w:val="none" w:sz="0" w:space="0" w:color="auto"/>
          </w:divBdr>
          <w:divsChild>
            <w:div w:id="2054037246">
              <w:marLeft w:val="0"/>
              <w:marRight w:val="0"/>
              <w:marTop w:val="0"/>
              <w:marBottom w:val="0"/>
              <w:divBdr>
                <w:top w:val="none" w:sz="0" w:space="0" w:color="auto"/>
                <w:left w:val="none" w:sz="0" w:space="0" w:color="auto"/>
                <w:bottom w:val="none" w:sz="0" w:space="0" w:color="auto"/>
                <w:right w:val="none" w:sz="0" w:space="0" w:color="auto"/>
              </w:divBdr>
              <w:divsChild>
                <w:div w:id="14833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7715">
      <w:bodyDiv w:val="1"/>
      <w:marLeft w:val="0"/>
      <w:marRight w:val="0"/>
      <w:marTop w:val="0"/>
      <w:marBottom w:val="0"/>
      <w:divBdr>
        <w:top w:val="none" w:sz="0" w:space="0" w:color="auto"/>
        <w:left w:val="none" w:sz="0" w:space="0" w:color="auto"/>
        <w:bottom w:val="none" w:sz="0" w:space="0" w:color="auto"/>
        <w:right w:val="none" w:sz="0" w:space="0" w:color="auto"/>
      </w:divBdr>
    </w:div>
    <w:div w:id="730352526">
      <w:bodyDiv w:val="1"/>
      <w:marLeft w:val="0"/>
      <w:marRight w:val="0"/>
      <w:marTop w:val="0"/>
      <w:marBottom w:val="0"/>
      <w:divBdr>
        <w:top w:val="none" w:sz="0" w:space="0" w:color="auto"/>
        <w:left w:val="none" w:sz="0" w:space="0" w:color="auto"/>
        <w:bottom w:val="none" w:sz="0" w:space="0" w:color="auto"/>
        <w:right w:val="none" w:sz="0" w:space="0" w:color="auto"/>
      </w:divBdr>
    </w:div>
    <w:div w:id="732389828">
      <w:bodyDiv w:val="1"/>
      <w:marLeft w:val="0"/>
      <w:marRight w:val="0"/>
      <w:marTop w:val="0"/>
      <w:marBottom w:val="0"/>
      <w:divBdr>
        <w:top w:val="none" w:sz="0" w:space="0" w:color="auto"/>
        <w:left w:val="none" w:sz="0" w:space="0" w:color="auto"/>
        <w:bottom w:val="none" w:sz="0" w:space="0" w:color="auto"/>
        <w:right w:val="none" w:sz="0" w:space="0" w:color="auto"/>
      </w:divBdr>
      <w:divsChild>
        <w:div w:id="1704206890">
          <w:marLeft w:val="0"/>
          <w:marRight w:val="0"/>
          <w:marTop w:val="0"/>
          <w:marBottom w:val="0"/>
          <w:divBdr>
            <w:top w:val="none" w:sz="0" w:space="0" w:color="auto"/>
            <w:left w:val="none" w:sz="0" w:space="0" w:color="auto"/>
            <w:bottom w:val="none" w:sz="0" w:space="0" w:color="auto"/>
            <w:right w:val="none" w:sz="0" w:space="0" w:color="auto"/>
          </w:divBdr>
          <w:divsChild>
            <w:div w:id="413749123">
              <w:marLeft w:val="0"/>
              <w:marRight w:val="0"/>
              <w:marTop w:val="0"/>
              <w:marBottom w:val="0"/>
              <w:divBdr>
                <w:top w:val="none" w:sz="0" w:space="0" w:color="auto"/>
                <w:left w:val="none" w:sz="0" w:space="0" w:color="auto"/>
                <w:bottom w:val="none" w:sz="0" w:space="0" w:color="auto"/>
                <w:right w:val="none" w:sz="0" w:space="0" w:color="auto"/>
              </w:divBdr>
              <w:divsChild>
                <w:div w:id="1307777610">
                  <w:marLeft w:val="0"/>
                  <w:marRight w:val="0"/>
                  <w:marTop w:val="0"/>
                  <w:marBottom w:val="0"/>
                  <w:divBdr>
                    <w:top w:val="none" w:sz="0" w:space="0" w:color="auto"/>
                    <w:left w:val="none" w:sz="0" w:space="0" w:color="auto"/>
                    <w:bottom w:val="none" w:sz="0" w:space="0" w:color="auto"/>
                    <w:right w:val="none" w:sz="0" w:space="0" w:color="auto"/>
                  </w:divBdr>
                  <w:divsChild>
                    <w:div w:id="18552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84563">
      <w:bodyDiv w:val="1"/>
      <w:marLeft w:val="0"/>
      <w:marRight w:val="0"/>
      <w:marTop w:val="0"/>
      <w:marBottom w:val="0"/>
      <w:divBdr>
        <w:top w:val="none" w:sz="0" w:space="0" w:color="auto"/>
        <w:left w:val="none" w:sz="0" w:space="0" w:color="auto"/>
        <w:bottom w:val="none" w:sz="0" w:space="0" w:color="auto"/>
        <w:right w:val="none" w:sz="0" w:space="0" w:color="auto"/>
      </w:divBdr>
    </w:div>
    <w:div w:id="765152316">
      <w:bodyDiv w:val="1"/>
      <w:marLeft w:val="0"/>
      <w:marRight w:val="0"/>
      <w:marTop w:val="0"/>
      <w:marBottom w:val="0"/>
      <w:divBdr>
        <w:top w:val="none" w:sz="0" w:space="0" w:color="auto"/>
        <w:left w:val="none" w:sz="0" w:space="0" w:color="auto"/>
        <w:bottom w:val="none" w:sz="0" w:space="0" w:color="auto"/>
        <w:right w:val="none" w:sz="0" w:space="0" w:color="auto"/>
      </w:divBdr>
    </w:div>
    <w:div w:id="766464638">
      <w:bodyDiv w:val="1"/>
      <w:marLeft w:val="0"/>
      <w:marRight w:val="0"/>
      <w:marTop w:val="0"/>
      <w:marBottom w:val="0"/>
      <w:divBdr>
        <w:top w:val="none" w:sz="0" w:space="0" w:color="auto"/>
        <w:left w:val="none" w:sz="0" w:space="0" w:color="auto"/>
        <w:bottom w:val="none" w:sz="0" w:space="0" w:color="auto"/>
        <w:right w:val="none" w:sz="0" w:space="0" w:color="auto"/>
      </w:divBdr>
      <w:divsChild>
        <w:div w:id="198710978">
          <w:marLeft w:val="0"/>
          <w:marRight w:val="0"/>
          <w:marTop w:val="0"/>
          <w:marBottom w:val="0"/>
          <w:divBdr>
            <w:top w:val="none" w:sz="0" w:space="0" w:color="auto"/>
            <w:left w:val="none" w:sz="0" w:space="0" w:color="auto"/>
            <w:bottom w:val="none" w:sz="0" w:space="0" w:color="auto"/>
            <w:right w:val="none" w:sz="0" w:space="0" w:color="auto"/>
          </w:divBdr>
          <w:divsChild>
            <w:div w:id="1843277587">
              <w:marLeft w:val="0"/>
              <w:marRight w:val="0"/>
              <w:marTop w:val="0"/>
              <w:marBottom w:val="0"/>
              <w:divBdr>
                <w:top w:val="none" w:sz="0" w:space="0" w:color="auto"/>
                <w:left w:val="none" w:sz="0" w:space="0" w:color="auto"/>
                <w:bottom w:val="none" w:sz="0" w:space="0" w:color="auto"/>
                <w:right w:val="none" w:sz="0" w:space="0" w:color="auto"/>
              </w:divBdr>
              <w:divsChild>
                <w:div w:id="4769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1020">
      <w:bodyDiv w:val="1"/>
      <w:marLeft w:val="0"/>
      <w:marRight w:val="0"/>
      <w:marTop w:val="0"/>
      <w:marBottom w:val="0"/>
      <w:divBdr>
        <w:top w:val="none" w:sz="0" w:space="0" w:color="auto"/>
        <w:left w:val="none" w:sz="0" w:space="0" w:color="auto"/>
        <w:bottom w:val="none" w:sz="0" w:space="0" w:color="auto"/>
        <w:right w:val="none" w:sz="0" w:space="0" w:color="auto"/>
      </w:divBdr>
      <w:divsChild>
        <w:div w:id="1900627330">
          <w:marLeft w:val="0"/>
          <w:marRight w:val="0"/>
          <w:marTop w:val="0"/>
          <w:marBottom w:val="0"/>
          <w:divBdr>
            <w:top w:val="none" w:sz="0" w:space="0" w:color="auto"/>
            <w:left w:val="none" w:sz="0" w:space="0" w:color="auto"/>
            <w:bottom w:val="none" w:sz="0" w:space="0" w:color="auto"/>
            <w:right w:val="none" w:sz="0" w:space="0" w:color="auto"/>
          </w:divBdr>
          <w:divsChild>
            <w:div w:id="1870532385">
              <w:marLeft w:val="0"/>
              <w:marRight w:val="0"/>
              <w:marTop w:val="0"/>
              <w:marBottom w:val="0"/>
              <w:divBdr>
                <w:top w:val="none" w:sz="0" w:space="0" w:color="auto"/>
                <w:left w:val="none" w:sz="0" w:space="0" w:color="auto"/>
                <w:bottom w:val="none" w:sz="0" w:space="0" w:color="auto"/>
                <w:right w:val="none" w:sz="0" w:space="0" w:color="auto"/>
              </w:divBdr>
              <w:divsChild>
                <w:div w:id="8698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145324">
      <w:bodyDiv w:val="1"/>
      <w:marLeft w:val="0"/>
      <w:marRight w:val="0"/>
      <w:marTop w:val="0"/>
      <w:marBottom w:val="0"/>
      <w:divBdr>
        <w:top w:val="none" w:sz="0" w:space="0" w:color="auto"/>
        <w:left w:val="none" w:sz="0" w:space="0" w:color="auto"/>
        <w:bottom w:val="none" w:sz="0" w:space="0" w:color="auto"/>
        <w:right w:val="none" w:sz="0" w:space="0" w:color="auto"/>
      </w:divBdr>
    </w:div>
    <w:div w:id="791245923">
      <w:bodyDiv w:val="1"/>
      <w:marLeft w:val="0"/>
      <w:marRight w:val="0"/>
      <w:marTop w:val="0"/>
      <w:marBottom w:val="0"/>
      <w:divBdr>
        <w:top w:val="none" w:sz="0" w:space="0" w:color="auto"/>
        <w:left w:val="none" w:sz="0" w:space="0" w:color="auto"/>
        <w:bottom w:val="none" w:sz="0" w:space="0" w:color="auto"/>
        <w:right w:val="none" w:sz="0" w:space="0" w:color="auto"/>
      </w:divBdr>
    </w:div>
    <w:div w:id="800995503">
      <w:bodyDiv w:val="1"/>
      <w:marLeft w:val="0"/>
      <w:marRight w:val="0"/>
      <w:marTop w:val="0"/>
      <w:marBottom w:val="0"/>
      <w:divBdr>
        <w:top w:val="none" w:sz="0" w:space="0" w:color="auto"/>
        <w:left w:val="none" w:sz="0" w:space="0" w:color="auto"/>
        <w:bottom w:val="none" w:sz="0" w:space="0" w:color="auto"/>
        <w:right w:val="none" w:sz="0" w:space="0" w:color="auto"/>
      </w:divBdr>
      <w:divsChild>
        <w:div w:id="948859233">
          <w:marLeft w:val="0"/>
          <w:marRight w:val="0"/>
          <w:marTop w:val="0"/>
          <w:marBottom w:val="0"/>
          <w:divBdr>
            <w:top w:val="none" w:sz="0" w:space="0" w:color="auto"/>
            <w:left w:val="none" w:sz="0" w:space="0" w:color="auto"/>
            <w:bottom w:val="none" w:sz="0" w:space="0" w:color="auto"/>
            <w:right w:val="none" w:sz="0" w:space="0" w:color="auto"/>
          </w:divBdr>
          <w:divsChild>
            <w:div w:id="782188613">
              <w:marLeft w:val="0"/>
              <w:marRight w:val="0"/>
              <w:marTop w:val="0"/>
              <w:marBottom w:val="0"/>
              <w:divBdr>
                <w:top w:val="none" w:sz="0" w:space="0" w:color="auto"/>
                <w:left w:val="none" w:sz="0" w:space="0" w:color="auto"/>
                <w:bottom w:val="none" w:sz="0" w:space="0" w:color="auto"/>
                <w:right w:val="none" w:sz="0" w:space="0" w:color="auto"/>
              </w:divBdr>
              <w:divsChild>
                <w:div w:id="19289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70791">
      <w:bodyDiv w:val="1"/>
      <w:marLeft w:val="0"/>
      <w:marRight w:val="0"/>
      <w:marTop w:val="0"/>
      <w:marBottom w:val="0"/>
      <w:divBdr>
        <w:top w:val="none" w:sz="0" w:space="0" w:color="auto"/>
        <w:left w:val="none" w:sz="0" w:space="0" w:color="auto"/>
        <w:bottom w:val="none" w:sz="0" w:space="0" w:color="auto"/>
        <w:right w:val="none" w:sz="0" w:space="0" w:color="auto"/>
      </w:divBdr>
      <w:divsChild>
        <w:div w:id="387344596">
          <w:marLeft w:val="0"/>
          <w:marRight w:val="0"/>
          <w:marTop w:val="0"/>
          <w:marBottom w:val="0"/>
          <w:divBdr>
            <w:top w:val="none" w:sz="0" w:space="0" w:color="auto"/>
            <w:left w:val="none" w:sz="0" w:space="0" w:color="auto"/>
            <w:bottom w:val="none" w:sz="0" w:space="0" w:color="auto"/>
            <w:right w:val="none" w:sz="0" w:space="0" w:color="auto"/>
          </w:divBdr>
          <w:divsChild>
            <w:div w:id="1944142096">
              <w:marLeft w:val="0"/>
              <w:marRight w:val="0"/>
              <w:marTop w:val="0"/>
              <w:marBottom w:val="0"/>
              <w:divBdr>
                <w:top w:val="none" w:sz="0" w:space="0" w:color="auto"/>
                <w:left w:val="none" w:sz="0" w:space="0" w:color="auto"/>
                <w:bottom w:val="none" w:sz="0" w:space="0" w:color="auto"/>
                <w:right w:val="none" w:sz="0" w:space="0" w:color="auto"/>
              </w:divBdr>
              <w:divsChild>
                <w:div w:id="540560466">
                  <w:marLeft w:val="0"/>
                  <w:marRight w:val="0"/>
                  <w:marTop w:val="0"/>
                  <w:marBottom w:val="0"/>
                  <w:divBdr>
                    <w:top w:val="none" w:sz="0" w:space="0" w:color="auto"/>
                    <w:left w:val="none" w:sz="0" w:space="0" w:color="auto"/>
                    <w:bottom w:val="none" w:sz="0" w:space="0" w:color="auto"/>
                    <w:right w:val="none" w:sz="0" w:space="0" w:color="auto"/>
                  </w:divBdr>
                  <w:divsChild>
                    <w:div w:id="14491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6775">
      <w:bodyDiv w:val="1"/>
      <w:marLeft w:val="0"/>
      <w:marRight w:val="0"/>
      <w:marTop w:val="0"/>
      <w:marBottom w:val="0"/>
      <w:divBdr>
        <w:top w:val="none" w:sz="0" w:space="0" w:color="auto"/>
        <w:left w:val="none" w:sz="0" w:space="0" w:color="auto"/>
        <w:bottom w:val="none" w:sz="0" w:space="0" w:color="auto"/>
        <w:right w:val="none" w:sz="0" w:space="0" w:color="auto"/>
      </w:divBdr>
      <w:divsChild>
        <w:div w:id="1702854192">
          <w:marLeft w:val="0"/>
          <w:marRight w:val="0"/>
          <w:marTop w:val="0"/>
          <w:marBottom w:val="0"/>
          <w:divBdr>
            <w:top w:val="none" w:sz="0" w:space="0" w:color="auto"/>
            <w:left w:val="none" w:sz="0" w:space="0" w:color="auto"/>
            <w:bottom w:val="none" w:sz="0" w:space="0" w:color="auto"/>
            <w:right w:val="none" w:sz="0" w:space="0" w:color="auto"/>
          </w:divBdr>
          <w:divsChild>
            <w:div w:id="2100371701">
              <w:marLeft w:val="0"/>
              <w:marRight w:val="0"/>
              <w:marTop w:val="0"/>
              <w:marBottom w:val="0"/>
              <w:divBdr>
                <w:top w:val="none" w:sz="0" w:space="0" w:color="auto"/>
                <w:left w:val="none" w:sz="0" w:space="0" w:color="auto"/>
                <w:bottom w:val="none" w:sz="0" w:space="0" w:color="auto"/>
                <w:right w:val="none" w:sz="0" w:space="0" w:color="auto"/>
              </w:divBdr>
              <w:divsChild>
                <w:div w:id="1229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83209">
      <w:bodyDiv w:val="1"/>
      <w:marLeft w:val="0"/>
      <w:marRight w:val="0"/>
      <w:marTop w:val="0"/>
      <w:marBottom w:val="0"/>
      <w:divBdr>
        <w:top w:val="none" w:sz="0" w:space="0" w:color="auto"/>
        <w:left w:val="none" w:sz="0" w:space="0" w:color="auto"/>
        <w:bottom w:val="none" w:sz="0" w:space="0" w:color="auto"/>
        <w:right w:val="none" w:sz="0" w:space="0" w:color="auto"/>
      </w:divBdr>
      <w:divsChild>
        <w:div w:id="1110856301">
          <w:marLeft w:val="0"/>
          <w:marRight w:val="0"/>
          <w:marTop w:val="0"/>
          <w:marBottom w:val="0"/>
          <w:divBdr>
            <w:top w:val="none" w:sz="0" w:space="0" w:color="auto"/>
            <w:left w:val="none" w:sz="0" w:space="0" w:color="auto"/>
            <w:bottom w:val="none" w:sz="0" w:space="0" w:color="auto"/>
            <w:right w:val="none" w:sz="0" w:space="0" w:color="auto"/>
          </w:divBdr>
          <w:divsChild>
            <w:div w:id="265693766">
              <w:marLeft w:val="0"/>
              <w:marRight w:val="0"/>
              <w:marTop w:val="0"/>
              <w:marBottom w:val="0"/>
              <w:divBdr>
                <w:top w:val="none" w:sz="0" w:space="0" w:color="auto"/>
                <w:left w:val="none" w:sz="0" w:space="0" w:color="auto"/>
                <w:bottom w:val="none" w:sz="0" w:space="0" w:color="auto"/>
                <w:right w:val="none" w:sz="0" w:space="0" w:color="auto"/>
              </w:divBdr>
              <w:divsChild>
                <w:div w:id="1015109992">
                  <w:marLeft w:val="0"/>
                  <w:marRight w:val="0"/>
                  <w:marTop w:val="0"/>
                  <w:marBottom w:val="0"/>
                  <w:divBdr>
                    <w:top w:val="none" w:sz="0" w:space="0" w:color="auto"/>
                    <w:left w:val="none" w:sz="0" w:space="0" w:color="auto"/>
                    <w:bottom w:val="none" w:sz="0" w:space="0" w:color="auto"/>
                    <w:right w:val="none" w:sz="0" w:space="0" w:color="auto"/>
                  </w:divBdr>
                  <w:divsChild>
                    <w:div w:id="582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92538">
      <w:bodyDiv w:val="1"/>
      <w:marLeft w:val="0"/>
      <w:marRight w:val="0"/>
      <w:marTop w:val="0"/>
      <w:marBottom w:val="0"/>
      <w:divBdr>
        <w:top w:val="none" w:sz="0" w:space="0" w:color="auto"/>
        <w:left w:val="none" w:sz="0" w:space="0" w:color="auto"/>
        <w:bottom w:val="none" w:sz="0" w:space="0" w:color="auto"/>
        <w:right w:val="none" w:sz="0" w:space="0" w:color="auto"/>
      </w:divBdr>
      <w:divsChild>
        <w:div w:id="1080326704">
          <w:marLeft w:val="0"/>
          <w:marRight w:val="0"/>
          <w:marTop w:val="0"/>
          <w:marBottom w:val="0"/>
          <w:divBdr>
            <w:top w:val="none" w:sz="0" w:space="0" w:color="auto"/>
            <w:left w:val="none" w:sz="0" w:space="0" w:color="auto"/>
            <w:bottom w:val="none" w:sz="0" w:space="0" w:color="auto"/>
            <w:right w:val="none" w:sz="0" w:space="0" w:color="auto"/>
          </w:divBdr>
          <w:divsChild>
            <w:div w:id="2142379102">
              <w:marLeft w:val="0"/>
              <w:marRight w:val="0"/>
              <w:marTop w:val="0"/>
              <w:marBottom w:val="0"/>
              <w:divBdr>
                <w:top w:val="none" w:sz="0" w:space="0" w:color="auto"/>
                <w:left w:val="none" w:sz="0" w:space="0" w:color="auto"/>
                <w:bottom w:val="none" w:sz="0" w:space="0" w:color="auto"/>
                <w:right w:val="none" w:sz="0" w:space="0" w:color="auto"/>
              </w:divBdr>
              <w:divsChild>
                <w:div w:id="2495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25806">
      <w:bodyDiv w:val="1"/>
      <w:marLeft w:val="0"/>
      <w:marRight w:val="0"/>
      <w:marTop w:val="0"/>
      <w:marBottom w:val="0"/>
      <w:divBdr>
        <w:top w:val="none" w:sz="0" w:space="0" w:color="auto"/>
        <w:left w:val="none" w:sz="0" w:space="0" w:color="auto"/>
        <w:bottom w:val="none" w:sz="0" w:space="0" w:color="auto"/>
        <w:right w:val="none" w:sz="0" w:space="0" w:color="auto"/>
      </w:divBdr>
      <w:divsChild>
        <w:div w:id="1922519634">
          <w:marLeft w:val="0"/>
          <w:marRight w:val="0"/>
          <w:marTop w:val="0"/>
          <w:marBottom w:val="0"/>
          <w:divBdr>
            <w:top w:val="none" w:sz="0" w:space="0" w:color="auto"/>
            <w:left w:val="none" w:sz="0" w:space="0" w:color="auto"/>
            <w:bottom w:val="none" w:sz="0" w:space="0" w:color="auto"/>
            <w:right w:val="none" w:sz="0" w:space="0" w:color="auto"/>
          </w:divBdr>
          <w:divsChild>
            <w:div w:id="2009675359">
              <w:marLeft w:val="0"/>
              <w:marRight w:val="0"/>
              <w:marTop w:val="0"/>
              <w:marBottom w:val="0"/>
              <w:divBdr>
                <w:top w:val="none" w:sz="0" w:space="0" w:color="auto"/>
                <w:left w:val="none" w:sz="0" w:space="0" w:color="auto"/>
                <w:bottom w:val="none" w:sz="0" w:space="0" w:color="auto"/>
                <w:right w:val="none" w:sz="0" w:space="0" w:color="auto"/>
              </w:divBdr>
              <w:divsChild>
                <w:div w:id="13669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13016">
      <w:bodyDiv w:val="1"/>
      <w:marLeft w:val="0"/>
      <w:marRight w:val="0"/>
      <w:marTop w:val="0"/>
      <w:marBottom w:val="0"/>
      <w:divBdr>
        <w:top w:val="none" w:sz="0" w:space="0" w:color="auto"/>
        <w:left w:val="none" w:sz="0" w:space="0" w:color="auto"/>
        <w:bottom w:val="none" w:sz="0" w:space="0" w:color="auto"/>
        <w:right w:val="none" w:sz="0" w:space="0" w:color="auto"/>
      </w:divBdr>
      <w:divsChild>
        <w:div w:id="1660765750">
          <w:marLeft w:val="0"/>
          <w:marRight w:val="0"/>
          <w:marTop w:val="0"/>
          <w:marBottom w:val="0"/>
          <w:divBdr>
            <w:top w:val="none" w:sz="0" w:space="0" w:color="auto"/>
            <w:left w:val="none" w:sz="0" w:space="0" w:color="auto"/>
            <w:bottom w:val="none" w:sz="0" w:space="0" w:color="auto"/>
            <w:right w:val="none" w:sz="0" w:space="0" w:color="auto"/>
          </w:divBdr>
          <w:divsChild>
            <w:div w:id="447429592">
              <w:marLeft w:val="0"/>
              <w:marRight w:val="0"/>
              <w:marTop w:val="0"/>
              <w:marBottom w:val="0"/>
              <w:divBdr>
                <w:top w:val="none" w:sz="0" w:space="0" w:color="auto"/>
                <w:left w:val="none" w:sz="0" w:space="0" w:color="auto"/>
                <w:bottom w:val="none" w:sz="0" w:space="0" w:color="auto"/>
                <w:right w:val="none" w:sz="0" w:space="0" w:color="auto"/>
              </w:divBdr>
              <w:divsChild>
                <w:div w:id="1969581521">
                  <w:marLeft w:val="0"/>
                  <w:marRight w:val="0"/>
                  <w:marTop w:val="0"/>
                  <w:marBottom w:val="0"/>
                  <w:divBdr>
                    <w:top w:val="none" w:sz="0" w:space="0" w:color="auto"/>
                    <w:left w:val="none" w:sz="0" w:space="0" w:color="auto"/>
                    <w:bottom w:val="none" w:sz="0" w:space="0" w:color="auto"/>
                    <w:right w:val="none" w:sz="0" w:space="0" w:color="auto"/>
                  </w:divBdr>
                  <w:divsChild>
                    <w:div w:id="21191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87878">
      <w:bodyDiv w:val="1"/>
      <w:marLeft w:val="0"/>
      <w:marRight w:val="0"/>
      <w:marTop w:val="0"/>
      <w:marBottom w:val="0"/>
      <w:divBdr>
        <w:top w:val="none" w:sz="0" w:space="0" w:color="auto"/>
        <w:left w:val="none" w:sz="0" w:space="0" w:color="auto"/>
        <w:bottom w:val="none" w:sz="0" w:space="0" w:color="auto"/>
        <w:right w:val="none" w:sz="0" w:space="0" w:color="auto"/>
      </w:divBdr>
      <w:divsChild>
        <w:div w:id="2101871884">
          <w:marLeft w:val="0"/>
          <w:marRight w:val="0"/>
          <w:marTop w:val="0"/>
          <w:marBottom w:val="0"/>
          <w:divBdr>
            <w:top w:val="none" w:sz="0" w:space="0" w:color="auto"/>
            <w:left w:val="none" w:sz="0" w:space="0" w:color="auto"/>
            <w:bottom w:val="none" w:sz="0" w:space="0" w:color="auto"/>
            <w:right w:val="none" w:sz="0" w:space="0" w:color="auto"/>
          </w:divBdr>
          <w:divsChild>
            <w:div w:id="1155610911">
              <w:marLeft w:val="0"/>
              <w:marRight w:val="0"/>
              <w:marTop w:val="0"/>
              <w:marBottom w:val="0"/>
              <w:divBdr>
                <w:top w:val="none" w:sz="0" w:space="0" w:color="auto"/>
                <w:left w:val="none" w:sz="0" w:space="0" w:color="auto"/>
                <w:bottom w:val="none" w:sz="0" w:space="0" w:color="auto"/>
                <w:right w:val="none" w:sz="0" w:space="0" w:color="auto"/>
              </w:divBdr>
              <w:divsChild>
                <w:div w:id="21294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965770">
      <w:bodyDiv w:val="1"/>
      <w:marLeft w:val="0"/>
      <w:marRight w:val="0"/>
      <w:marTop w:val="0"/>
      <w:marBottom w:val="0"/>
      <w:divBdr>
        <w:top w:val="none" w:sz="0" w:space="0" w:color="auto"/>
        <w:left w:val="none" w:sz="0" w:space="0" w:color="auto"/>
        <w:bottom w:val="none" w:sz="0" w:space="0" w:color="auto"/>
        <w:right w:val="none" w:sz="0" w:space="0" w:color="auto"/>
      </w:divBdr>
      <w:divsChild>
        <w:div w:id="2120492079">
          <w:marLeft w:val="0"/>
          <w:marRight w:val="0"/>
          <w:marTop w:val="0"/>
          <w:marBottom w:val="0"/>
          <w:divBdr>
            <w:top w:val="none" w:sz="0" w:space="0" w:color="auto"/>
            <w:left w:val="none" w:sz="0" w:space="0" w:color="auto"/>
            <w:bottom w:val="none" w:sz="0" w:space="0" w:color="auto"/>
            <w:right w:val="none" w:sz="0" w:space="0" w:color="auto"/>
          </w:divBdr>
          <w:divsChild>
            <w:div w:id="2027175927">
              <w:marLeft w:val="0"/>
              <w:marRight w:val="0"/>
              <w:marTop w:val="0"/>
              <w:marBottom w:val="0"/>
              <w:divBdr>
                <w:top w:val="none" w:sz="0" w:space="0" w:color="auto"/>
                <w:left w:val="none" w:sz="0" w:space="0" w:color="auto"/>
                <w:bottom w:val="none" w:sz="0" w:space="0" w:color="auto"/>
                <w:right w:val="none" w:sz="0" w:space="0" w:color="auto"/>
              </w:divBdr>
              <w:divsChild>
                <w:div w:id="5927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87709">
      <w:bodyDiv w:val="1"/>
      <w:marLeft w:val="0"/>
      <w:marRight w:val="0"/>
      <w:marTop w:val="0"/>
      <w:marBottom w:val="0"/>
      <w:divBdr>
        <w:top w:val="none" w:sz="0" w:space="0" w:color="auto"/>
        <w:left w:val="none" w:sz="0" w:space="0" w:color="auto"/>
        <w:bottom w:val="none" w:sz="0" w:space="0" w:color="auto"/>
        <w:right w:val="none" w:sz="0" w:space="0" w:color="auto"/>
      </w:divBdr>
      <w:divsChild>
        <w:div w:id="818889100">
          <w:marLeft w:val="0"/>
          <w:marRight w:val="0"/>
          <w:marTop w:val="0"/>
          <w:marBottom w:val="0"/>
          <w:divBdr>
            <w:top w:val="none" w:sz="0" w:space="0" w:color="auto"/>
            <w:left w:val="none" w:sz="0" w:space="0" w:color="auto"/>
            <w:bottom w:val="none" w:sz="0" w:space="0" w:color="auto"/>
            <w:right w:val="none" w:sz="0" w:space="0" w:color="auto"/>
          </w:divBdr>
          <w:divsChild>
            <w:div w:id="1076323146">
              <w:marLeft w:val="0"/>
              <w:marRight w:val="0"/>
              <w:marTop w:val="0"/>
              <w:marBottom w:val="0"/>
              <w:divBdr>
                <w:top w:val="none" w:sz="0" w:space="0" w:color="auto"/>
                <w:left w:val="none" w:sz="0" w:space="0" w:color="auto"/>
                <w:bottom w:val="none" w:sz="0" w:space="0" w:color="auto"/>
                <w:right w:val="none" w:sz="0" w:space="0" w:color="auto"/>
              </w:divBdr>
              <w:divsChild>
                <w:div w:id="6406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7869">
      <w:bodyDiv w:val="1"/>
      <w:marLeft w:val="0"/>
      <w:marRight w:val="0"/>
      <w:marTop w:val="0"/>
      <w:marBottom w:val="0"/>
      <w:divBdr>
        <w:top w:val="none" w:sz="0" w:space="0" w:color="auto"/>
        <w:left w:val="none" w:sz="0" w:space="0" w:color="auto"/>
        <w:bottom w:val="none" w:sz="0" w:space="0" w:color="auto"/>
        <w:right w:val="none" w:sz="0" w:space="0" w:color="auto"/>
      </w:divBdr>
    </w:div>
    <w:div w:id="886337827">
      <w:bodyDiv w:val="1"/>
      <w:marLeft w:val="0"/>
      <w:marRight w:val="0"/>
      <w:marTop w:val="0"/>
      <w:marBottom w:val="0"/>
      <w:divBdr>
        <w:top w:val="none" w:sz="0" w:space="0" w:color="auto"/>
        <w:left w:val="none" w:sz="0" w:space="0" w:color="auto"/>
        <w:bottom w:val="none" w:sz="0" w:space="0" w:color="auto"/>
        <w:right w:val="none" w:sz="0" w:space="0" w:color="auto"/>
      </w:divBdr>
      <w:divsChild>
        <w:div w:id="502358591">
          <w:marLeft w:val="0"/>
          <w:marRight w:val="0"/>
          <w:marTop w:val="0"/>
          <w:marBottom w:val="0"/>
          <w:divBdr>
            <w:top w:val="none" w:sz="0" w:space="0" w:color="auto"/>
            <w:left w:val="none" w:sz="0" w:space="0" w:color="auto"/>
            <w:bottom w:val="none" w:sz="0" w:space="0" w:color="auto"/>
            <w:right w:val="none" w:sz="0" w:space="0" w:color="auto"/>
          </w:divBdr>
          <w:divsChild>
            <w:div w:id="1830098469">
              <w:marLeft w:val="0"/>
              <w:marRight w:val="0"/>
              <w:marTop w:val="0"/>
              <w:marBottom w:val="0"/>
              <w:divBdr>
                <w:top w:val="none" w:sz="0" w:space="0" w:color="auto"/>
                <w:left w:val="none" w:sz="0" w:space="0" w:color="auto"/>
                <w:bottom w:val="none" w:sz="0" w:space="0" w:color="auto"/>
                <w:right w:val="none" w:sz="0" w:space="0" w:color="auto"/>
              </w:divBdr>
              <w:divsChild>
                <w:div w:id="272640002">
                  <w:marLeft w:val="0"/>
                  <w:marRight w:val="0"/>
                  <w:marTop w:val="0"/>
                  <w:marBottom w:val="0"/>
                  <w:divBdr>
                    <w:top w:val="none" w:sz="0" w:space="0" w:color="auto"/>
                    <w:left w:val="none" w:sz="0" w:space="0" w:color="auto"/>
                    <w:bottom w:val="none" w:sz="0" w:space="0" w:color="auto"/>
                    <w:right w:val="none" w:sz="0" w:space="0" w:color="auto"/>
                  </w:divBdr>
                  <w:divsChild>
                    <w:div w:id="11177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09046">
      <w:bodyDiv w:val="1"/>
      <w:marLeft w:val="0"/>
      <w:marRight w:val="0"/>
      <w:marTop w:val="0"/>
      <w:marBottom w:val="0"/>
      <w:divBdr>
        <w:top w:val="none" w:sz="0" w:space="0" w:color="auto"/>
        <w:left w:val="none" w:sz="0" w:space="0" w:color="auto"/>
        <w:bottom w:val="none" w:sz="0" w:space="0" w:color="auto"/>
        <w:right w:val="none" w:sz="0" w:space="0" w:color="auto"/>
      </w:divBdr>
      <w:divsChild>
        <w:div w:id="183053380">
          <w:marLeft w:val="0"/>
          <w:marRight w:val="0"/>
          <w:marTop w:val="0"/>
          <w:marBottom w:val="0"/>
          <w:divBdr>
            <w:top w:val="none" w:sz="0" w:space="0" w:color="auto"/>
            <w:left w:val="none" w:sz="0" w:space="0" w:color="auto"/>
            <w:bottom w:val="none" w:sz="0" w:space="0" w:color="auto"/>
            <w:right w:val="none" w:sz="0" w:space="0" w:color="auto"/>
          </w:divBdr>
          <w:divsChild>
            <w:div w:id="12668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9151">
      <w:bodyDiv w:val="1"/>
      <w:marLeft w:val="0"/>
      <w:marRight w:val="0"/>
      <w:marTop w:val="0"/>
      <w:marBottom w:val="0"/>
      <w:divBdr>
        <w:top w:val="none" w:sz="0" w:space="0" w:color="auto"/>
        <w:left w:val="none" w:sz="0" w:space="0" w:color="auto"/>
        <w:bottom w:val="none" w:sz="0" w:space="0" w:color="auto"/>
        <w:right w:val="none" w:sz="0" w:space="0" w:color="auto"/>
      </w:divBdr>
      <w:divsChild>
        <w:div w:id="1486165208">
          <w:marLeft w:val="0"/>
          <w:marRight w:val="0"/>
          <w:marTop w:val="0"/>
          <w:marBottom w:val="0"/>
          <w:divBdr>
            <w:top w:val="none" w:sz="0" w:space="0" w:color="auto"/>
            <w:left w:val="none" w:sz="0" w:space="0" w:color="auto"/>
            <w:bottom w:val="none" w:sz="0" w:space="0" w:color="auto"/>
            <w:right w:val="none" w:sz="0" w:space="0" w:color="auto"/>
          </w:divBdr>
          <w:divsChild>
            <w:div w:id="7196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3843">
      <w:bodyDiv w:val="1"/>
      <w:marLeft w:val="0"/>
      <w:marRight w:val="0"/>
      <w:marTop w:val="0"/>
      <w:marBottom w:val="0"/>
      <w:divBdr>
        <w:top w:val="none" w:sz="0" w:space="0" w:color="auto"/>
        <w:left w:val="none" w:sz="0" w:space="0" w:color="auto"/>
        <w:bottom w:val="none" w:sz="0" w:space="0" w:color="auto"/>
        <w:right w:val="none" w:sz="0" w:space="0" w:color="auto"/>
      </w:divBdr>
      <w:divsChild>
        <w:div w:id="153494408">
          <w:marLeft w:val="0"/>
          <w:marRight w:val="0"/>
          <w:marTop w:val="0"/>
          <w:marBottom w:val="0"/>
          <w:divBdr>
            <w:top w:val="none" w:sz="0" w:space="0" w:color="auto"/>
            <w:left w:val="none" w:sz="0" w:space="0" w:color="auto"/>
            <w:bottom w:val="none" w:sz="0" w:space="0" w:color="auto"/>
            <w:right w:val="none" w:sz="0" w:space="0" w:color="auto"/>
          </w:divBdr>
          <w:divsChild>
            <w:div w:id="853687320">
              <w:marLeft w:val="0"/>
              <w:marRight w:val="0"/>
              <w:marTop w:val="0"/>
              <w:marBottom w:val="0"/>
              <w:divBdr>
                <w:top w:val="none" w:sz="0" w:space="0" w:color="auto"/>
                <w:left w:val="none" w:sz="0" w:space="0" w:color="auto"/>
                <w:bottom w:val="none" w:sz="0" w:space="0" w:color="auto"/>
                <w:right w:val="none" w:sz="0" w:space="0" w:color="auto"/>
              </w:divBdr>
              <w:divsChild>
                <w:div w:id="223832136">
                  <w:marLeft w:val="0"/>
                  <w:marRight w:val="0"/>
                  <w:marTop w:val="0"/>
                  <w:marBottom w:val="0"/>
                  <w:divBdr>
                    <w:top w:val="none" w:sz="0" w:space="0" w:color="auto"/>
                    <w:left w:val="none" w:sz="0" w:space="0" w:color="auto"/>
                    <w:bottom w:val="none" w:sz="0" w:space="0" w:color="auto"/>
                    <w:right w:val="none" w:sz="0" w:space="0" w:color="auto"/>
                  </w:divBdr>
                  <w:divsChild>
                    <w:div w:id="17304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82157">
      <w:bodyDiv w:val="1"/>
      <w:marLeft w:val="0"/>
      <w:marRight w:val="0"/>
      <w:marTop w:val="0"/>
      <w:marBottom w:val="0"/>
      <w:divBdr>
        <w:top w:val="none" w:sz="0" w:space="0" w:color="auto"/>
        <w:left w:val="none" w:sz="0" w:space="0" w:color="auto"/>
        <w:bottom w:val="none" w:sz="0" w:space="0" w:color="auto"/>
        <w:right w:val="none" w:sz="0" w:space="0" w:color="auto"/>
      </w:divBdr>
      <w:divsChild>
        <w:div w:id="290550747">
          <w:marLeft w:val="0"/>
          <w:marRight w:val="0"/>
          <w:marTop w:val="0"/>
          <w:marBottom w:val="0"/>
          <w:divBdr>
            <w:top w:val="none" w:sz="0" w:space="0" w:color="auto"/>
            <w:left w:val="none" w:sz="0" w:space="0" w:color="auto"/>
            <w:bottom w:val="none" w:sz="0" w:space="0" w:color="auto"/>
            <w:right w:val="none" w:sz="0" w:space="0" w:color="auto"/>
          </w:divBdr>
          <w:divsChild>
            <w:div w:id="2042047481">
              <w:marLeft w:val="0"/>
              <w:marRight w:val="0"/>
              <w:marTop w:val="0"/>
              <w:marBottom w:val="0"/>
              <w:divBdr>
                <w:top w:val="none" w:sz="0" w:space="0" w:color="auto"/>
                <w:left w:val="none" w:sz="0" w:space="0" w:color="auto"/>
                <w:bottom w:val="none" w:sz="0" w:space="0" w:color="auto"/>
                <w:right w:val="none" w:sz="0" w:space="0" w:color="auto"/>
              </w:divBdr>
              <w:divsChild>
                <w:div w:id="5269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7768">
      <w:bodyDiv w:val="1"/>
      <w:marLeft w:val="0"/>
      <w:marRight w:val="0"/>
      <w:marTop w:val="0"/>
      <w:marBottom w:val="0"/>
      <w:divBdr>
        <w:top w:val="none" w:sz="0" w:space="0" w:color="auto"/>
        <w:left w:val="none" w:sz="0" w:space="0" w:color="auto"/>
        <w:bottom w:val="none" w:sz="0" w:space="0" w:color="auto"/>
        <w:right w:val="none" w:sz="0" w:space="0" w:color="auto"/>
      </w:divBdr>
      <w:divsChild>
        <w:div w:id="481125067">
          <w:marLeft w:val="0"/>
          <w:marRight w:val="0"/>
          <w:marTop w:val="0"/>
          <w:marBottom w:val="0"/>
          <w:divBdr>
            <w:top w:val="none" w:sz="0" w:space="0" w:color="auto"/>
            <w:left w:val="none" w:sz="0" w:space="0" w:color="auto"/>
            <w:bottom w:val="none" w:sz="0" w:space="0" w:color="auto"/>
            <w:right w:val="none" w:sz="0" w:space="0" w:color="auto"/>
          </w:divBdr>
          <w:divsChild>
            <w:div w:id="2031833211">
              <w:marLeft w:val="0"/>
              <w:marRight w:val="0"/>
              <w:marTop w:val="0"/>
              <w:marBottom w:val="0"/>
              <w:divBdr>
                <w:top w:val="none" w:sz="0" w:space="0" w:color="auto"/>
                <w:left w:val="none" w:sz="0" w:space="0" w:color="auto"/>
                <w:bottom w:val="none" w:sz="0" w:space="0" w:color="auto"/>
                <w:right w:val="none" w:sz="0" w:space="0" w:color="auto"/>
              </w:divBdr>
              <w:divsChild>
                <w:div w:id="1045911413">
                  <w:marLeft w:val="0"/>
                  <w:marRight w:val="0"/>
                  <w:marTop w:val="0"/>
                  <w:marBottom w:val="0"/>
                  <w:divBdr>
                    <w:top w:val="none" w:sz="0" w:space="0" w:color="auto"/>
                    <w:left w:val="none" w:sz="0" w:space="0" w:color="auto"/>
                    <w:bottom w:val="none" w:sz="0" w:space="0" w:color="auto"/>
                    <w:right w:val="none" w:sz="0" w:space="0" w:color="auto"/>
                  </w:divBdr>
                </w:div>
                <w:div w:id="13124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3186">
      <w:bodyDiv w:val="1"/>
      <w:marLeft w:val="0"/>
      <w:marRight w:val="0"/>
      <w:marTop w:val="0"/>
      <w:marBottom w:val="0"/>
      <w:divBdr>
        <w:top w:val="none" w:sz="0" w:space="0" w:color="auto"/>
        <w:left w:val="none" w:sz="0" w:space="0" w:color="auto"/>
        <w:bottom w:val="none" w:sz="0" w:space="0" w:color="auto"/>
        <w:right w:val="none" w:sz="0" w:space="0" w:color="auto"/>
      </w:divBdr>
      <w:divsChild>
        <w:div w:id="528104470">
          <w:marLeft w:val="0"/>
          <w:marRight w:val="0"/>
          <w:marTop w:val="0"/>
          <w:marBottom w:val="0"/>
          <w:divBdr>
            <w:top w:val="none" w:sz="0" w:space="0" w:color="auto"/>
            <w:left w:val="none" w:sz="0" w:space="0" w:color="auto"/>
            <w:bottom w:val="none" w:sz="0" w:space="0" w:color="auto"/>
            <w:right w:val="none" w:sz="0" w:space="0" w:color="auto"/>
          </w:divBdr>
          <w:divsChild>
            <w:div w:id="1771585571">
              <w:marLeft w:val="0"/>
              <w:marRight w:val="0"/>
              <w:marTop w:val="0"/>
              <w:marBottom w:val="0"/>
              <w:divBdr>
                <w:top w:val="none" w:sz="0" w:space="0" w:color="auto"/>
                <w:left w:val="none" w:sz="0" w:space="0" w:color="auto"/>
                <w:bottom w:val="none" w:sz="0" w:space="0" w:color="auto"/>
                <w:right w:val="none" w:sz="0" w:space="0" w:color="auto"/>
              </w:divBdr>
              <w:divsChild>
                <w:div w:id="5862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2899">
      <w:bodyDiv w:val="1"/>
      <w:marLeft w:val="0"/>
      <w:marRight w:val="0"/>
      <w:marTop w:val="0"/>
      <w:marBottom w:val="0"/>
      <w:divBdr>
        <w:top w:val="none" w:sz="0" w:space="0" w:color="auto"/>
        <w:left w:val="none" w:sz="0" w:space="0" w:color="auto"/>
        <w:bottom w:val="none" w:sz="0" w:space="0" w:color="auto"/>
        <w:right w:val="none" w:sz="0" w:space="0" w:color="auto"/>
      </w:divBdr>
      <w:divsChild>
        <w:div w:id="2060207334">
          <w:marLeft w:val="0"/>
          <w:marRight w:val="0"/>
          <w:marTop w:val="0"/>
          <w:marBottom w:val="0"/>
          <w:divBdr>
            <w:top w:val="none" w:sz="0" w:space="0" w:color="auto"/>
            <w:left w:val="none" w:sz="0" w:space="0" w:color="auto"/>
            <w:bottom w:val="none" w:sz="0" w:space="0" w:color="auto"/>
            <w:right w:val="none" w:sz="0" w:space="0" w:color="auto"/>
          </w:divBdr>
          <w:divsChild>
            <w:div w:id="1451895027">
              <w:marLeft w:val="0"/>
              <w:marRight w:val="0"/>
              <w:marTop w:val="0"/>
              <w:marBottom w:val="0"/>
              <w:divBdr>
                <w:top w:val="none" w:sz="0" w:space="0" w:color="auto"/>
                <w:left w:val="none" w:sz="0" w:space="0" w:color="auto"/>
                <w:bottom w:val="none" w:sz="0" w:space="0" w:color="auto"/>
                <w:right w:val="none" w:sz="0" w:space="0" w:color="auto"/>
              </w:divBdr>
              <w:divsChild>
                <w:div w:id="20133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33091">
      <w:bodyDiv w:val="1"/>
      <w:marLeft w:val="0"/>
      <w:marRight w:val="0"/>
      <w:marTop w:val="0"/>
      <w:marBottom w:val="0"/>
      <w:divBdr>
        <w:top w:val="none" w:sz="0" w:space="0" w:color="auto"/>
        <w:left w:val="none" w:sz="0" w:space="0" w:color="auto"/>
        <w:bottom w:val="none" w:sz="0" w:space="0" w:color="auto"/>
        <w:right w:val="none" w:sz="0" w:space="0" w:color="auto"/>
      </w:divBdr>
      <w:divsChild>
        <w:div w:id="1567062573">
          <w:marLeft w:val="0"/>
          <w:marRight w:val="0"/>
          <w:marTop w:val="0"/>
          <w:marBottom w:val="0"/>
          <w:divBdr>
            <w:top w:val="none" w:sz="0" w:space="0" w:color="auto"/>
            <w:left w:val="none" w:sz="0" w:space="0" w:color="auto"/>
            <w:bottom w:val="none" w:sz="0" w:space="0" w:color="auto"/>
            <w:right w:val="none" w:sz="0" w:space="0" w:color="auto"/>
          </w:divBdr>
          <w:divsChild>
            <w:div w:id="2122450653">
              <w:marLeft w:val="0"/>
              <w:marRight w:val="0"/>
              <w:marTop w:val="0"/>
              <w:marBottom w:val="0"/>
              <w:divBdr>
                <w:top w:val="none" w:sz="0" w:space="0" w:color="auto"/>
                <w:left w:val="none" w:sz="0" w:space="0" w:color="auto"/>
                <w:bottom w:val="none" w:sz="0" w:space="0" w:color="auto"/>
                <w:right w:val="none" w:sz="0" w:space="0" w:color="auto"/>
              </w:divBdr>
              <w:divsChild>
                <w:div w:id="5748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12619">
      <w:bodyDiv w:val="1"/>
      <w:marLeft w:val="0"/>
      <w:marRight w:val="0"/>
      <w:marTop w:val="0"/>
      <w:marBottom w:val="0"/>
      <w:divBdr>
        <w:top w:val="none" w:sz="0" w:space="0" w:color="auto"/>
        <w:left w:val="none" w:sz="0" w:space="0" w:color="auto"/>
        <w:bottom w:val="none" w:sz="0" w:space="0" w:color="auto"/>
        <w:right w:val="none" w:sz="0" w:space="0" w:color="auto"/>
      </w:divBdr>
      <w:divsChild>
        <w:div w:id="117720961">
          <w:marLeft w:val="0"/>
          <w:marRight w:val="0"/>
          <w:marTop w:val="0"/>
          <w:marBottom w:val="0"/>
          <w:divBdr>
            <w:top w:val="none" w:sz="0" w:space="0" w:color="auto"/>
            <w:left w:val="none" w:sz="0" w:space="0" w:color="auto"/>
            <w:bottom w:val="none" w:sz="0" w:space="0" w:color="auto"/>
            <w:right w:val="none" w:sz="0" w:space="0" w:color="auto"/>
          </w:divBdr>
          <w:divsChild>
            <w:div w:id="3673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4774">
      <w:bodyDiv w:val="1"/>
      <w:marLeft w:val="0"/>
      <w:marRight w:val="0"/>
      <w:marTop w:val="0"/>
      <w:marBottom w:val="0"/>
      <w:divBdr>
        <w:top w:val="none" w:sz="0" w:space="0" w:color="auto"/>
        <w:left w:val="none" w:sz="0" w:space="0" w:color="auto"/>
        <w:bottom w:val="none" w:sz="0" w:space="0" w:color="auto"/>
        <w:right w:val="none" w:sz="0" w:space="0" w:color="auto"/>
      </w:divBdr>
      <w:divsChild>
        <w:div w:id="1769616626">
          <w:marLeft w:val="0"/>
          <w:marRight w:val="0"/>
          <w:marTop w:val="0"/>
          <w:marBottom w:val="0"/>
          <w:divBdr>
            <w:top w:val="none" w:sz="0" w:space="0" w:color="auto"/>
            <w:left w:val="none" w:sz="0" w:space="0" w:color="auto"/>
            <w:bottom w:val="none" w:sz="0" w:space="0" w:color="auto"/>
            <w:right w:val="none" w:sz="0" w:space="0" w:color="auto"/>
          </w:divBdr>
          <w:divsChild>
            <w:div w:id="241910291">
              <w:marLeft w:val="0"/>
              <w:marRight w:val="0"/>
              <w:marTop w:val="0"/>
              <w:marBottom w:val="0"/>
              <w:divBdr>
                <w:top w:val="none" w:sz="0" w:space="0" w:color="auto"/>
                <w:left w:val="none" w:sz="0" w:space="0" w:color="auto"/>
                <w:bottom w:val="none" w:sz="0" w:space="0" w:color="auto"/>
                <w:right w:val="none" w:sz="0" w:space="0" w:color="auto"/>
              </w:divBdr>
              <w:divsChild>
                <w:div w:id="3696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1489">
      <w:bodyDiv w:val="1"/>
      <w:marLeft w:val="0"/>
      <w:marRight w:val="0"/>
      <w:marTop w:val="0"/>
      <w:marBottom w:val="0"/>
      <w:divBdr>
        <w:top w:val="none" w:sz="0" w:space="0" w:color="auto"/>
        <w:left w:val="none" w:sz="0" w:space="0" w:color="auto"/>
        <w:bottom w:val="none" w:sz="0" w:space="0" w:color="auto"/>
        <w:right w:val="none" w:sz="0" w:space="0" w:color="auto"/>
      </w:divBdr>
      <w:divsChild>
        <w:div w:id="121045734">
          <w:marLeft w:val="0"/>
          <w:marRight w:val="0"/>
          <w:marTop w:val="0"/>
          <w:marBottom w:val="0"/>
          <w:divBdr>
            <w:top w:val="none" w:sz="0" w:space="0" w:color="auto"/>
            <w:left w:val="none" w:sz="0" w:space="0" w:color="auto"/>
            <w:bottom w:val="none" w:sz="0" w:space="0" w:color="auto"/>
            <w:right w:val="none" w:sz="0" w:space="0" w:color="auto"/>
          </w:divBdr>
          <w:divsChild>
            <w:div w:id="286545963">
              <w:marLeft w:val="0"/>
              <w:marRight w:val="0"/>
              <w:marTop w:val="0"/>
              <w:marBottom w:val="0"/>
              <w:divBdr>
                <w:top w:val="none" w:sz="0" w:space="0" w:color="auto"/>
                <w:left w:val="none" w:sz="0" w:space="0" w:color="auto"/>
                <w:bottom w:val="none" w:sz="0" w:space="0" w:color="auto"/>
                <w:right w:val="none" w:sz="0" w:space="0" w:color="auto"/>
              </w:divBdr>
              <w:divsChild>
                <w:div w:id="16844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5318">
      <w:bodyDiv w:val="1"/>
      <w:marLeft w:val="0"/>
      <w:marRight w:val="0"/>
      <w:marTop w:val="0"/>
      <w:marBottom w:val="0"/>
      <w:divBdr>
        <w:top w:val="none" w:sz="0" w:space="0" w:color="auto"/>
        <w:left w:val="none" w:sz="0" w:space="0" w:color="auto"/>
        <w:bottom w:val="none" w:sz="0" w:space="0" w:color="auto"/>
        <w:right w:val="none" w:sz="0" w:space="0" w:color="auto"/>
      </w:divBdr>
      <w:divsChild>
        <w:div w:id="875895668">
          <w:marLeft w:val="0"/>
          <w:marRight w:val="0"/>
          <w:marTop w:val="0"/>
          <w:marBottom w:val="0"/>
          <w:divBdr>
            <w:top w:val="none" w:sz="0" w:space="0" w:color="auto"/>
            <w:left w:val="none" w:sz="0" w:space="0" w:color="auto"/>
            <w:bottom w:val="none" w:sz="0" w:space="0" w:color="auto"/>
            <w:right w:val="none" w:sz="0" w:space="0" w:color="auto"/>
          </w:divBdr>
          <w:divsChild>
            <w:div w:id="1415856611">
              <w:marLeft w:val="0"/>
              <w:marRight w:val="0"/>
              <w:marTop w:val="0"/>
              <w:marBottom w:val="0"/>
              <w:divBdr>
                <w:top w:val="none" w:sz="0" w:space="0" w:color="auto"/>
                <w:left w:val="none" w:sz="0" w:space="0" w:color="auto"/>
                <w:bottom w:val="none" w:sz="0" w:space="0" w:color="auto"/>
                <w:right w:val="none" w:sz="0" w:space="0" w:color="auto"/>
              </w:divBdr>
              <w:divsChild>
                <w:div w:id="1074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1601">
      <w:bodyDiv w:val="1"/>
      <w:marLeft w:val="0"/>
      <w:marRight w:val="0"/>
      <w:marTop w:val="0"/>
      <w:marBottom w:val="0"/>
      <w:divBdr>
        <w:top w:val="none" w:sz="0" w:space="0" w:color="auto"/>
        <w:left w:val="none" w:sz="0" w:space="0" w:color="auto"/>
        <w:bottom w:val="none" w:sz="0" w:space="0" w:color="auto"/>
        <w:right w:val="none" w:sz="0" w:space="0" w:color="auto"/>
      </w:divBdr>
      <w:divsChild>
        <w:div w:id="1106384675">
          <w:marLeft w:val="0"/>
          <w:marRight w:val="0"/>
          <w:marTop w:val="0"/>
          <w:marBottom w:val="0"/>
          <w:divBdr>
            <w:top w:val="none" w:sz="0" w:space="0" w:color="auto"/>
            <w:left w:val="none" w:sz="0" w:space="0" w:color="auto"/>
            <w:bottom w:val="none" w:sz="0" w:space="0" w:color="auto"/>
            <w:right w:val="none" w:sz="0" w:space="0" w:color="auto"/>
          </w:divBdr>
          <w:divsChild>
            <w:div w:id="980424834">
              <w:marLeft w:val="0"/>
              <w:marRight w:val="0"/>
              <w:marTop w:val="0"/>
              <w:marBottom w:val="0"/>
              <w:divBdr>
                <w:top w:val="none" w:sz="0" w:space="0" w:color="auto"/>
                <w:left w:val="none" w:sz="0" w:space="0" w:color="auto"/>
                <w:bottom w:val="none" w:sz="0" w:space="0" w:color="auto"/>
                <w:right w:val="none" w:sz="0" w:space="0" w:color="auto"/>
              </w:divBdr>
              <w:divsChild>
                <w:div w:id="1970672576">
                  <w:marLeft w:val="0"/>
                  <w:marRight w:val="0"/>
                  <w:marTop w:val="0"/>
                  <w:marBottom w:val="0"/>
                  <w:divBdr>
                    <w:top w:val="none" w:sz="0" w:space="0" w:color="auto"/>
                    <w:left w:val="none" w:sz="0" w:space="0" w:color="auto"/>
                    <w:bottom w:val="none" w:sz="0" w:space="0" w:color="auto"/>
                    <w:right w:val="none" w:sz="0" w:space="0" w:color="auto"/>
                  </w:divBdr>
                  <w:divsChild>
                    <w:div w:id="15257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6323">
      <w:bodyDiv w:val="1"/>
      <w:marLeft w:val="0"/>
      <w:marRight w:val="0"/>
      <w:marTop w:val="0"/>
      <w:marBottom w:val="0"/>
      <w:divBdr>
        <w:top w:val="none" w:sz="0" w:space="0" w:color="auto"/>
        <w:left w:val="none" w:sz="0" w:space="0" w:color="auto"/>
        <w:bottom w:val="none" w:sz="0" w:space="0" w:color="auto"/>
        <w:right w:val="none" w:sz="0" w:space="0" w:color="auto"/>
      </w:divBdr>
      <w:divsChild>
        <w:div w:id="158415">
          <w:marLeft w:val="0"/>
          <w:marRight w:val="0"/>
          <w:marTop w:val="0"/>
          <w:marBottom w:val="0"/>
          <w:divBdr>
            <w:top w:val="none" w:sz="0" w:space="0" w:color="auto"/>
            <w:left w:val="none" w:sz="0" w:space="0" w:color="auto"/>
            <w:bottom w:val="none" w:sz="0" w:space="0" w:color="auto"/>
            <w:right w:val="none" w:sz="0" w:space="0" w:color="auto"/>
          </w:divBdr>
          <w:divsChild>
            <w:div w:id="261190387">
              <w:marLeft w:val="0"/>
              <w:marRight w:val="0"/>
              <w:marTop w:val="0"/>
              <w:marBottom w:val="0"/>
              <w:divBdr>
                <w:top w:val="none" w:sz="0" w:space="0" w:color="auto"/>
                <w:left w:val="none" w:sz="0" w:space="0" w:color="auto"/>
                <w:bottom w:val="none" w:sz="0" w:space="0" w:color="auto"/>
                <w:right w:val="none" w:sz="0" w:space="0" w:color="auto"/>
              </w:divBdr>
              <w:divsChild>
                <w:div w:id="613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35657">
      <w:bodyDiv w:val="1"/>
      <w:marLeft w:val="0"/>
      <w:marRight w:val="0"/>
      <w:marTop w:val="0"/>
      <w:marBottom w:val="0"/>
      <w:divBdr>
        <w:top w:val="none" w:sz="0" w:space="0" w:color="auto"/>
        <w:left w:val="none" w:sz="0" w:space="0" w:color="auto"/>
        <w:bottom w:val="none" w:sz="0" w:space="0" w:color="auto"/>
        <w:right w:val="none" w:sz="0" w:space="0" w:color="auto"/>
      </w:divBdr>
      <w:divsChild>
        <w:div w:id="2042508066">
          <w:marLeft w:val="0"/>
          <w:marRight w:val="0"/>
          <w:marTop w:val="0"/>
          <w:marBottom w:val="0"/>
          <w:divBdr>
            <w:top w:val="none" w:sz="0" w:space="0" w:color="auto"/>
            <w:left w:val="none" w:sz="0" w:space="0" w:color="auto"/>
            <w:bottom w:val="none" w:sz="0" w:space="0" w:color="auto"/>
            <w:right w:val="none" w:sz="0" w:space="0" w:color="auto"/>
          </w:divBdr>
          <w:divsChild>
            <w:div w:id="1991206485">
              <w:marLeft w:val="0"/>
              <w:marRight w:val="0"/>
              <w:marTop w:val="0"/>
              <w:marBottom w:val="0"/>
              <w:divBdr>
                <w:top w:val="none" w:sz="0" w:space="0" w:color="auto"/>
                <w:left w:val="none" w:sz="0" w:space="0" w:color="auto"/>
                <w:bottom w:val="none" w:sz="0" w:space="0" w:color="auto"/>
                <w:right w:val="none" w:sz="0" w:space="0" w:color="auto"/>
              </w:divBdr>
              <w:divsChild>
                <w:div w:id="20290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5305">
      <w:bodyDiv w:val="1"/>
      <w:marLeft w:val="0"/>
      <w:marRight w:val="0"/>
      <w:marTop w:val="0"/>
      <w:marBottom w:val="0"/>
      <w:divBdr>
        <w:top w:val="none" w:sz="0" w:space="0" w:color="auto"/>
        <w:left w:val="none" w:sz="0" w:space="0" w:color="auto"/>
        <w:bottom w:val="none" w:sz="0" w:space="0" w:color="auto"/>
        <w:right w:val="none" w:sz="0" w:space="0" w:color="auto"/>
      </w:divBdr>
      <w:divsChild>
        <w:div w:id="531653620">
          <w:marLeft w:val="0"/>
          <w:marRight w:val="0"/>
          <w:marTop w:val="0"/>
          <w:marBottom w:val="0"/>
          <w:divBdr>
            <w:top w:val="none" w:sz="0" w:space="0" w:color="auto"/>
            <w:left w:val="none" w:sz="0" w:space="0" w:color="auto"/>
            <w:bottom w:val="none" w:sz="0" w:space="0" w:color="auto"/>
            <w:right w:val="none" w:sz="0" w:space="0" w:color="auto"/>
          </w:divBdr>
          <w:divsChild>
            <w:div w:id="1968124222">
              <w:marLeft w:val="0"/>
              <w:marRight w:val="0"/>
              <w:marTop w:val="0"/>
              <w:marBottom w:val="0"/>
              <w:divBdr>
                <w:top w:val="none" w:sz="0" w:space="0" w:color="auto"/>
                <w:left w:val="none" w:sz="0" w:space="0" w:color="auto"/>
                <w:bottom w:val="none" w:sz="0" w:space="0" w:color="auto"/>
                <w:right w:val="none" w:sz="0" w:space="0" w:color="auto"/>
              </w:divBdr>
              <w:divsChild>
                <w:div w:id="6781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9406">
      <w:bodyDiv w:val="1"/>
      <w:marLeft w:val="0"/>
      <w:marRight w:val="0"/>
      <w:marTop w:val="0"/>
      <w:marBottom w:val="0"/>
      <w:divBdr>
        <w:top w:val="none" w:sz="0" w:space="0" w:color="auto"/>
        <w:left w:val="none" w:sz="0" w:space="0" w:color="auto"/>
        <w:bottom w:val="none" w:sz="0" w:space="0" w:color="auto"/>
        <w:right w:val="none" w:sz="0" w:space="0" w:color="auto"/>
      </w:divBdr>
      <w:divsChild>
        <w:div w:id="2041665217">
          <w:marLeft w:val="0"/>
          <w:marRight w:val="0"/>
          <w:marTop w:val="0"/>
          <w:marBottom w:val="0"/>
          <w:divBdr>
            <w:top w:val="none" w:sz="0" w:space="0" w:color="auto"/>
            <w:left w:val="none" w:sz="0" w:space="0" w:color="auto"/>
            <w:bottom w:val="none" w:sz="0" w:space="0" w:color="auto"/>
            <w:right w:val="none" w:sz="0" w:space="0" w:color="auto"/>
          </w:divBdr>
          <w:divsChild>
            <w:div w:id="1766803978">
              <w:marLeft w:val="0"/>
              <w:marRight w:val="0"/>
              <w:marTop w:val="0"/>
              <w:marBottom w:val="0"/>
              <w:divBdr>
                <w:top w:val="none" w:sz="0" w:space="0" w:color="auto"/>
                <w:left w:val="none" w:sz="0" w:space="0" w:color="auto"/>
                <w:bottom w:val="none" w:sz="0" w:space="0" w:color="auto"/>
                <w:right w:val="none" w:sz="0" w:space="0" w:color="auto"/>
              </w:divBdr>
              <w:divsChild>
                <w:div w:id="9348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55676">
      <w:bodyDiv w:val="1"/>
      <w:marLeft w:val="0"/>
      <w:marRight w:val="0"/>
      <w:marTop w:val="0"/>
      <w:marBottom w:val="0"/>
      <w:divBdr>
        <w:top w:val="none" w:sz="0" w:space="0" w:color="auto"/>
        <w:left w:val="none" w:sz="0" w:space="0" w:color="auto"/>
        <w:bottom w:val="none" w:sz="0" w:space="0" w:color="auto"/>
        <w:right w:val="none" w:sz="0" w:space="0" w:color="auto"/>
      </w:divBdr>
      <w:divsChild>
        <w:div w:id="1583568013">
          <w:marLeft w:val="0"/>
          <w:marRight w:val="0"/>
          <w:marTop w:val="0"/>
          <w:marBottom w:val="0"/>
          <w:divBdr>
            <w:top w:val="none" w:sz="0" w:space="0" w:color="auto"/>
            <w:left w:val="none" w:sz="0" w:space="0" w:color="auto"/>
            <w:bottom w:val="none" w:sz="0" w:space="0" w:color="auto"/>
            <w:right w:val="none" w:sz="0" w:space="0" w:color="auto"/>
          </w:divBdr>
          <w:divsChild>
            <w:div w:id="1352992404">
              <w:marLeft w:val="0"/>
              <w:marRight w:val="0"/>
              <w:marTop w:val="0"/>
              <w:marBottom w:val="0"/>
              <w:divBdr>
                <w:top w:val="none" w:sz="0" w:space="0" w:color="auto"/>
                <w:left w:val="none" w:sz="0" w:space="0" w:color="auto"/>
                <w:bottom w:val="none" w:sz="0" w:space="0" w:color="auto"/>
                <w:right w:val="none" w:sz="0" w:space="0" w:color="auto"/>
              </w:divBdr>
              <w:divsChild>
                <w:div w:id="14136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3901">
      <w:bodyDiv w:val="1"/>
      <w:marLeft w:val="0"/>
      <w:marRight w:val="0"/>
      <w:marTop w:val="0"/>
      <w:marBottom w:val="0"/>
      <w:divBdr>
        <w:top w:val="none" w:sz="0" w:space="0" w:color="auto"/>
        <w:left w:val="none" w:sz="0" w:space="0" w:color="auto"/>
        <w:bottom w:val="none" w:sz="0" w:space="0" w:color="auto"/>
        <w:right w:val="none" w:sz="0" w:space="0" w:color="auto"/>
      </w:divBdr>
      <w:divsChild>
        <w:div w:id="2093816799">
          <w:marLeft w:val="0"/>
          <w:marRight w:val="0"/>
          <w:marTop w:val="0"/>
          <w:marBottom w:val="0"/>
          <w:divBdr>
            <w:top w:val="none" w:sz="0" w:space="0" w:color="auto"/>
            <w:left w:val="none" w:sz="0" w:space="0" w:color="auto"/>
            <w:bottom w:val="none" w:sz="0" w:space="0" w:color="auto"/>
            <w:right w:val="none" w:sz="0" w:space="0" w:color="auto"/>
          </w:divBdr>
          <w:divsChild>
            <w:div w:id="16764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7743">
      <w:bodyDiv w:val="1"/>
      <w:marLeft w:val="0"/>
      <w:marRight w:val="0"/>
      <w:marTop w:val="0"/>
      <w:marBottom w:val="0"/>
      <w:divBdr>
        <w:top w:val="none" w:sz="0" w:space="0" w:color="auto"/>
        <w:left w:val="none" w:sz="0" w:space="0" w:color="auto"/>
        <w:bottom w:val="none" w:sz="0" w:space="0" w:color="auto"/>
        <w:right w:val="none" w:sz="0" w:space="0" w:color="auto"/>
      </w:divBdr>
      <w:divsChild>
        <w:div w:id="785153571">
          <w:marLeft w:val="0"/>
          <w:marRight w:val="0"/>
          <w:marTop w:val="0"/>
          <w:marBottom w:val="0"/>
          <w:divBdr>
            <w:top w:val="none" w:sz="0" w:space="0" w:color="auto"/>
            <w:left w:val="none" w:sz="0" w:space="0" w:color="auto"/>
            <w:bottom w:val="none" w:sz="0" w:space="0" w:color="auto"/>
            <w:right w:val="none" w:sz="0" w:space="0" w:color="auto"/>
          </w:divBdr>
          <w:divsChild>
            <w:div w:id="174156879">
              <w:marLeft w:val="0"/>
              <w:marRight w:val="0"/>
              <w:marTop w:val="0"/>
              <w:marBottom w:val="0"/>
              <w:divBdr>
                <w:top w:val="none" w:sz="0" w:space="0" w:color="auto"/>
                <w:left w:val="none" w:sz="0" w:space="0" w:color="auto"/>
                <w:bottom w:val="none" w:sz="0" w:space="0" w:color="auto"/>
                <w:right w:val="none" w:sz="0" w:space="0" w:color="auto"/>
              </w:divBdr>
              <w:divsChild>
                <w:div w:id="1422214923">
                  <w:marLeft w:val="0"/>
                  <w:marRight w:val="0"/>
                  <w:marTop w:val="0"/>
                  <w:marBottom w:val="0"/>
                  <w:divBdr>
                    <w:top w:val="none" w:sz="0" w:space="0" w:color="auto"/>
                    <w:left w:val="none" w:sz="0" w:space="0" w:color="auto"/>
                    <w:bottom w:val="none" w:sz="0" w:space="0" w:color="auto"/>
                    <w:right w:val="none" w:sz="0" w:space="0" w:color="auto"/>
                  </w:divBdr>
                  <w:divsChild>
                    <w:div w:id="3496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4185">
      <w:bodyDiv w:val="1"/>
      <w:marLeft w:val="0"/>
      <w:marRight w:val="0"/>
      <w:marTop w:val="0"/>
      <w:marBottom w:val="0"/>
      <w:divBdr>
        <w:top w:val="none" w:sz="0" w:space="0" w:color="auto"/>
        <w:left w:val="none" w:sz="0" w:space="0" w:color="auto"/>
        <w:bottom w:val="none" w:sz="0" w:space="0" w:color="auto"/>
        <w:right w:val="none" w:sz="0" w:space="0" w:color="auto"/>
      </w:divBdr>
      <w:divsChild>
        <w:div w:id="1019310349">
          <w:marLeft w:val="0"/>
          <w:marRight w:val="0"/>
          <w:marTop w:val="0"/>
          <w:marBottom w:val="0"/>
          <w:divBdr>
            <w:top w:val="none" w:sz="0" w:space="0" w:color="auto"/>
            <w:left w:val="none" w:sz="0" w:space="0" w:color="auto"/>
            <w:bottom w:val="none" w:sz="0" w:space="0" w:color="auto"/>
            <w:right w:val="none" w:sz="0" w:space="0" w:color="auto"/>
          </w:divBdr>
          <w:divsChild>
            <w:div w:id="1017392803">
              <w:marLeft w:val="0"/>
              <w:marRight w:val="0"/>
              <w:marTop w:val="0"/>
              <w:marBottom w:val="0"/>
              <w:divBdr>
                <w:top w:val="none" w:sz="0" w:space="0" w:color="auto"/>
                <w:left w:val="none" w:sz="0" w:space="0" w:color="auto"/>
                <w:bottom w:val="none" w:sz="0" w:space="0" w:color="auto"/>
                <w:right w:val="none" w:sz="0" w:space="0" w:color="auto"/>
              </w:divBdr>
              <w:divsChild>
                <w:div w:id="13336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8929">
      <w:bodyDiv w:val="1"/>
      <w:marLeft w:val="0"/>
      <w:marRight w:val="0"/>
      <w:marTop w:val="0"/>
      <w:marBottom w:val="0"/>
      <w:divBdr>
        <w:top w:val="none" w:sz="0" w:space="0" w:color="auto"/>
        <w:left w:val="none" w:sz="0" w:space="0" w:color="auto"/>
        <w:bottom w:val="none" w:sz="0" w:space="0" w:color="auto"/>
        <w:right w:val="none" w:sz="0" w:space="0" w:color="auto"/>
      </w:divBdr>
      <w:divsChild>
        <w:div w:id="296374756">
          <w:marLeft w:val="0"/>
          <w:marRight w:val="0"/>
          <w:marTop w:val="0"/>
          <w:marBottom w:val="0"/>
          <w:divBdr>
            <w:top w:val="none" w:sz="0" w:space="0" w:color="auto"/>
            <w:left w:val="none" w:sz="0" w:space="0" w:color="auto"/>
            <w:bottom w:val="none" w:sz="0" w:space="0" w:color="auto"/>
            <w:right w:val="none" w:sz="0" w:space="0" w:color="auto"/>
          </w:divBdr>
          <w:divsChild>
            <w:div w:id="1918131644">
              <w:marLeft w:val="0"/>
              <w:marRight w:val="0"/>
              <w:marTop w:val="0"/>
              <w:marBottom w:val="0"/>
              <w:divBdr>
                <w:top w:val="none" w:sz="0" w:space="0" w:color="auto"/>
                <w:left w:val="none" w:sz="0" w:space="0" w:color="auto"/>
                <w:bottom w:val="none" w:sz="0" w:space="0" w:color="auto"/>
                <w:right w:val="none" w:sz="0" w:space="0" w:color="auto"/>
              </w:divBdr>
              <w:divsChild>
                <w:div w:id="13912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4280">
      <w:bodyDiv w:val="1"/>
      <w:marLeft w:val="0"/>
      <w:marRight w:val="0"/>
      <w:marTop w:val="0"/>
      <w:marBottom w:val="0"/>
      <w:divBdr>
        <w:top w:val="none" w:sz="0" w:space="0" w:color="auto"/>
        <w:left w:val="none" w:sz="0" w:space="0" w:color="auto"/>
        <w:bottom w:val="none" w:sz="0" w:space="0" w:color="auto"/>
        <w:right w:val="none" w:sz="0" w:space="0" w:color="auto"/>
      </w:divBdr>
      <w:divsChild>
        <w:div w:id="1518273317">
          <w:marLeft w:val="0"/>
          <w:marRight w:val="0"/>
          <w:marTop w:val="0"/>
          <w:marBottom w:val="0"/>
          <w:divBdr>
            <w:top w:val="none" w:sz="0" w:space="0" w:color="auto"/>
            <w:left w:val="none" w:sz="0" w:space="0" w:color="auto"/>
            <w:bottom w:val="none" w:sz="0" w:space="0" w:color="auto"/>
            <w:right w:val="none" w:sz="0" w:space="0" w:color="auto"/>
          </w:divBdr>
          <w:divsChild>
            <w:div w:id="1655600539">
              <w:marLeft w:val="0"/>
              <w:marRight w:val="0"/>
              <w:marTop w:val="0"/>
              <w:marBottom w:val="0"/>
              <w:divBdr>
                <w:top w:val="none" w:sz="0" w:space="0" w:color="auto"/>
                <w:left w:val="none" w:sz="0" w:space="0" w:color="auto"/>
                <w:bottom w:val="none" w:sz="0" w:space="0" w:color="auto"/>
                <w:right w:val="none" w:sz="0" w:space="0" w:color="auto"/>
              </w:divBdr>
              <w:divsChild>
                <w:div w:id="12918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8328">
      <w:bodyDiv w:val="1"/>
      <w:marLeft w:val="0"/>
      <w:marRight w:val="0"/>
      <w:marTop w:val="0"/>
      <w:marBottom w:val="0"/>
      <w:divBdr>
        <w:top w:val="none" w:sz="0" w:space="0" w:color="auto"/>
        <w:left w:val="none" w:sz="0" w:space="0" w:color="auto"/>
        <w:bottom w:val="none" w:sz="0" w:space="0" w:color="auto"/>
        <w:right w:val="none" w:sz="0" w:space="0" w:color="auto"/>
      </w:divBdr>
    </w:div>
    <w:div w:id="1023091464">
      <w:bodyDiv w:val="1"/>
      <w:marLeft w:val="0"/>
      <w:marRight w:val="0"/>
      <w:marTop w:val="0"/>
      <w:marBottom w:val="0"/>
      <w:divBdr>
        <w:top w:val="none" w:sz="0" w:space="0" w:color="auto"/>
        <w:left w:val="none" w:sz="0" w:space="0" w:color="auto"/>
        <w:bottom w:val="none" w:sz="0" w:space="0" w:color="auto"/>
        <w:right w:val="none" w:sz="0" w:space="0" w:color="auto"/>
      </w:divBdr>
    </w:div>
    <w:div w:id="1030256773">
      <w:bodyDiv w:val="1"/>
      <w:marLeft w:val="0"/>
      <w:marRight w:val="0"/>
      <w:marTop w:val="0"/>
      <w:marBottom w:val="0"/>
      <w:divBdr>
        <w:top w:val="none" w:sz="0" w:space="0" w:color="auto"/>
        <w:left w:val="none" w:sz="0" w:space="0" w:color="auto"/>
        <w:bottom w:val="none" w:sz="0" w:space="0" w:color="auto"/>
        <w:right w:val="none" w:sz="0" w:space="0" w:color="auto"/>
      </w:divBdr>
      <w:divsChild>
        <w:div w:id="416949739">
          <w:marLeft w:val="0"/>
          <w:marRight w:val="0"/>
          <w:marTop w:val="0"/>
          <w:marBottom w:val="0"/>
          <w:divBdr>
            <w:top w:val="none" w:sz="0" w:space="0" w:color="auto"/>
            <w:left w:val="none" w:sz="0" w:space="0" w:color="auto"/>
            <w:bottom w:val="none" w:sz="0" w:space="0" w:color="auto"/>
            <w:right w:val="none" w:sz="0" w:space="0" w:color="auto"/>
          </w:divBdr>
          <w:divsChild>
            <w:div w:id="962463815">
              <w:marLeft w:val="0"/>
              <w:marRight w:val="0"/>
              <w:marTop w:val="0"/>
              <w:marBottom w:val="0"/>
              <w:divBdr>
                <w:top w:val="none" w:sz="0" w:space="0" w:color="auto"/>
                <w:left w:val="none" w:sz="0" w:space="0" w:color="auto"/>
                <w:bottom w:val="none" w:sz="0" w:space="0" w:color="auto"/>
                <w:right w:val="none" w:sz="0" w:space="0" w:color="auto"/>
              </w:divBdr>
              <w:divsChild>
                <w:div w:id="19046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12655">
      <w:bodyDiv w:val="1"/>
      <w:marLeft w:val="0"/>
      <w:marRight w:val="0"/>
      <w:marTop w:val="0"/>
      <w:marBottom w:val="0"/>
      <w:divBdr>
        <w:top w:val="none" w:sz="0" w:space="0" w:color="auto"/>
        <w:left w:val="none" w:sz="0" w:space="0" w:color="auto"/>
        <w:bottom w:val="none" w:sz="0" w:space="0" w:color="auto"/>
        <w:right w:val="none" w:sz="0" w:space="0" w:color="auto"/>
      </w:divBdr>
      <w:divsChild>
        <w:div w:id="1025135710">
          <w:marLeft w:val="0"/>
          <w:marRight w:val="0"/>
          <w:marTop w:val="0"/>
          <w:marBottom w:val="0"/>
          <w:divBdr>
            <w:top w:val="none" w:sz="0" w:space="0" w:color="auto"/>
            <w:left w:val="none" w:sz="0" w:space="0" w:color="auto"/>
            <w:bottom w:val="none" w:sz="0" w:space="0" w:color="auto"/>
            <w:right w:val="none" w:sz="0" w:space="0" w:color="auto"/>
          </w:divBdr>
          <w:divsChild>
            <w:div w:id="1316494743">
              <w:marLeft w:val="0"/>
              <w:marRight w:val="0"/>
              <w:marTop w:val="0"/>
              <w:marBottom w:val="0"/>
              <w:divBdr>
                <w:top w:val="none" w:sz="0" w:space="0" w:color="auto"/>
                <w:left w:val="none" w:sz="0" w:space="0" w:color="auto"/>
                <w:bottom w:val="none" w:sz="0" w:space="0" w:color="auto"/>
                <w:right w:val="none" w:sz="0" w:space="0" w:color="auto"/>
              </w:divBdr>
              <w:divsChild>
                <w:div w:id="9124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01217">
      <w:bodyDiv w:val="1"/>
      <w:marLeft w:val="0"/>
      <w:marRight w:val="0"/>
      <w:marTop w:val="0"/>
      <w:marBottom w:val="0"/>
      <w:divBdr>
        <w:top w:val="none" w:sz="0" w:space="0" w:color="auto"/>
        <w:left w:val="none" w:sz="0" w:space="0" w:color="auto"/>
        <w:bottom w:val="none" w:sz="0" w:space="0" w:color="auto"/>
        <w:right w:val="none" w:sz="0" w:space="0" w:color="auto"/>
      </w:divBdr>
      <w:divsChild>
        <w:div w:id="284389842">
          <w:marLeft w:val="0"/>
          <w:marRight w:val="0"/>
          <w:marTop w:val="0"/>
          <w:marBottom w:val="0"/>
          <w:divBdr>
            <w:top w:val="none" w:sz="0" w:space="0" w:color="auto"/>
            <w:left w:val="none" w:sz="0" w:space="0" w:color="auto"/>
            <w:bottom w:val="none" w:sz="0" w:space="0" w:color="auto"/>
            <w:right w:val="none" w:sz="0" w:space="0" w:color="auto"/>
          </w:divBdr>
          <w:divsChild>
            <w:div w:id="1641113157">
              <w:marLeft w:val="0"/>
              <w:marRight w:val="0"/>
              <w:marTop w:val="0"/>
              <w:marBottom w:val="0"/>
              <w:divBdr>
                <w:top w:val="none" w:sz="0" w:space="0" w:color="auto"/>
                <w:left w:val="none" w:sz="0" w:space="0" w:color="auto"/>
                <w:bottom w:val="none" w:sz="0" w:space="0" w:color="auto"/>
                <w:right w:val="none" w:sz="0" w:space="0" w:color="auto"/>
              </w:divBdr>
              <w:divsChild>
                <w:div w:id="20076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5871">
      <w:bodyDiv w:val="1"/>
      <w:marLeft w:val="0"/>
      <w:marRight w:val="0"/>
      <w:marTop w:val="0"/>
      <w:marBottom w:val="0"/>
      <w:divBdr>
        <w:top w:val="none" w:sz="0" w:space="0" w:color="auto"/>
        <w:left w:val="none" w:sz="0" w:space="0" w:color="auto"/>
        <w:bottom w:val="none" w:sz="0" w:space="0" w:color="auto"/>
        <w:right w:val="none" w:sz="0" w:space="0" w:color="auto"/>
      </w:divBdr>
      <w:divsChild>
        <w:div w:id="1409158366">
          <w:marLeft w:val="0"/>
          <w:marRight w:val="0"/>
          <w:marTop w:val="0"/>
          <w:marBottom w:val="0"/>
          <w:divBdr>
            <w:top w:val="none" w:sz="0" w:space="0" w:color="auto"/>
            <w:left w:val="none" w:sz="0" w:space="0" w:color="auto"/>
            <w:bottom w:val="none" w:sz="0" w:space="0" w:color="auto"/>
            <w:right w:val="none" w:sz="0" w:space="0" w:color="auto"/>
          </w:divBdr>
          <w:divsChild>
            <w:div w:id="571086875">
              <w:marLeft w:val="0"/>
              <w:marRight w:val="0"/>
              <w:marTop w:val="0"/>
              <w:marBottom w:val="0"/>
              <w:divBdr>
                <w:top w:val="none" w:sz="0" w:space="0" w:color="auto"/>
                <w:left w:val="none" w:sz="0" w:space="0" w:color="auto"/>
                <w:bottom w:val="none" w:sz="0" w:space="0" w:color="auto"/>
                <w:right w:val="none" w:sz="0" w:space="0" w:color="auto"/>
              </w:divBdr>
              <w:divsChild>
                <w:div w:id="984626404">
                  <w:marLeft w:val="0"/>
                  <w:marRight w:val="0"/>
                  <w:marTop w:val="0"/>
                  <w:marBottom w:val="0"/>
                  <w:divBdr>
                    <w:top w:val="none" w:sz="0" w:space="0" w:color="auto"/>
                    <w:left w:val="none" w:sz="0" w:space="0" w:color="auto"/>
                    <w:bottom w:val="none" w:sz="0" w:space="0" w:color="auto"/>
                    <w:right w:val="none" w:sz="0" w:space="0" w:color="auto"/>
                  </w:divBdr>
                  <w:divsChild>
                    <w:div w:id="13088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4685">
      <w:bodyDiv w:val="1"/>
      <w:marLeft w:val="0"/>
      <w:marRight w:val="0"/>
      <w:marTop w:val="0"/>
      <w:marBottom w:val="0"/>
      <w:divBdr>
        <w:top w:val="none" w:sz="0" w:space="0" w:color="auto"/>
        <w:left w:val="none" w:sz="0" w:space="0" w:color="auto"/>
        <w:bottom w:val="none" w:sz="0" w:space="0" w:color="auto"/>
        <w:right w:val="none" w:sz="0" w:space="0" w:color="auto"/>
      </w:divBdr>
      <w:divsChild>
        <w:div w:id="2132743545">
          <w:marLeft w:val="0"/>
          <w:marRight w:val="0"/>
          <w:marTop w:val="0"/>
          <w:marBottom w:val="0"/>
          <w:divBdr>
            <w:top w:val="none" w:sz="0" w:space="0" w:color="auto"/>
            <w:left w:val="none" w:sz="0" w:space="0" w:color="auto"/>
            <w:bottom w:val="none" w:sz="0" w:space="0" w:color="auto"/>
            <w:right w:val="none" w:sz="0" w:space="0" w:color="auto"/>
          </w:divBdr>
          <w:divsChild>
            <w:div w:id="1925063215">
              <w:marLeft w:val="0"/>
              <w:marRight w:val="0"/>
              <w:marTop w:val="0"/>
              <w:marBottom w:val="0"/>
              <w:divBdr>
                <w:top w:val="none" w:sz="0" w:space="0" w:color="auto"/>
                <w:left w:val="none" w:sz="0" w:space="0" w:color="auto"/>
                <w:bottom w:val="none" w:sz="0" w:space="0" w:color="auto"/>
                <w:right w:val="none" w:sz="0" w:space="0" w:color="auto"/>
              </w:divBdr>
              <w:divsChild>
                <w:div w:id="14372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4258">
      <w:bodyDiv w:val="1"/>
      <w:marLeft w:val="0"/>
      <w:marRight w:val="0"/>
      <w:marTop w:val="0"/>
      <w:marBottom w:val="0"/>
      <w:divBdr>
        <w:top w:val="none" w:sz="0" w:space="0" w:color="auto"/>
        <w:left w:val="none" w:sz="0" w:space="0" w:color="auto"/>
        <w:bottom w:val="none" w:sz="0" w:space="0" w:color="auto"/>
        <w:right w:val="none" w:sz="0" w:space="0" w:color="auto"/>
      </w:divBdr>
      <w:divsChild>
        <w:div w:id="1750880787">
          <w:marLeft w:val="0"/>
          <w:marRight w:val="0"/>
          <w:marTop w:val="0"/>
          <w:marBottom w:val="0"/>
          <w:divBdr>
            <w:top w:val="none" w:sz="0" w:space="0" w:color="auto"/>
            <w:left w:val="none" w:sz="0" w:space="0" w:color="auto"/>
            <w:bottom w:val="none" w:sz="0" w:space="0" w:color="auto"/>
            <w:right w:val="none" w:sz="0" w:space="0" w:color="auto"/>
          </w:divBdr>
          <w:divsChild>
            <w:div w:id="985820594">
              <w:marLeft w:val="0"/>
              <w:marRight w:val="0"/>
              <w:marTop w:val="0"/>
              <w:marBottom w:val="0"/>
              <w:divBdr>
                <w:top w:val="none" w:sz="0" w:space="0" w:color="auto"/>
                <w:left w:val="none" w:sz="0" w:space="0" w:color="auto"/>
                <w:bottom w:val="none" w:sz="0" w:space="0" w:color="auto"/>
                <w:right w:val="none" w:sz="0" w:space="0" w:color="auto"/>
              </w:divBdr>
              <w:divsChild>
                <w:div w:id="14526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4727">
      <w:bodyDiv w:val="1"/>
      <w:marLeft w:val="0"/>
      <w:marRight w:val="0"/>
      <w:marTop w:val="0"/>
      <w:marBottom w:val="0"/>
      <w:divBdr>
        <w:top w:val="none" w:sz="0" w:space="0" w:color="auto"/>
        <w:left w:val="none" w:sz="0" w:space="0" w:color="auto"/>
        <w:bottom w:val="none" w:sz="0" w:space="0" w:color="auto"/>
        <w:right w:val="none" w:sz="0" w:space="0" w:color="auto"/>
      </w:divBdr>
      <w:divsChild>
        <w:div w:id="1007748481">
          <w:marLeft w:val="0"/>
          <w:marRight w:val="0"/>
          <w:marTop w:val="0"/>
          <w:marBottom w:val="0"/>
          <w:divBdr>
            <w:top w:val="none" w:sz="0" w:space="0" w:color="auto"/>
            <w:left w:val="none" w:sz="0" w:space="0" w:color="auto"/>
            <w:bottom w:val="none" w:sz="0" w:space="0" w:color="auto"/>
            <w:right w:val="none" w:sz="0" w:space="0" w:color="auto"/>
          </w:divBdr>
          <w:divsChild>
            <w:div w:id="1006056923">
              <w:marLeft w:val="0"/>
              <w:marRight w:val="0"/>
              <w:marTop w:val="0"/>
              <w:marBottom w:val="0"/>
              <w:divBdr>
                <w:top w:val="none" w:sz="0" w:space="0" w:color="auto"/>
                <w:left w:val="none" w:sz="0" w:space="0" w:color="auto"/>
                <w:bottom w:val="none" w:sz="0" w:space="0" w:color="auto"/>
                <w:right w:val="none" w:sz="0" w:space="0" w:color="auto"/>
              </w:divBdr>
              <w:divsChild>
                <w:div w:id="1556970503">
                  <w:marLeft w:val="0"/>
                  <w:marRight w:val="0"/>
                  <w:marTop w:val="0"/>
                  <w:marBottom w:val="0"/>
                  <w:divBdr>
                    <w:top w:val="none" w:sz="0" w:space="0" w:color="auto"/>
                    <w:left w:val="none" w:sz="0" w:space="0" w:color="auto"/>
                    <w:bottom w:val="none" w:sz="0" w:space="0" w:color="auto"/>
                    <w:right w:val="none" w:sz="0" w:space="0" w:color="auto"/>
                  </w:divBdr>
                  <w:divsChild>
                    <w:div w:id="2922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9210">
      <w:bodyDiv w:val="1"/>
      <w:marLeft w:val="0"/>
      <w:marRight w:val="0"/>
      <w:marTop w:val="0"/>
      <w:marBottom w:val="0"/>
      <w:divBdr>
        <w:top w:val="none" w:sz="0" w:space="0" w:color="auto"/>
        <w:left w:val="none" w:sz="0" w:space="0" w:color="auto"/>
        <w:bottom w:val="none" w:sz="0" w:space="0" w:color="auto"/>
        <w:right w:val="none" w:sz="0" w:space="0" w:color="auto"/>
      </w:divBdr>
      <w:divsChild>
        <w:div w:id="1846507830">
          <w:marLeft w:val="0"/>
          <w:marRight w:val="0"/>
          <w:marTop w:val="0"/>
          <w:marBottom w:val="0"/>
          <w:divBdr>
            <w:top w:val="none" w:sz="0" w:space="0" w:color="auto"/>
            <w:left w:val="none" w:sz="0" w:space="0" w:color="auto"/>
            <w:bottom w:val="none" w:sz="0" w:space="0" w:color="auto"/>
            <w:right w:val="none" w:sz="0" w:space="0" w:color="auto"/>
          </w:divBdr>
          <w:divsChild>
            <w:div w:id="938411662">
              <w:marLeft w:val="0"/>
              <w:marRight w:val="0"/>
              <w:marTop w:val="0"/>
              <w:marBottom w:val="0"/>
              <w:divBdr>
                <w:top w:val="none" w:sz="0" w:space="0" w:color="auto"/>
                <w:left w:val="none" w:sz="0" w:space="0" w:color="auto"/>
                <w:bottom w:val="none" w:sz="0" w:space="0" w:color="auto"/>
                <w:right w:val="none" w:sz="0" w:space="0" w:color="auto"/>
              </w:divBdr>
              <w:divsChild>
                <w:div w:id="18125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5617">
      <w:bodyDiv w:val="1"/>
      <w:marLeft w:val="0"/>
      <w:marRight w:val="0"/>
      <w:marTop w:val="0"/>
      <w:marBottom w:val="0"/>
      <w:divBdr>
        <w:top w:val="none" w:sz="0" w:space="0" w:color="auto"/>
        <w:left w:val="none" w:sz="0" w:space="0" w:color="auto"/>
        <w:bottom w:val="none" w:sz="0" w:space="0" w:color="auto"/>
        <w:right w:val="none" w:sz="0" w:space="0" w:color="auto"/>
      </w:divBdr>
      <w:divsChild>
        <w:div w:id="1933082548">
          <w:marLeft w:val="0"/>
          <w:marRight w:val="0"/>
          <w:marTop w:val="0"/>
          <w:marBottom w:val="0"/>
          <w:divBdr>
            <w:top w:val="none" w:sz="0" w:space="0" w:color="auto"/>
            <w:left w:val="none" w:sz="0" w:space="0" w:color="auto"/>
            <w:bottom w:val="none" w:sz="0" w:space="0" w:color="auto"/>
            <w:right w:val="none" w:sz="0" w:space="0" w:color="auto"/>
          </w:divBdr>
          <w:divsChild>
            <w:div w:id="229776075">
              <w:marLeft w:val="0"/>
              <w:marRight w:val="0"/>
              <w:marTop w:val="0"/>
              <w:marBottom w:val="0"/>
              <w:divBdr>
                <w:top w:val="none" w:sz="0" w:space="0" w:color="auto"/>
                <w:left w:val="none" w:sz="0" w:space="0" w:color="auto"/>
                <w:bottom w:val="none" w:sz="0" w:space="0" w:color="auto"/>
                <w:right w:val="none" w:sz="0" w:space="0" w:color="auto"/>
              </w:divBdr>
              <w:divsChild>
                <w:div w:id="1166358419">
                  <w:marLeft w:val="0"/>
                  <w:marRight w:val="0"/>
                  <w:marTop w:val="0"/>
                  <w:marBottom w:val="0"/>
                  <w:divBdr>
                    <w:top w:val="none" w:sz="0" w:space="0" w:color="auto"/>
                    <w:left w:val="none" w:sz="0" w:space="0" w:color="auto"/>
                    <w:bottom w:val="none" w:sz="0" w:space="0" w:color="auto"/>
                    <w:right w:val="none" w:sz="0" w:space="0" w:color="auto"/>
                  </w:divBdr>
                  <w:divsChild>
                    <w:div w:id="5292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156104">
      <w:bodyDiv w:val="1"/>
      <w:marLeft w:val="0"/>
      <w:marRight w:val="0"/>
      <w:marTop w:val="0"/>
      <w:marBottom w:val="0"/>
      <w:divBdr>
        <w:top w:val="none" w:sz="0" w:space="0" w:color="auto"/>
        <w:left w:val="none" w:sz="0" w:space="0" w:color="auto"/>
        <w:bottom w:val="none" w:sz="0" w:space="0" w:color="auto"/>
        <w:right w:val="none" w:sz="0" w:space="0" w:color="auto"/>
      </w:divBdr>
      <w:divsChild>
        <w:div w:id="118189717">
          <w:marLeft w:val="0"/>
          <w:marRight w:val="0"/>
          <w:marTop w:val="0"/>
          <w:marBottom w:val="0"/>
          <w:divBdr>
            <w:top w:val="none" w:sz="0" w:space="0" w:color="auto"/>
            <w:left w:val="none" w:sz="0" w:space="0" w:color="auto"/>
            <w:bottom w:val="none" w:sz="0" w:space="0" w:color="auto"/>
            <w:right w:val="none" w:sz="0" w:space="0" w:color="auto"/>
          </w:divBdr>
          <w:divsChild>
            <w:div w:id="1205868139">
              <w:marLeft w:val="0"/>
              <w:marRight w:val="0"/>
              <w:marTop w:val="0"/>
              <w:marBottom w:val="0"/>
              <w:divBdr>
                <w:top w:val="none" w:sz="0" w:space="0" w:color="auto"/>
                <w:left w:val="none" w:sz="0" w:space="0" w:color="auto"/>
                <w:bottom w:val="none" w:sz="0" w:space="0" w:color="auto"/>
                <w:right w:val="none" w:sz="0" w:space="0" w:color="auto"/>
              </w:divBdr>
              <w:divsChild>
                <w:div w:id="1047148783">
                  <w:marLeft w:val="0"/>
                  <w:marRight w:val="0"/>
                  <w:marTop w:val="0"/>
                  <w:marBottom w:val="0"/>
                  <w:divBdr>
                    <w:top w:val="none" w:sz="0" w:space="0" w:color="auto"/>
                    <w:left w:val="none" w:sz="0" w:space="0" w:color="auto"/>
                    <w:bottom w:val="none" w:sz="0" w:space="0" w:color="auto"/>
                    <w:right w:val="none" w:sz="0" w:space="0" w:color="auto"/>
                  </w:divBdr>
                  <w:divsChild>
                    <w:div w:id="610087958">
                      <w:marLeft w:val="0"/>
                      <w:marRight w:val="0"/>
                      <w:marTop w:val="0"/>
                      <w:marBottom w:val="0"/>
                      <w:divBdr>
                        <w:top w:val="none" w:sz="0" w:space="0" w:color="auto"/>
                        <w:left w:val="none" w:sz="0" w:space="0" w:color="auto"/>
                        <w:bottom w:val="none" w:sz="0" w:space="0" w:color="auto"/>
                        <w:right w:val="none" w:sz="0" w:space="0" w:color="auto"/>
                      </w:divBdr>
                      <w:divsChild>
                        <w:div w:id="1731995568">
                          <w:marLeft w:val="0"/>
                          <w:marRight w:val="0"/>
                          <w:marTop w:val="0"/>
                          <w:marBottom w:val="0"/>
                          <w:divBdr>
                            <w:top w:val="none" w:sz="0" w:space="0" w:color="auto"/>
                            <w:left w:val="none" w:sz="0" w:space="0" w:color="auto"/>
                            <w:bottom w:val="none" w:sz="0" w:space="0" w:color="auto"/>
                            <w:right w:val="none" w:sz="0" w:space="0" w:color="auto"/>
                          </w:divBdr>
                          <w:divsChild>
                            <w:div w:id="59912408">
                              <w:marLeft w:val="0"/>
                              <w:marRight w:val="0"/>
                              <w:marTop w:val="0"/>
                              <w:marBottom w:val="0"/>
                              <w:divBdr>
                                <w:top w:val="none" w:sz="0" w:space="0" w:color="auto"/>
                                <w:left w:val="none" w:sz="0" w:space="0" w:color="auto"/>
                                <w:bottom w:val="none" w:sz="0" w:space="0" w:color="auto"/>
                                <w:right w:val="none" w:sz="0" w:space="0" w:color="auto"/>
                              </w:divBdr>
                              <w:divsChild>
                                <w:div w:id="173886479">
                                  <w:marLeft w:val="0"/>
                                  <w:marRight w:val="0"/>
                                  <w:marTop w:val="0"/>
                                  <w:marBottom w:val="0"/>
                                  <w:divBdr>
                                    <w:top w:val="none" w:sz="0" w:space="0" w:color="auto"/>
                                    <w:left w:val="none" w:sz="0" w:space="0" w:color="auto"/>
                                    <w:bottom w:val="none" w:sz="0" w:space="0" w:color="auto"/>
                                    <w:right w:val="none" w:sz="0" w:space="0" w:color="auto"/>
                                  </w:divBdr>
                                  <w:divsChild>
                                    <w:div w:id="353458316">
                                      <w:marLeft w:val="0"/>
                                      <w:marRight w:val="0"/>
                                      <w:marTop w:val="0"/>
                                      <w:marBottom w:val="0"/>
                                      <w:divBdr>
                                        <w:top w:val="none" w:sz="0" w:space="0" w:color="auto"/>
                                        <w:left w:val="none" w:sz="0" w:space="0" w:color="auto"/>
                                        <w:bottom w:val="none" w:sz="0" w:space="0" w:color="auto"/>
                                        <w:right w:val="none" w:sz="0" w:space="0" w:color="auto"/>
                                      </w:divBdr>
                                      <w:divsChild>
                                        <w:div w:id="1088580890">
                                          <w:marLeft w:val="0"/>
                                          <w:marRight w:val="0"/>
                                          <w:marTop w:val="0"/>
                                          <w:marBottom w:val="0"/>
                                          <w:divBdr>
                                            <w:top w:val="none" w:sz="0" w:space="0" w:color="auto"/>
                                            <w:left w:val="none" w:sz="0" w:space="0" w:color="auto"/>
                                            <w:bottom w:val="none" w:sz="0" w:space="0" w:color="auto"/>
                                            <w:right w:val="none" w:sz="0" w:space="0" w:color="auto"/>
                                          </w:divBdr>
                                          <w:divsChild>
                                            <w:div w:id="458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1078">
                                  <w:marLeft w:val="0"/>
                                  <w:marRight w:val="0"/>
                                  <w:marTop w:val="0"/>
                                  <w:marBottom w:val="0"/>
                                  <w:divBdr>
                                    <w:top w:val="none" w:sz="0" w:space="0" w:color="auto"/>
                                    <w:left w:val="none" w:sz="0" w:space="0" w:color="auto"/>
                                    <w:bottom w:val="none" w:sz="0" w:space="0" w:color="auto"/>
                                    <w:right w:val="none" w:sz="0" w:space="0" w:color="auto"/>
                                  </w:divBdr>
                                  <w:divsChild>
                                    <w:div w:id="252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157817">
          <w:marLeft w:val="0"/>
          <w:marRight w:val="0"/>
          <w:marTop w:val="0"/>
          <w:marBottom w:val="0"/>
          <w:divBdr>
            <w:top w:val="none" w:sz="0" w:space="0" w:color="auto"/>
            <w:left w:val="none" w:sz="0" w:space="0" w:color="auto"/>
            <w:bottom w:val="none" w:sz="0" w:space="0" w:color="auto"/>
            <w:right w:val="none" w:sz="0" w:space="0" w:color="auto"/>
          </w:divBdr>
          <w:divsChild>
            <w:div w:id="1848403788">
              <w:marLeft w:val="0"/>
              <w:marRight w:val="0"/>
              <w:marTop w:val="0"/>
              <w:marBottom w:val="0"/>
              <w:divBdr>
                <w:top w:val="none" w:sz="0" w:space="0" w:color="auto"/>
                <w:left w:val="none" w:sz="0" w:space="0" w:color="auto"/>
                <w:bottom w:val="none" w:sz="0" w:space="0" w:color="auto"/>
                <w:right w:val="none" w:sz="0" w:space="0" w:color="auto"/>
              </w:divBdr>
              <w:divsChild>
                <w:div w:id="1224634275">
                  <w:marLeft w:val="0"/>
                  <w:marRight w:val="0"/>
                  <w:marTop w:val="0"/>
                  <w:marBottom w:val="0"/>
                  <w:divBdr>
                    <w:top w:val="none" w:sz="0" w:space="0" w:color="auto"/>
                    <w:left w:val="none" w:sz="0" w:space="0" w:color="auto"/>
                    <w:bottom w:val="none" w:sz="0" w:space="0" w:color="auto"/>
                    <w:right w:val="none" w:sz="0" w:space="0" w:color="auto"/>
                  </w:divBdr>
                  <w:divsChild>
                    <w:div w:id="2038701533">
                      <w:marLeft w:val="0"/>
                      <w:marRight w:val="0"/>
                      <w:marTop w:val="0"/>
                      <w:marBottom w:val="0"/>
                      <w:divBdr>
                        <w:top w:val="none" w:sz="0" w:space="0" w:color="auto"/>
                        <w:left w:val="none" w:sz="0" w:space="0" w:color="auto"/>
                        <w:bottom w:val="none" w:sz="0" w:space="0" w:color="auto"/>
                        <w:right w:val="none" w:sz="0" w:space="0" w:color="auto"/>
                      </w:divBdr>
                      <w:divsChild>
                        <w:div w:id="1562711541">
                          <w:marLeft w:val="0"/>
                          <w:marRight w:val="0"/>
                          <w:marTop w:val="0"/>
                          <w:marBottom w:val="0"/>
                          <w:divBdr>
                            <w:top w:val="none" w:sz="0" w:space="0" w:color="auto"/>
                            <w:left w:val="none" w:sz="0" w:space="0" w:color="auto"/>
                            <w:bottom w:val="none" w:sz="0" w:space="0" w:color="auto"/>
                            <w:right w:val="none" w:sz="0" w:space="0" w:color="auto"/>
                          </w:divBdr>
                          <w:divsChild>
                            <w:div w:id="802498622">
                              <w:marLeft w:val="0"/>
                              <w:marRight w:val="0"/>
                              <w:marTop w:val="0"/>
                              <w:marBottom w:val="0"/>
                              <w:divBdr>
                                <w:top w:val="none" w:sz="0" w:space="0" w:color="auto"/>
                                <w:left w:val="none" w:sz="0" w:space="0" w:color="auto"/>
                                <w:bottom w:val="none" w:sz="0" w:space="0" w:color="auto"/>
                                <w:right w:val="none" w:sz="0" w:space="0" w:color="auto"/>
                              </w:divBdr>
                              <w:divsChild>
                                <w:div w:id="1399131438">
                                  <w:marLeft w:val="0"/>
                                  <w:marRight w:val="0"/>
                                  <w:marTop w:val="0"/>
                                  <w:marBottom w:val="0"/>
                                  <w:divBdr>
                                    <w:top w:val="none" w:sz="0" w:space="0" w:color="auto"/>
                                    <w:left w:val="none" w:sz="0" w:space="0" w:color="auto"/>
                                    <w:bottom w:val="none" w:sz="0" w:space="0" w:color="auto"/>
                                    <w:right w:val="none" w:sz="0" w:space="0" w:color="auto"/>
                                  </w:divBdr>
                                  <w:divsChild>
                                    <w:div w:id="1845897438">
                                      <w:marLeft w:val="0"/>
                                      <w:marRight w:val="0"/>
                                      <w:marTop w:val="0"/>
                                      <w:marBottom w:val="0"/>
                                      <w:divBdr>
                                        <w:top w:val="none" w:sz="0" w:space="0" w:color="auto"/>
                                        <w:left w:val="none" w:sz="0" w:space="0" w:color="auto"/>
                                        <w:bottom w:val="none" w:sz="0" w:space="0" w:color="auto"/>
                                        <w:right w:val="none" w:sz="0" w:space="0" w:color="auto"/>
                                      </w:divBdr>
                                      <w:divsChild>
                                        <w:div w:id="1351494532">
                                          <w:marLeft w:val="0"/>
                                          <w:marRight w:val="0"/>
                                          <w:marTop w:val="0"/>
                                          <w:marBottom w:val="0"/>
                                          <w:divBdr>
                                            <w:top w:val="none" w:sz="0" w:space="0" w:color="auto"/>
                                            <w:left w:val="none" w:sz="0" w:space="0" w:color="auto"/>
                                            <w:bottom w:val="none" w:sz="0" w:space="0" w:color="auto"/>
                                            <w:right w:val="none" w:sz="0" w:space="0" w:color="auto"/>
                                          </w:divBdr>
                                          <w:divsChild>
                                            <w:div w:id="494225382">
                                              <w:marLeft w:val="0"/>
                                              <w:marRight w:val="0"/>
                                              <w:marTop w:val="0"/>
                                              <w:marBottom w:val="0"/>
                                              <w:divBdr>
                                                <w:top w:val="none" w:sz="0" w:space="0" w:color="auto"/>
                                                <w:left w:val="none" w:sz="0" w:space="0" w:color="auto"/>
                                                <w:bottom w:val="none" w:sz="0" w:space="0" w:color="auto"/>
                                                <w:right w:val="none" w:sz="0" w:space="0" w:color="auto"/>
                                              </w:divBdr>
                                              <w:divsChild>
                                                <w:div w:id="16221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720511">
      <w:bodyDiv w:val="1"/>
      <w:marLeft w:val="0"/>
      <w:marRight w:val="0"/>
      <w:marTop w:val="0"/>
      <w:marBottom w:val="0"/>
      <w:divBdr>
        <w:top w:val="none" w:sz="0" w:space="0" w:color="auto"/>
        <w:left w:val="none" w:sz="0" w:space="0" w:color="auto"/>
        <w:bottom w:val="none" w:sz="0" w:space="0" w:color="auto"/>
        <w:right w:val="none" w:sz="0" w:space="0" w:color="auto"/>
      </w:divBdr>
      <w:divsChild>
        <w:div w:id="1725592716">
          <w:marLeft w:val="0"/>
          <w:marRight w:val="0"/>
          <w:marTop w:val="0"/>
          <w:marBottom w:val="0"/>
          <w:divBdr>
            <w:top w:val="none" w:sz="0" w:space="0" w:color="auto"/>
            <w:left w:val="none" w:sz="0" w:space="0" w:color="auto"/>
            <w:bottom w:val="none" w:sz="0" w:space="0" w:color="auto"/>
            <w:right w:val="none" w:sz="0" w:space="0" w:color="auto"/>
          </w:divBdr>
          <w:divsChild>
            <w:div w:id="18769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7337">
      <w:bodyDiv w:val="1"/>
      <w:marLeft w:val="0"/>
      <w:marRight w:val="0"/>
      <w:marTop w:val="0"/>
      <w:marBottom w:val="0"/>
      <w:divBdr>
        <w:top w:val="none" w:sz="0" w:space="0" w:color="auto"/>
        <w:left w:val="none" w:sz="0" w:space="0" w:color="auto"/>
        <w:bottom w:val="none" w:sz="0" w:space="0" w:color="auto"/>
        <w:right w:val="none" w:sz="0" w:space="0" w:color="auto"/>
      </w:divBdr>
      <w:divsChild>
        <w:div w:id="735474694">
          <w:marLeft w:val="0"/>
          <w:marRight w:val="0"/>
          <w:marTop w:val="0"/>
          <w:marBottom w:val="0"/>
          <w:divBdr>
            <w:top w:val="none" w:sz="0" w:space="0" w:color="auto"/>
            <w:left w:val="none" w:sz="0" w:space="0" w:color="auto"/>
            <w:bottom w:val="none" w:sz="0" w:space="0" w:color="auto"/>
            <w:right w:val="none" w:sz="0" w:space="0" w:color="auto"/>
          </w:divBdr>
          <w:divsChild>
            <w:div w:id="590821661">
              <w:marLeft w:val="0"/>
              <w:marRight w:val="0"/>
              <w:marTop w:val="0"/>
              <w:marBottom w:val="0"/>
              <w:divBdr>
                <w:top w:val="none" w:sz="0" w:space="0" w:color="auto"/>
                <w:left w:val="none" w:sz="0" w:space="0" w:color="auto"/>
                <w:bottom w:val="none" w:sz="0" w:space="0" w:color="auto"/>
                <w:right w:val="none" w:sz="0" w:space="0" w:color="auto"/>
              </w:divBdr>
              <w:divsChild>
                <w:div w:id="2139182957">
                  <w:marLeft w:val="0"/>
                  <w:marRight w:val="0"/>
                  <w:marTop w:val="0"/>
                  <w:marBottom w:val="0"/>
                  <w:divBdr>
                    <w:top w:val="none" w:sz="0" w:space="0" w:color="auto"/>
                    <w:left w:val="none" w:sz="0" w:space="0" w:color="auto"/>
                    <w:bottom w:val="none" w:sz="0" w:space="0" w:color="auto"/>
                    <w:right w:val="none" w:sz="0" w:space="0" w:color="auto"/>
                  </w:divBdr>
                  <w:divsChild>
                    <w:div w:id="8593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739736">
      <w:bodyDiv w:val="1"/>
      <w:marLeft w:val="0"/>
      <w:marRight w:val="0"/>
      <w:marTop w:val="0"/>
      <w:marBottom w:val="0"/>
      <w:divBdr>
        <w:top w:val="none" w:sz="0" w:space="0" w:color="auto"/>
        <w:left w:val="none" w:sz="0" w:space="0" w:color="auto"/>
        <w:bottom w:val="none" w:sz="0" w:space="0" w:color="auto"/>
        <w:right w:val="none" w:sz="0" w:space="0" w:color="auto"/>
      </w:divBdr>
      <w:divsChild>
        <w:div w:id="177044450">
          <w:marLeft w:val="0"/>
          <w:marRight w:val="0"/>
          <w:marTop w:val="0"/>
          <w:marBottom w:val="0"/>
          <w:divBdr>
            <w:top w:val="none" w:sz="0" w:space="0" w:color="auto"/>
            <w:left w:val="none" w:sz="0" w:space="0" w:color="auto"/>
            <w:bottom w:val="none" w:sz="0" w:space="0" w:color="auto"/>
            <w:right w:val="none" w:sz="0" w:space="0" w:color="auto"/>
          </w:divBdr>
          <w:divsChild>
            <w:div w:id="50351880">
              <w:marLeft w:val="0"/>
              <w:marRight w:val="0"/>
              <w:marTop w:val="0"/>
              <w:marBottom w:val="0"/>
              <w:divBdr>
                <w:top w:val="none" w:sz="0" w:space="0" w:color="auto"/>
                <w:left w:val="none" w:sz="0" w:space="0" w:color="auto"/>
                <w:bottom w:val="none" w:sz="0" w:space="0" w:color="auto"/>
                <w:right w:val="none" w:sz="0" w:space="0" w:color="auto"/>
              </w:divBdr>
              <w:divsChild>
                <w:div w:id="2512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3156">
      <w:bodyDiv w:val="1"/>
      <w:marLeft w:val="0"/>
      <w:marRight w:val="0"/>
      <w:marTop w:val="0"/>
      <w:marBottom w:val="0"/>
      <w:divBdr>
        <w:top w:val="none" w:sz="0" w:space="0" w:color="auto"/>
        <w:left w:val="none" w:sz="0" w:space="0" w:color="auto"/>
        <w:bottom w:val="none" w:sz="0" w:space="0" w:color="auto"/>
        <w:right w:val="none" w:sz="0" w:space="0" w:color="auto"/>
      </w:divBdr>
    </w:div>
    <w:div w:id="1126238835">
      <w:bodyDiv w:val="1"/>
      <w:marLeft w:val="0"/>
      <w:marRight w:val="0"/>
      <w:marTop w:val="0"/>
      <w:marBottom w:val="0"/>
      <w:divBdr>
        <w:top w:val="none" w:sz="0" w:space="0" w:color="auto"/>
        <w:left w:val="none" w:sz="0" w:space="0" w:color="auto"/>
        <w:bottom w:val="none" w:sz="0" w:space="0" w:color="auto"/>
        <w:right w:val="none" w:sz="0" w:space="0" w:color="auto"/>
      </w:divBdr>
      <w:divsChild>
        <w:div w:id="1445728659">
          <w:marLeft w:val="0"/>
          <w:marRight w:val="0"/>
          <w:marTop w:val="0"/>
          <w:marBottom w:val="0"/>
          <w:divBdr>
            <w:top w:val="none" w:sz="0" w:space="0" w:color="auto"/>
            <w:left w:val="none" w:sz="0" w:space="0" w:color="auto"/>
            <w:bottom w:val="none" w:sz="0" w:space="0" w:color="auto"/>
            <w:right w:val="none" w:sz="0" w:space="0" w:color="auto"/>
          </w:divBdr>
          <w:divsChild>
            <w:div w:id="355422015">
              <w:marLeft w:val="0"/>
              <w:marRight w:val="0"/>
              <w:marTop w:val="0"/>
              <w:marBottom w:val="0"/>
              <w:divBdr>
                <w:top w:val="none" w:sz="0" w:space="0" w:color="auto"/>
                <w:left w:val="none" w:sz="0" w:space="0" w:color="auto"/>
                <w:bottom w:val="none" w:sz="0" w:space="0" w:color="auto"/>
                <w:right w:val="none" w:sz="0" w:space="0" w:color="auto"/>
              </w:divBdr>
              <w:divsChild>
                <w:div w:id="457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3693">
      <w:bodyDiv w:val="1"/>
      <w:marLeft w:val="0"/>
      <w:marRight w:val="0"/>
      <w:marTop w:val="0"/>
      <w:marBottom w:val="0"/>
      <w:divBdr>
        <w:top w:val="none" w:sz="0" w:space="0" w:color="auto"/>
        <w:left w:val="none" w:sz="0" w:space="0" w:color="auto"/>
        <w:bottom w:val="none" w:sz="0" w:space="0" w:color="auto"/>
        <w:right w:val="none" w:sz="0" w:space="0" w:color="auto"/>
      </w:divBdr>
    </w:div>
    <w:div w:id="1131173745">
      <w:bodyDiv w:val="1"/>
      <w:marLeft w:val="0"/>
      <w:marRight w:val="0"/>
      <w:marTop w:val="0"/>
      <w:marBottom w:val="0"/>
      <w:divBdr>
        <w:top w:val="none" w:sz="0" w:space="0" w:color="auto"/>
        <w:left w:val="none" w:sz="0" w:space="0" w:color="auto"/>
        <w:bottom w:val="none" w:sz="0" w:space="0" w:color="auto"/>
        <w:right w:val="none" w:sz="0" w:space="0" w:color="auto"/>
      </w:divBdr>
      <w:divsChild>
        <w:div w:id="1640920794">
          <w:marLeft w:val="0"/>
          <w:marRight w:val="0"/>
          <w:marTop w:val="0"/>
          <w:marBottom w:val="0"/>
          <w:divBdr>
            <w:top w:val="none" w:sz="0" w:space="0" w:color="auto"/>
            <w:left w:val="none" w:sz="0" w:space="0" w:color="auto"/>
            <w:bottom w:val="none" w:sz="0" w:space="0" w:color="auto"/>
            <w:right w:val="none" w:sz="0" w:space="0" w:color="auto"/>
          </w:divBdr>
          <w:divsChild>
            <w:div w:id="1796556551">
              <w:marLeft w:val="0"/>
              <w:marRight w:val="0"/>
              <w:marTop w:val="0"/>
              <w:marBottom w:val="0"/>
              <w:divBdr>
                <w:top w:val="none" w:sz="0" w:space="0" w:color="auto"/>
                <w:left w:val="none" w:sz="0" w:space="0" w:color="auto"/>
                <w:bottom w:val="none" w:sz="0" w:space="0" w:color="auto"/>
                <w:right w:val="none" w:sz="0" w:space="0" w:color="auto"/>
              </w:divBdr>
              <w:divsChild>
                <w:div w:id="1766262350">
                  <w:marLeft w:val="0"/>
                  <w:marRight w:val="0"/>
                  <w:marTop w:val="0"/>
                  <w:marBottom w:val="0"/>
                  <w:divBdr>
                    <w:top w:val="none" w:sz="0" w:space="0" w:color="auto"/>
                    <w:left w:val="none" w:sz="0" w:space="0" w:color="auto"/>
                    <w:bottom w:val="none" w:sz="0" w:space="0" w:color="auto"/>
                    <w:right w:val="none" w:sz="0" w:space="0" w:color="auto"/>
                  </w:divBdr>
                  <w:divsChild>
                    <w:div w:id="15835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36865">
      <w:bodyDiv w:val="1"/>
      <w:marLeft w:val="0"/>
      <w:marRight w:val="0"/>
      <w:marTop w:val="0"/>
      <w:marBottom w:val="0"/>
      <w:divBdr>
        <w:top w:val="none" w:sz="0" w:space="0" w:color="auto"/>
        <w:left w:val="none" w:sz="0" w:space="0" w:color="auto"/>
        <w:bottom w:val="none" w:sz="0" w:space="0" w:color="auto"/>
        <w:right w:val="none" w:sz="0" w:space="0" w:color="auto"/>
      </w:divBdr>
      <w:divsChild>
        <w:div w:id="959652454">
          <w:marLeft w:val="0"/>
          <w:marRight w:val="0"/>
          <w:marTop w:val="0"/>
          <w:marBottom w:val="0"/>
          <w:divBdr>
            <w:top w:val="none" w:sz="0" w:space="0" w:color="auto"/>
            <w:left w:val="none" w:sz="0" w:space="0" w:color="auto"/>
            <w:bottom w:val="none" w:sz="0" w:space="0" w:color="auto"/>
            <w:right w:val="none" w:sz="0" w:space="0" w:color="auto"/>
          </w:divBdr>
          <w:divsChild>
            <w:div w:id="2063169002">
              <w:marLeft w:val="0"/>
              <w:marRight w:val="0"/>
              <w:marTop w:val="0"/>
              <w:marBottom w:val="0"/>
              <w:divBdr>
                <w:top w:val="none" w:sz="0" w:space="0" w:color="auto"/>
                <w:left w:val="none" w:sz="0" w:space="0" w:color="auto"/>
                <w:bottom w:val="none" w:sz="0" w:space="0" w:color="auto"/>
                <w:right w:val="none" w:sz="0" w:space="0" w:color="auto"/>
              </w:divBdr>
              <w:divsChild>
                <w:div w:id="12287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4897">
      <w:bodyDiv w:val="1"/>
      <w:marLeft w:val="0"/>
      <w:marRight w:val="0"/>
      <w:marTop w:val="0"/>
      <w:marBottom w:val="0"/>
      <w:divBdr>
        <w:top w:val="none" w:sz="0" w:space="0" w:color="auto"/>
        <w:left w:val="none" w:sz="0" w:space="0" w:color="auto"/>
        <w:bottom w:val="none" w:sz="0" w:space="0" w:color="auto"/>
        <w:right w:val="none" w:sz="0" w:space="0" w:color="auto"/>
      </w:divBdr>
    </w:div>
    <w:div w:id="1159804386">
      <w:bodyDiv w:val="1"/>
      <w:marLeft w:val="0"/>
      <w:marRight w:val="0"/>
      <w:marTop w:val="0"/>
      <w:marBottom w:val="0"/>
      <w:divBdr>
        <w:top w:val="none" w:sz="0" w:space="0" w:color="auto"/>
        <w:left w:val="none" w:sz="0" w:space="0" w:color="auto"/>
        <w:bottom w:val="none" w:sz="0" w:space="0" w:color="auto"/>
        <w:right w:val="none" w:sz="0" w:space="0" w:color="auto"/>
      </w:divBdr>
      <w:divsChild>
        <w:div w:id="256250790">
          <w:marLeft w:val="0"/>
          <w:marRight w:val="0"/>
          <w:marTop w:val="0"/>
          <w:marBottom w:val="0"/>
          <w:divBdr>
            <w:top w:val="none" w:sz="0" w:space="0" w:color="auto"/>
            <w:left w:val="none" w:sz="0" w:space="0" w:color="auto"/>
            <w:bottom w:val="none" w:sz="0" w:space="0" w:color="auto"/>
            <w:right w:val="none" w:sz="0" w:space="0" w:color="auto"/>
          </w:divBdr>
          <w:divsChild>
            <w:div w:id="1524323311">
              <w:marLeft w:val="0"/>
              <w:marRight w:val="0"/>
              <w:marTop w:val="0"/>
              <w:marBottom w:val="0"/>
              <w:divBdr>
                <w:top w:val="none" w:sz="0" w:space="0" w:color="auto"/>
                <w:left w:val="none" w:sz="0" w:space="0" w:color="auto"/>
                <w:bottom w:val="none" w:sz="0" w:space="0" w:color="auto"/>
                <w:right w:val="none" w:sz="0" w:space="0" w:color="auto"/>
              </w:divBdr>
              <w:divsChild>
                <w:div w:id="1243680391">
                  <w:marLeft w:val="0"/>
                  <w:marRight w:val="0"/>
                  <w:marTop w:val="0"/>
                  <w:marBottom w:val="0"/>
                  <w:divBdr>
                    <w:top w:val="none" w:sz="0" w:space="0" w:color="auto"/>
                    <w:left w:val="none" w:sz="0" w:space="0" w:color="auto"/>
                    <w:bottom w:val="none" w:sz="0" w:space="0" w:color="auto"/>
                    <w:right w:val="none" w:sz="0" w:space="0" w:color="auto"/>
                  </w:divBdr>
                  <w:divsChild>
                    <w:div w:id="304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01964">
      <w:bodyDiv w:val="1"/>
      <w:marLeft w:val="0"/>
      <w:marRight w:val="0"/>
      <w:marTop w:val="0"/>
      <w:marBottom w:val="0"/>
      <w:divBdr>
        <w:top w:val="none" w:sz="0" w:space="0" w:color="auto"/>
        <w:left w:val="none" w:sz="0" w:space="0" w:color="auto"/>
        <w:bottom w:val="none" w:sz="0" w:space="0" w:color="auto"/>
        <w:right w:val="none" w:sz="0" w:space="0" w:color="auto"/>
      </w:divBdr>
      <w:divsChild>
        <w:div w:id="1404796251">
          <w:marLeft w:val="0"/>
          <w:marRight w:val="0"/>
          <w:marTop w:val="0"/>
          <w:marBottom w:val="0"/>
          <w:divBdr>
            <w:top w:val="none" w:sz="0" w:space="0" w:color="auto"/>
            <w:left w:val="none" w:sz="0" w:space="0" w:color="auto"/>
            <w:bottom w:val="none" w:sz="0" w:space="0" w:color="auto"/>
            <w:right w:val="none" w:sz="0" w:space="0" w:color="auto"/>
          </w:divBdr>
          <w:divsChild>
            <w:div w:id="1543395159">
              <w:marLeft w:val="0"/>
              <w:marRight w:val="0"/>
              <w:marTop w:val="0"/>
              <w:marBottom w:val="0"/>
              <w:divBdr>
                <w:top w:val="none" w:sz="0" w:space="0" w:color="auto"/>
                <w:left w:val="none" w:sz="0" w:space="0" w:color="auto"/>
                <w:bottom w:val="none" w:sz="0" w:space="0" w:color="auto"/>
                <w:right w:val="none" w:sz="0" w:space="0" w:color="auto"/>
              </w:divBdr>
              <w:divsChild>
                <w:div w:id="8024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47556">
      <w:bodyDiv w:val="1"/>
      <w:marLeft w:val="0"/>
      <w:marRight w:val="0"/>
      <w:marTop w:val="0"/>
      <w:marBottom w:val="0"/>
      <w:divBdr>
        <w:top w:val="none" w:sz="0" w:space="0" w:color="auto"/>
        <w:left w:val="none" w:sz="0" w:space="0" w:color="auto"/>
        <w:bottom w:val="none" w:sz="0" w:space="0" w:color="auto"/>
        <w:right w:val="none" w:sz="0" w:space="0" w:color="auto"/>
      </w:divBdr>
      <w:divsChild>
        <w:div w:id="2091385928">
          <w:marLeft w:val="0"/>
          <w:marRight w:val="0"/>
          <w:marTop w:val="0"/>
          <w:marBottom w:val="0"/>
          <w:divBdr>
            <w:top w:val="none" w:sz="0" w:space="0" w:color="auto"/>
            <w:left w:val="none" w:sz="0" w:space="0" w:color="auto"/>
            <w:bottom w:val="none" w:sz="0" w:space="0" w:color="auto"/>
            <w:right w:val="none" w:sz="0" w:space="0" w:color="auto"/>
          </w:divBdr>
          <w:divsChild>
            <w:div w:id="395081820">
              <w:marLeft w:val="0"/>
              <w:marRight w:val="0"/>
              <w:marTop w:val="0"/>
              <w:marBottom w:val="0"/>
              <w:divBdr>
                <w:top w:val="none" w:sz="0" w:space="0" w:color="auto"/>
                <w:left w:val="none" w:sz="0" w:space="0" w:color="auto"/>
                <w:bottom w:val="none" w:sz="0" w:space="0" w:color="auto"/>
                <w:right w:val="none" w:sz="0" w:space="0" w:color="auto"/>
              </w:divBdr>
              <w:divsChild>
                <w:div w:id="153571067">
                  <w:marLeft w:val="0"/>
                  <w:marRight w:val="0"/>
                  <w:marTop w:val="0"/>
                  <w:marBottom w:val="0"/>
                  <w:divBdr>
                    <w:top w:val="none" w:sz="0" w:space="0" w:color="auto"/>
                    <w:left w:val="none" w:sz="0" w:space="0" w:color="auto"/>
                    <w:bottom w:val="none" w:sz="0" w:space="0" w:color="auto"/>
                    <w:right w:val="none" w:sz="0" w:space="0" w:color="auto"/>
                  </w:divBdr>
                  <w:divsChild>
                    <w:div w:id="1903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21343">
      <w:bodyDiv w:val="1"/>
      <w:marLeft w:val="0"/>
      <w:marRight w:val="0"/>
      <w:marTop w:val="0"/>
      <w:marBottom w:val="0"/>
      <w:divBdr>
        <w:top w:val="none" w:sz="0" w:space="0" w:color="auto"/>
        <w:left w:val="none" w:sz="0" w:space="0" w:color="auto"/>
        <w:bottom w:val="none" w:sz="0" w:space="0" w:color="auto"/>
        <w:right w:val="none" w:sz="0" w:space="0" w:color="auto"/>
      </w:divBdr>
    </w:div>
    <w:div w:id="1243954696">
      <w:bodyDiv w:val="1"/>
      <w:marLeft w:val="0"/>
      <w:marRight w:val="0"/>
      <w:marTop w:val="0"/>
      <w:marBottom w:val="0"/>
      <w:divBdr>
        <w:top w:val="none" w:sz="0" w:space="0" w:color="auto"/>
        <w:left w:val="none" w:sz="0" w:space="0" w:color="auto"/>
        <w:bottom w:val="none" w:sz="0" w:space="0" w:color="auto"/>
        <w:right w:val="none" w:sz="0" w:space="0" w:color="auto"/>
      </w:divBdr>
      <w:divsChild>
        <w:div w:id="931428312">
          <w:marLeft w:val="0"/>
          <w:marRight w:val="0"/>
          <w:marTop w:val="0"/>
          <w:marBottom w:val="0"/>
          <w:divBdr>
            <w:top w:val="none" w:sz="0" w:space="0" w:color="auto"/>
            <w:left w:val="none" w:sz="0" w:space="0" w:color="auto"/>
            <w:bottom w:val="none" w:sz="0" w:space="0" w:color="auto"/>
            <w:right w:val="none" w:sz="0" w:space="0" w:color="auto"/>
          </w:divBdr>
          <w:divsChild>
            <w:div w:id="686948780">
              <w:marLeft w:val="0"/>
              <w:marRight w:val="0"/>
              <w:marTop w:val="0"/>
              <w:marBottom w:val="0"/>
              <w:divBdr>
                <w:top w:val="none" w:sz="0" w:space="0" w:color="auto"/>
                <w:left w:val="none" w:sz="0" w:space="0" w:color="auto"/>
                <w:bottom w:val="none" w:sz="0" w:space="0" w:color="auto"/>
                <w:right w:val="none" w:sz="0" w:space="0" w:color="auto"/>
              </w:divBdr>
              <w:divsChild>
                <w:div w:id="1266689685">
                  <w:marLeft w:val="0"/>
                  <w:marRight w:val="0"/>
                  <w:marTop w:val="0"/>
                  <w:marBottom w:val="0"/>
                  <w:divBdr>
                    <w:top w:val="none" w:sz="0" w:space="0" w:color="auto"/>
                    <w:left w:val="none" w:sz="0" w:space="0" w:color="auto"/>
                    <w:bottom w:val="none" w:sz="0" w:space="0" w:color="auto"/>
                    <w:right w:val="none" w:sz="0" w:space="0" w:color="auto"/>
                  </w:divBdr>
                  <w:divsChild>
                    <w:div w:id="10421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470693">
      <w:bodyDiv w:val="1"/>
      <w:marLeft w:val="0"/>
      <w:marRight w:val="0"/>
      <w:marTop w:val="0"/>
      <w:marBottom w:val="0"/>
      <w:divBdr>
        <w:top w:val="none" w:sz="0" w:space="0" w:color="auto"/>
        <w:left w:val="none" w:sz="0" w:space="0" w:color="auto"/>
        <w:bottom w:val="none" w:sz="0" w:space="0" w:color="auto"/>
        <w:right w:val="none" w:sz="0" w:space="0" w:color="auto"/>
      </w:divBdr>
      <w:divsChild>
        <w:div w:id="1112356606">
          <w:marLeft w:val="0"/>
          <w:marRight w:val="0"/>
          <w:marTop w:val="0"/>
          <w:marBottom w:val="0"/>
          <w:divBdr>
            <w:top w:val="none" w:sz="0" w:space="0" w:color="auto"/>
            <w:left w:val="none" w:sz="0" w:space="0" w:color="auto"/>
            <w:bottom w:val="none" w:sz="0" w:space="0" w:color="auto"/>
            <w:right w:val="none" w:sz="0" w:space="0" w:color="auto"/>
          </w:divBdr>
          <w:divsChild>
            <w:div w:id="2082480956">
              <w:marLeft w:val="0"/>
              <w:marRight w:val="0"/>
              <w:marTop w:val="0"/>
              <w:marBottom w:val="0"/>
              <w:divBdr>
                <w:top w:val="none" w:sz="0" w:space="0" w:color="auto"/>
                <w:left w:val="none" w:sz="0" w:space="0" w:color="auto"/>
                <w:bottom w:val="none" w:sz="0" w:space="0" w:color="auto"/>
                <w:right w:val="none" w:sz="0" w:space="0" w:color="auto"/>
              </w:divBdr>
              <w:divsChild>
                <w:div w:id="12863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1672">
      <w:bodyDiv w:val="1"/>
      <w:marLeft w:val="0"/>
      <w:marRight w:val="0"/>
      <w:marTop w:val="0"/>
      <w:marBottom w:val="0"/>
      <w:divBdr>
        <w:top w:val="none" w:sz="0" w:space="0" w:color="auto"/>
        <w:left w:val="none" w:sz="0" w:space="0" w:color="auto"/>
        <w:bottom w:val="none" w:sz="0" w:space="0" w:color="auto"/>
        <w:right w:val="none" w:sz="0" w:space="0" w:color="auto"/>
      </w:divBdr>
      <w:divsChild>
        <w:div w:id="1760371439">
          <w:marLeft w:val="0"/>
          <w:marRight w:val="0"/>
          <w:marTop w:val="0"/>
          <w:marBottom w:val="0"/>
          <w:divBdr>
            <w:top w:val="none" w:sz="0" w:space="0" w:color="auto"/>
            <w:left w:val="none" w:sz="0" w:space="0" w:color="auto"/>
            <w:bottom w:val="none" w:sz="0" w:space="0" w:color="auto"/>
            <w:right w:val="none" w:sz="0" w:space="0" w:color="auto"/>
          </w:divBdr>
          <w:divsChild>
            <w:div w:id="17225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6676">
      <w:bodyDiv w:val="1"/>
      <w:marLeft w:val="0"/>
      <w:marRight w:val="0"/>
      <w:marTop w:val="0"/>
      <w:marBottom w:val="0"/>
      <w:divBdr>
        <w:top w:val="none" w:sz="0" w:space="0" w:color="auto"/>
        <w:left w:val="none" w:sz="0" w:space="0" w:color="auto"/>
        <w:bottom w:val="none" w:sz="0" w:space="0" w:color="auto"/>
        <w:right w:val="none" w:sz="0" w:space="0" w:color="auto"/>
      </w:divBdr>
      <w:divsChild>
        <w:div w:id="1526283997">
          <w:marLeft w:val="0"/>
          <w:marRight w:val="0"/>
          <w:marTop w:val="0"/>
          <w:marBottom w:val="0"/>
          <w:divBdr>
            <w:top w:val="none" w:sz="0" w:space="0" w:color="auto"/>
            <w:left w:val="none" w:sz="0" w:space="0" w:color="auto"/>
            <w:bottom w:val="none" w:sz="0" w:space="0" w:color="auto"/>
            <w:right w:val="none" w:sz="0" w:space="0" w:color="auto"/>
          </w:divBdr>
          <w:divsChild>
            <w:div w:id="449981352">
              <w:marLeft w:val="0"/>
              <w:marRight w:val="0"/>
              <w:marTop w:val="0"/>
              <w:marBottom w:val="0"/>
              <w:divBdr>
                <w:top w:val="none" w:sz="0" w:space="0" w:color="auto"/>
                <w:left w:val="none" w:sz="0" w:space="0" w:color="auto"/>
                <w:bottom w:val="none" w:sz="0" w:space="0" w:color="auto"/>
                <w:right w:val="none" w:sz="0" w:space="0" w:color="auto"/>
              </w:divBdr>
              <w:divsChild>
                <w:div w:id="1594977095">
                  <w:marLeft w:val="0"/>
                  <w:marRight w:val="0"/>
                  <w:marTop w:val="0"/>
                  <w:marBottom w:val="0"/>
                  <w:divBdr>
                    <w:top w:val="none" w:sz="0" w:space="0" w:color="auto"/>
                    <w:left w:val="none" w:sz="0" w:space="0" w:color="auto"/>
                    <w:bottom w:val="none" w:sz="0" w:space="0" w:color="auto"/>
                    <w:right w:val="none" w:sz="0" w:space="0" w:color="auto"/>
                  </w:divBdr>
                  <w:divsChild>
                    <w:div w:id="13401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7234">
      <w:bodyDiv w:val="1"/>
      <w:marLeft w:val="0"/>
      <w:marRight w:val="0"/>
      <w:marTop w:val="0"/>
      <w:marBottom w:val="0"/>
      <w:divBdr>
        <w:top w:val="none" w:sz="0" w:space="0" w:color="auto"/>
        <w:left w:val="none" w:sz="0" w:space="0" w:color="auto"/>
        <w:bottom w:val="none" w:sz="0" w:space="0" w:color="auto"/>
        <w:right w:val="none" w:sz="0" w:space="0" w:color="auto"/>
      </w:divBdr>
      <w:divsChild>
        <w:div w:id="2024625480">
          <w:marLeft w:val="0"/>
          <w:marRight w:val="0"/>
          <w:marTop w:val="0"/>
          <w:marBottom w:val="0"/>
          <w:divBdr>
            <w:top w:val="none" w:sz="0" w:space="0" w:color="auto"/>
            <w:left w:val="none" w:sz="0" w:space="0" w:color="auto"/>
            <w:bottom w:val="none" w:sz="0" w:space="0" w:color="auto"/>
            <w:right w:val="none" w:sz="0" w:space="0" w:color="auto"/>
          </w:divBdr>
          <w:divsChild>
            <w:div w:id="1510948294">
              <w:marLeft w:val="0"/>
              <w:marRight w:val="0"/>
              <w:marTop w:val="0"/>
              <w:marBottom w:val="0"/>
              <w:divBdr>
                <w:top w:val="none" w:sz="0" w:space="0" w:color="auto"/>
                <w:left w:val="none" w:sz="0" w:space="0" w:color="auto"/>
                <w:bottom w:val="none" w:sz="0" w:space="0" w:color="auto"/>
                <w:right w:val="none" w:sz="0" w:space="0" w:color="auto"/>
              </w:divBdr>
              <w:divsChild>
                <w:div w:id="19242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9131">
      <w:bodyDiv w:val="1"/>
      <w:marLeft w:val="0"/>
      <w:marRight w:val="0"/>
      <w:marTop w:val="0"/>
      <w:marBottom w:val="0"/>
      <w:divBdr>
        <w:top w:val="none" w:sz="0" w:space="0" w:color="auto"/>
        <w:left w:val="none" w:sz="0" w:space="0" w:color="auto"/>
        <w:bottom w:val="none" w:sz="0" w:space="0" w:color="auto"/>
        <w:right w:val="none" w:sz="0" w:space="0" w:color="auto"/>
      </w:divBdr>
      <w:divsChild>
        <w:div w:id="415978223">
          <w:marLeft w:val="0"/>
          <w:marRight w:val="0"/>
          <w:marTop w:val="0"/>
          <w:marBottom w:val="0"/>
          <w:divBdr>
            <w:top w:val="none" w:sz="0" w:space="0" w:color="auto"/>
            <w:left w:val="none" w:sz="0" w:space="0" w:color="auto"/>
            <w:bottom w:val="none" w:sz="0" w:space="0" w:color="auto"/>
            <w:right w:val="none" w:sz="0" w:space="0" w:color="auto"/>
          </w:divBdr>
          <w:divsChild>
            <w:div w:id="1461266862">
              <w:marLeft w:val="0"/>
              <w:marRight w:val="0"/>
              <w:marTop w:val="0"/>
              <w:marBottom w:val="0"/>
              <w:divBdr>
                <w:top w:val="none" w:sz="0" w:space="0" w:color="auto"/>
                <w:left w:val="none" w:sz="0" w:space="0" w:color="auto"/>
                <w:bottom w:val="none" w:sz="0" w:space="0" w:color="auto"/>
                <w:right w:val="none" w:sz="0" w:space="0" w:color="auto"/>
              </w:divBdr>
              <w:divsChild>
                <w:div w:id="17574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441">
      <w:bodyDiv w:val="1"/>
      <w:marLeft w:val="0"/>
      <w:marRight w:val="0"/>
      <w:marTop w:val="0"/>
      <w:marBottom w:val="0"/>
      <w:divBdr>
        <w:top w:val="none" w:sz="0" w:space="0" w:color="auto"/>
        <w:left w:val="none" w:sz="0" w:space="0" w:color="auto"/>
        <w:bottom w:val="none" w:sz="0" w:space="0" w:color="auto"/>
        <w:right w:val="none" w:sz="0" w:space="0" w:color="auto"/>
      </w:divBdr>
    </w:div>
    <w:div w:id="1276794086">
      <w:bodyDiv w:val="1"/>
      <w:marLeft w:val="0"/>
      <w:marRight w:val="0"/>
      <w:marTop w:val="0"/>
      <w:marBottom w:val="0"/>
      <w:divBdr>
        <w:top w:val="none" w:sz="0" w:space="0" w:color="auto"/>
        <w:left w:val="none" w:sz="0" w:space="0" w:color="auto"/>
        <w:bottom w:val="none" w:sz="0" w:space="0" w:color="auto"/>
        <w:right w:val="none" w:sz="0" w:space="0" w:color="auto"/>
      </w:divBdr>
      <w:divsChild>
        <w:div w:id="64424459">
          <w:marLeft w:val="0"/>
          <w:marRight w:val="0"/>
          <w:marTop w:val="0"/>
          <w:marBottom w:val="0"/>
          <w:divBdr>
            <w:top w:val="none" w:sz="0" w:space="0" w:color="auto"/>
            <w:left w:val="none" w:sz="0" w:space="0" w:color="auto"/>
            <w:bottom w:val="none" w:sz="0" w:space="0" w:color="auto"/>
            <w:right w:val="none" w:sz="0" w:space="0" w:color="auto"/>
          </w:divBdr>
          <w:divsChild>
            <w:div w:id="14199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8256">
      <w:bodyDiv w:val="1"/>
      <w:marLeft w:val="0"/>
      <w:marRight w:val="0"/>
      <w:marTop w:val="0"/>
      <w:marBottom w:val="0"/>
      <w:divBdr>
        <w:top w:val="none" w:sz="0" w:space="0" w:color="auto"/>
        <w:left w:val="none" w:sz="0" w:space="0" w:color="auto"/>
        <w:bottom w:val="none" w:sz="0" w:space="0" w:color="auto"/>
        <w:right w:val="none" w:sz="0" w:space="0" w:color="auto"/>
      </w:divBdr>
      <w:divsChild>
        <w:div w:id="1570966854">
          <w:marLeft w:val="0"/>
          <w:marRight w:val="0"/>
          <w:marTop w:val="0"/>
          <w:marBottom w:val="0"/>
          <w:divBdr>
            <w:top w:val="none" w:sz="0" w:space="0" w:color="auto"/>
            <w:left w:val="none" w:sz="0" w:space="0" w:color="auto"/>
            <w:bottom w:val="none" w:sz="0" w:space="0" w:color="auto"/>
            <w:right w:val="none" w:sz="0" w:space="0" w:color="auto"/>
          </w:divBdr>
          <w:divsChild>
            <w:div w:id="1593926488">
              <w:marLeft w:val="0"/>
              <w:marRight w:val="0"/>
              <w:marTop w:val="0"/>
              <w:marBottom w:val="0"/>
              <w:divBdr>
                <w:top w:val="none" w:sz="0" w:space="0" w:color="auto"/>
                <w:left w:val="none" w:sz="0" w:space="0" w:color="auto"/>
                <w:bottom w:val="none" w:sz="0" w:space="0" w:color="auto"/>
                <w:right w:val="none" w:sz="0" w:space="0" w:color="auto"/>
              </w:divBdr>
              <w:divsChild>
                <w:div w:id="17967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8323">
      <w:bodyDiv w:val="1"/>
      <w:marLeft w:val="0"/>
      <w:marRight w:val="0"/>
      <w:marTop w:val="0"/>
      <w:marBottom w:val="0"/>
      <w:divBdr>
        <w:top w:val="none" w:sz="0" w:space="0" w:color="auto"/>
        <w:left w:val="none" w:sz="0" w:space="0" w:color="auto"/>
        <w:bottom w:val="none" w:sz="0" w:space="0" w:color="auto"/>
        <w:right w:val="none" w:sz="0" w:space="0" w:color="auto"/>
      </w:divBdr>
      <w:divsChild>
        <w:div w:id="467014839">
          <w:marLeft w:val="0"/>
          <w:marRight w:val="0"/>
          <w:marTop w:val="0"/>
          <w:marBottom w:val="0"/>
          <w:divBdr>
            <w:top w:val="none" w:sz="0" w:space="0" w:color="auto"/>
            <w:left w:val="none" w:sz="0" w:space="0" w:color="auto"/>
            <w:bottom w:val="none" w:sz="0" w:space="0" w:color="auto"/>
            <w:right w:val="none" w:sz="0" w:space="0" w:color="auto"/>
          </w:divBdr>
          <w:divsChild>
            <w:div w:id="1957128977">
              <w:marLeft w:val="0"/>
              <w:marRight w:val="0"/>
              <w:marTop w:val="0"/>
              <w:marBottom w:val="0"/>
              <w:divBdr>
                <w:top w:val="none" w:sz="0" w:space="0" w:color="auto"/>
                <w:left w:val="none" w:sz="0" w:space="0" w:color="auto"/>
                <w:bottom w:val="none" w:sz="0" w:space="0" w:color="auto"/>
                <w:right w:val="none" w:sz="0" w:space="0" w:color="auto"/>
              </w:divBdr>
              <w:divsChild>
                <w:div w:id="842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85032">
      <w:bodyDiv w:val="1"/>
      <w:marLeft w:val="0"/>
      <w:marRight w:val="0"/>
      <w:marTop w:val="0"/>
      <w:marBottom w:val="0"/>
      <w:divBdr>
        <w:top w:val="none" w:sz="0" w:space="0" w:color="auto"/>
        <w:left w:val="none" w:sz="0" w:space="0" w:color="auto"/>
        <w:bottom w:val="none" w:sz="0" w:space="0" w:color="auto"/>
        <w:right w:val="none" w:sz="0" w:space="0" w:color="auto"/>
      </w:divBdr>
    </w:div>
    <w:div w:id="1298340093">
      <w:bodyDiv w:val="1"/>
      <w:marLeft w:val="0"/>
      <w:marRight w:val="0"/>
      <w:marTop w:val="0"/>
      <w:marBottom w:val="0"/>
      <w:divBdr>
        <w:top w:val="none" w:sz="0" w:space="0" w:color="auto"/>
        <w:left w:val="none" w:sz="0" w:space="0" w:color="auto"/>
        <w:bottom w:val="none" w:sz="0" w:space="0" w:color="auto"/>
        <w:right w:val="none" w:sz="0" w:space="0" w:color="auto"/>
      </w:divBdr>
      <w:divsChild>
        <w:div w:id="1919486201">
          <w:marLeft w:val="0"/>
          <w:marRight w:val="0"/>
          <w:marTop w:val="0"/>
          <w:marBottom w:val="0"/>
          <w:divBdr>
            <w:top w:val="none" w:sz="0" w:space="0" w:color="auto"/>
            <w:left w:val="none" w:sz="0" w:space="0" w:color="auto"/>
            <w:bottom w:val="none" w:sz="0" w:space="0" w:color="auto"/>
            <w:right w:val="none" w:sz="0" w:space="0" w:color="auto"/>
          </w:divBdr>
          <w:divsChild>
            <w:div w:id="1683123257">
              <w:marLeft w:val="0"/>
              <w:marRight w:val="0"/>
              <w:marTop w:val="0"/>
              <w:marBottom w:val="0"/>
              <w:divBdr>
                <w:top w:val="none" w:sz="0" w:space="0" w:color="auto"/>
                <w:left w:val="none" w:sz="0" w:space="0" w:color="auto"/>
                <w:bottom w:val="none" w:sz="0" w:space="0" w:color="auto"/>
                <w:right w:val="none" w:sz="0" w:space="0" w:color="auto"/>
              </w:divBdr>
              <w:divsChild>
                <w:div w:id="936716804">
                  <w:marLeft w:val="0"/>
                  <w:marRight w:val="0"/>
                  <w:marTop w:val="0"/>
                  <w:marBottom w:val="0"/>
                  <w:divBdr>
                    <w:top w:val="none" w:sz="0" w:space="0" w:color="auto"/>
                    <w:left w:val="none" w:sz="0" w:space="0" w:color="auto"/>
                    <w:bottom w:val="none" w:sz="0" w:space="0" w:color="auto"/>
                    <w:right w:val="none" w:sz="0" w:space="0" w:color="auto"/>
                  </w:divBdr>
                  <w:divsChild>
                    <w:div w:id="7049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640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93">
          <w:marLeft w:val="0"/>
          <w:marRight w:val="0"/>
          <w:marTop w:val="0"/>
          <w:marBottom w:val="0"/>
          <w:divBdr>
            <w:top w:val="none" w:sz="0" w:space="0" w:color="auto"/>
            <w:left w:val="none" w:sz="0" w:space="0" w:color="auto"/>
            <w:bottom w:val="none" w:sz="0" w:space="0" w:color="auto"/>
            <w:right w:val="none" w:sz="0" w:space="0" w:color="auto"/>
          </w:divBdr>
        </w:div>
      </w:divsChild>
    </w:div>
    <w:div w:id="1304775888">
      <w:bodyDiv w:val="1"/>
      <w:marLeft w:val="0"/>
      <w:marRight w:val="0"/>
      <w:marTop w:val="0"/>
      <w:marBottom w:val="0"/>
      <w:divBdr>
        <w:top w:val="none" w:sz="0" w:space="0" w:color="auto"/>
        <w:left w:val="none" w:sz="0" w:space="0" w:color="auto"/>
        <w:bottom w:val="none" w:sz="0" w:space="0" w:color="auto"/>
        <w:right w:val="none" w:sz="0" w:space="0" w:color="auto"/>
      </w:divBdr>
      <w:divsChild>
        <w:div w:id="133253858">
          <w:marLeft w:val="0"/>
          <w:marRight w:val="0"/>
          <w:marTop w:val="0"/>
          <w:marBottom w:val="0"/>
          <w:divBdr>
            <w:top w:val="none" w:sz="0" w:space="0" w:color="auto"/>
            <w:left w:val="none" w:sz="0" w:space="0" w:color="auto"/>
            <w:bottom w:val="none" w:sz="0" w:space="0" w:color="auto"/>
            <w:right w:val="none" w:sz="0" w:space="0" w:color="auto"/>
          </w:divBdr>
          <w:divsChild>
            <w:div w:id="1402681198">
              <w:marLeft w:val="0"/>
              <w:marRight w:val="0"/>
              <w:marTop w:val="0"/>
              <w:marBottom w:val="0"/>
              <w:divBdr>
                <w:top w:val="none" w:sz="0" w:space="0" w:color="auto"/>
                <w:left w:val="none" w:sz="0" w:space="0" w:color="auto"/>
                <w:bottom w:val="none" w:sz="0" w:space="0" w:color="auto"/>
                <w:right w:val="none" w:sz="0" w:space="0" w:color="auto"/>
              </w:divBdr>
              <w:divsChild>
                <w:div w:id="21431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0678">
      <w:bodyDiv w:val="1"/>
      <w:marLeft w:val="0"/>
      <w:marRight w:val="0"/>
      <w:marTop w:val="0"/>
      <w:marBottom w:val="0"/>
      <w:divBdr>
        <w:top w:val="none" w:sz="0" w:space="0" w:color="auto"/>
        <w:left w:val="none" w:sz="0" w:space="0" w:color="auto"/>
        <w:bottom w:val="none" w:sz="0" w:space="0" w:color="auto"/>
        <w:right w:val="none" w:sz="0" w:space="0" w:color="auto"/>
      </w:divBdr>
      <w:divsChild>
        <w:div w:id="1575358811">
          <w:marLeft w:val="0"/>
          <w:marRight w:val="0"/>
          <w:marTop w:val="0"/>
          <w:marBottom w:val="0"/>
          <w:divBdr>
            <w:top w:val="none" w:sz="0" w:space="0" w:color="auto"/>
            <w:left w:val="none" w:sz="0" w:space="0" w:color="auto"/>
            <w:bottom w:val="none" w:sz="0" w:space="0" w:color="auto"/>
            <w:right w:val="none" w:sz="0" w:space="0" w:color="auto"/>
          </w:divBdr>
          <w:divsChild>
            <w:div w:id="481510934">
              <w:marLeft w:val="0"/>
              <w:marRight w:val="0"/>
              <w:marTop w:val="0"/>
              <w:marBottom w:val="0"/>
              <w:divBdr>
                <w:top w:val="none" w:sz="0" w:space="0" w:color="auto"/>
                <w:left w:val="none" w:sz="0" w:space="0" w:color="auto"/>
                <w:bottom w:val="none" w:sz="0" w:space="0" w:color="auto"/>
                <w:right w:val="none" w:sz="0" w:space="0" w:color="auto"/>
              </w:divBdr>
              <w:divsChild>
                <w:div w:id="646403342">
                  <w:marLeft w:val="0"/>
                  <w:marRight w:val="0"/>
                  <w:marTop w:val="0"/>
                  <w:marBottom w:val="0"/>
                  <w:divBdr>
                    <w:top w:val="none" w:sz="0" w:space="0" w:color="auto"/>
                    <w:left w:val="none" w:sz="0" w:space="0" w:color="auto"/>
                    <w:bottom w:val="none" w:sz="0" w:space="0" w:color="auto"/>
                    <w:right w:val="none" w:sz="0" w:space="0" w:color="auto"/>
                  </w:divBdr>
                  <w:divsChild>
                    <w:div w:id="1384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29332">
      <w:bodyDiv w:val="1"/>
      <w:marLeft w:val="0"/>
      <w:marRight w:val="0"/>
      <w:marTop w:val="0"/>
      <w:marBottom w:val="0"/>
      <w:divBdr>
        <w:top w:val="none" w:sz="0" w:space="0" w:color="auto"/>
        <w:left w:val="none" w:sz="0" w:space="0" w:color="auto"/>
        <w:bottom w:val="none" w:sz="0" w:space="0" w:color="auto"/>
        <w:right w:val="none" w:sz="0" w:space="0" w:color="auto"/>
      </w:divBdr>
      <w:divsChild>
        <w:div w:id="53940928">
          <w:marLeft w:val="0"/>
          <w:marRight w:val="0"/>
          <w:marTop w:val="0"/>
          <w:marBottom w:val="0"/>
          <w:divBdr>
            <w:top w:val="none" w:sz="0" w:space="0" w:color="auto"/>
            <w:left w:val="none" w:sz="0" w:space="0" w:color="auto"/>
            <w:bottom w:val="none" w:sz="0" w:space="0" w:color="auto"/>
            <w:right w:val="none" w:sz="0" w:space="0" w:color="auto"/>
          </w:divBdr>
          <w:divsChild>
            <w:div w:id="1675841725">
              <w:marLeft w:val="0"/>
              <w:marRight w:val="0"/>
              <w:marTop w:val="0"/>
              <w:marBottom w:val="0"/>
              <w:divBdr>
                <w:top w:val="none" w:sz="0" w:space="0" w:color="auto"/>
                <w:left w:val="none" w:sz="0" w:space="0" w:color="auto"/>
                <w:bottom w:val="none" w:sz="0" w:space="0" w:color="auto"/>
                <w:right w:val="none" w:sz="0" w:space="0" w:color="auto"/>
              </w:divBdr>
              <w:divsChild>
                <w:div w:id="180357950">
                  <w:marLeft w:val="0"/>
                  <w:marRight w:val="0"/>
                  <w:marTop w:val="0"/>
                  <w:marBottom w:val="0"/>
                  <w:divBdr>
                    <w:top w:val="none" w:sz="0" w:space="0" w:color="auto"/>
                    <w:left w:val="none" w:sz="0" w:space="0" w:color="auto"/>
                    <w:bottom w:val="none" w:sz="0" w:space="0" w:color="auto"/>
                    <w:right w:val="none" w:sz="0" w:space="0" w:color="auto"/>
                  </w:divBdr>
                  <w:divsChild>
                    <w:div w:id="4147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949">
      <w:bodyDiv w:val="1"/>
      <w:marLeft w:val="0"/>
      <w:marRight w:val="0"/>
      <w:marTop w:val="0"/>
      <w:marBottom w:val="0"/>
      <w:divBdr>
        <w:top w:val="none" w:sz="0" w:space="0" w:color="auto"/>
        <w:left w:val="none" w:sz="0" w:space="0" w:color="auto"/>
        <w:bottom w:val="none" w:sz="0" w:space="0" w:color="auto"/>
        <w:right w:val="none" w:sz="0" w:space="0" w:color="auto"/>
      </w:divBdr>
      <w:divsChild>
        <w:div w:id="22286816">
          <w:marLeft w:val="0"/>
          <w:marRight w:val="0"/>
          <w:marTop w:val="0"/>
          <w:marBottom w:val="0"/>
          <w:divBdr>
            <w:top w:val="none" w:sz="0" w:space="0" w:color="auto"/>
            <w:left w:val="none" w:sz="0" w:space="0" w:color="auto"/>
            <w:bottom w:val="none" w:sz="0" w:space="0" w:color="auto"/>
            <w:right w:val="none" w:sz="0" w:space="0" w:color="auto"/>
          </w:divBdr>
          <w:divsChild>
            <w:div w:id="1237663058">
              <w:marLeft w:val="0"/>
              <w:marRight w:val="0"/>
              <w:marTop w:val="0"/>
              <w:marBottom w:val="0"/>
              <w:divBdr>
                <w:top w:val="none" w:sz="0" w:space="0" w:color="auto"/>
                <w:left w:val="none" w:sz="0" w:space="0" w:color="auto"/>
                <w:bottom w:val="none" w:sz="0" w:space="0" w:color="auto"/>
                <w:right w:val="none" w:sz="0" w:space="0" w:color="auto"/>
              </w:divBdr>
              <w:divsChild>
                <w:div w:id="303852080">
                  <w:marLeft w:val="0"/>
                  <w:marRight w:val="0"/>
                  <w:marTop w:val="0"/>
                  <w:marBottom w:val="0"/>
                  <w:divBdr>
                    <w:top w:val="none" w:sz="0" w:space="0" w:color="auto"/>
                    <w:left w:val="none" w:sz="0" w:space="0" w:color="auto"/>
                    <w:bottom w:val="none" w:sz="0" w:space="0" w:color="auto"/>
                    <w:right w:val="none" w:sz="0" w:space="0" w:color="auto"/>
                  </w:divBdr>
                  <w:divsChild>
                    <w:div w:id="519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248929">
      <w:bodyDiv w:val="1"/>
      <w:marLeft w:val="0"/>
      <w:marRight w:val="0"/>
      <w:marTop w:val="0"/>
      <w:marBottom w:val="0"/>
      <w:divBdr>
        <w:top w:val="none" w:sz="0" w:space="0" w:color="auto"/>
        <w:left w:val="none" w:sz="0" w:space="0" w:color="auto"/>
        <w:bottom w:val="none" w:sz="0" w:space="0" w:color="auto"/>
        <w:right w:val="none" w:sz="0" w:space="0" w:color="auto"/>
      </w:divBdr>
    </w:div>
    <w:div w:id="1343778356">
      <w:bodyDiv w:val="1"/>
      <w:marLeft w:val="0"/>
      <w:marRight w:val="0"/>
      <w:marTop w:val="0"/>
      <w:marBottom w:val="0"/>
      <w:divBdr>
        <w:top w:val="none" w:sz="0" w:space="0" w:color="auto"/>
        <w:left w:val="none" w:sz="0" w:space="0" w:color="auto"/>
        <w:bottom w:val="none" w:sz="0" w:space="0" w:color="auto"/>
        <w:right w:val="none" w:sz="0" w:space="0" w:color="auto"/>
      </w:divBdr>
      <w:divsChild>
        <w:div w:id="1994793361">
          <w:marLeft w:val="0"/>
          <w:marRight w:val="0"/>
          <w:marTop w:val="0"/>
          <w:marBottom w:val="0"/>
          <w:divBdr>
            <w:top w:val="none" w:sz="0" w:space="0" w:color="auto"/>
            <w:left w:val="none" w:sz="0" w:space="0" w:color="auto"/>
            <w:bottom w:val="none" w:sz="0" w:space="0" w:color="auto"/>
            <w:right w:val="none" w:sz="0" w:space="0" w:color="auto"/>
          </w:divBdr>
          <w:divsChild>
            <w:div w:id="4035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7608">
      <w:bodyDiv w:val="1"/>
      <w:marLeft w:val="0"/>
      <w:marRight w:val="0"/>
      <w:marTop w:val="0"/>
      <w:marBottom w:val="0"/>
      <w:divBdr>
        <w:top w:val="none" w:sz="0" w:space="0" w:color="auto"/>
        <w:left w:val="none" w:sz="0" w:space="0" w:color="auto"/>
        <w:bottom w:val="none" w:sz="0" w:space="0" w:color="auto"/>
        <w:right w:val="none" w:sz="0" w:space="0" w:color="auto"/>
      </w:divBdr>
      <w:divsChild>
        <w:div w:id="193156070">
          <w:marLeft w:val="0"/>
          <w:marRight w:val="0"/>
          <w:marTop w:val="0"/>
          <w:marBottom w:val="0"/>
          <w:divBdr>
            <w:top w:val="none" w:sz="0" w:space="0" w:color="auto"/>
            <w:left w:val="none" w:sz="0" w:space="0" w:color="auto"/>
            <w:bottom w:val="none" w:sz="0" w:space="0" w:color="auto"/>
            <w:right w:val="none" w:sz="0" w:space="0" w:color="auto"/>
          </w:divBdr>
          <w:divsChild>
            <w:div w:id="1578057062">
              <w:marLeft w:val="0"/>
              <w:marRight w:val="0"/>
              <w:marTop w:val="0"/>
              <w:marBottom w:val="0"/>
              <w:divBdr>
                <w:top w:val="none" w:sz="0" w:space="0" w:color="auto"/>
                <w:left w:val="none" w:sz="0" w:space="0" w:color="auto"/>
                <w:bottom w:val="none" w:sz="0" w:space="0" w:color="auto"/>
                <w:right w:val="none" w:sz="0" w:space="0" w:color="auto"/>
              </w:divBdr>
              <w:divsChild>
                <w:div w:id="18410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5308">
      <w:bodyDiv w:val="1"/>
      <w:marLeft w:val="0"/>
      <w:marRight w:val="0"/>
      <w:marTop w:val="0"/>
      <w:marBottom w:val="0"/>
      <w:divBdr>
        <w:top w:val="none" w:sz="0" w:space="0" w:color="auto"/>
        <w:left w:val="none" w:sz="0" w:space="0" w:color="auto"/>
        <w:bottom w:val="none" w:sz="0" w:space="0" w:color="auto"/>
        <w:right w:val="none" w:sz="0" w:space="0" w:color="auto"/>
      </w:divBdr>
    </w:div>
    <w:div w:id="1370836350">
      <w:bodyDiv w:val="1"/>
      <w:marLeft w:val="0"/>
      <w:marRight w:val="0"/>
      <w:marTop w:val="0"/>
      <w:marBottom w:val="0"/>
      <w:divBdr>
        <w:top w:val="none" w:sz="0" w:space="0" w:color="auto"/>
        <w:left w:val="none" w:sz="0" w:space="0" w:color="auto"/>
        <w:bottom w:val="none" w:sz="0" w:space="0" w:color="auto"/>
        <w:right w:val="none" w:sz="0" w:space="0" w:color="auto"/>
      </w:divBdr>
      <w:divsChild>
        <w:div w:id="304313601">
          <w:marLeft w:val="0"/>
          <w:marRight w:val="0"/>
          <w:marTop w:val="0"/>
          <w:marBottom w:val="0"/>
          <w:divBdr>
            <w:top w:val="none" w:sz="0" w:space="0" w:color="auto"/>
            <w:left w:val="none" w:sz="0" w:space="0" w:color="auto"/>
            <w:bottom w:val="none" w:sz="0" w:space="0" w:color="auto"/>
            <w:right w:val="none" w:sz="0" w:space="0" w:color="auto"/>
          </w:divBdr>
          <w:divsChild>
            <w:div w:id="155729348">
              <w:marLeft w:val="0"/>
              <w:marRight w:val="0"/>
              <w:marTop w:val="0"/>
              <w:marBottom w:val="0"/>
              <w:divBdr>
                <w:top w:val="none" w:sz="0" w:space="0" w:color="auto"/>
                <w:left w:val="none" w:sz="0" w:space="0" w:color="auto"/>
                <w:bottom w:val="none" w:sz="0" w:space="0" w:color="auto"/>
                <w:right w:val="none" w:sz="0" w:space="0" w:color="auto"/>
              </w:divBdr>
              <w:divsChild>
                <w:div w:id="1046368785">
                  <w:marLeft w:val="0"/>
                  <w:marRight w:val="0"/>
                  <w:marTop w:val="0"/>
                  <w:marBottom w:val="0"/>
                  <w:divBdr>
                    <w:top w:val="none" w:sz="0" w:space="0" w:color="auto"/>
                    <w:left w:val="none" w:sz="0" w:space="0" w:color="auto"/>
                    <w:bottom w:val="none" w:sz="0" w:space="0" w:color="auto"/>
                    <w:right w:val="none" w:sz="0" w:space="0" w:color="auto"/>
                  </w:divBdr>
                  <w:divsChild>
                    <w:div w:id="2044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3296">
      <w:bodyDiv w:val="1"/>
      <w:marLeft w:val="0"/>
      <w:marRight w:val="0"/>
      <w:marTop w:val="0"/>
      <w:marBottom w:val="0"/>
      <w:divBdr>
        <w:top w:val="none" w:sz="0" w:space="0" w:color="auto"/>
        <w:left w:val="none" w:sz="0" w:space="0" w:color="auto"/>
        <w:bottom w:val="none" w:sz="0" w:space="0" w:color="auto"/>
        <w:right w:val="none" w:sz="0" w:space="0" w:color="auto"/>
      </w:divBdr>
      <w:divsChild>
        <w:div w:id="384067109">
          <w:marLeft w:val="0"/>
          <w:marRight w:val="0"/>
          <w:marTop w:val="0"/>
          <w:marBottom w:val="0"/>
          <w:divBdr>
            <w:top w:val="none" w:sz="0" w:space="0" w:color="auto"/>
            <w:left w:val="none" w:sz="0" w:space="0" w:color="auto"/>
            <w:bottom w:val="none" w:sz="0" w:space="0" w:color="auto"/>
            <w:right w:val="none" w:sz="0" w:space="0" w:color="auto"/>
          </w:divBdr>
          <w:divsChild>
            <w:div w:id="20464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4599">
      <w:bodyDiv w:val="1"/>
      <w:marLeft w:val="0"/>
      <w:marRight w:val="0"/>
      <w:marTop w:val="0"/>
      <w:marBottom w:val="0"/>
      <w:divBdr>
        <w:top w:val="none" w:sz="0" w:space="0" w:color="auto"/>
        <w:left w:val="none" w:sz="0" w:space="0" w:color="auto"/>
        <w:bottom w:val="none" w:sz="0" w:space="0" w:color="auto"/>
        <w:right w:val="none" w:sz="0" w:space="0" w:color="auto"/>
      </w:divBdr>
      <w:divsChild>
        <w:div w:id="1855919865">
          <w:marLeft w:val="0"/>
          <w:marRight w:val="0"/>
          <w:marTop w:val="0"/>
          <w:marBottom w:val="0"/>
          <w:divBdr>
            <w:top w:val="none" w:sz="0" w:space="0" w:color="auto"/>
            <w:left w:val="none" w:sz="0" w:space="0" w:color="auto"/>
            <w:bottom w:val="none" w:sz="0" w:space="0" w:color="auto"/>
            <w:right w:val="none" w:sz="0" w:space="0" w:color="auto"/>
          </w:divBdr>
          <w:divsChild>
            <w:div w:id="406541351">
              <w:marLeft w:val="0"/>
              <w:marRight w:val="0"/>
              <w:marTop w:val="0"/>
              <w:marBottom w:val="0"/>
              <w:divBdr>
                <w:top w:val="none" w:sz="0" w:space="0" w:color="auto"/>
                <w:left w:val="none" w:sz="0" w:space="0" w:color="auto"/>
                <w:bottom w:val="none" w:sz="0" w:space="0" w:color="auto"/>
                <w:right w:val="none" w:sz="0" w:space="0" w:color="auto"/>
              </w:divBdr>
              <w:divsChild>
                <w:div w:id="2520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5293">
      <w:bodyDiv w:val="1"/>
      <w:marLeft w:val="0"/>
      <w:marRight w:val="0"/>
      <w:marTop w:val="0"/>
      <w:marBottom w:val="0"/>
      <w:divBdr>
        <w:top w:val="none" w:sz="0" w:space="0" w:color="auto"/>
        <w:left w:val="none" w:sz="0" w:space="0" w:color="auto"/>
        <w:bottom w:val="none" w:sz="0" w:space="0" w:color="auto"/>
        <w:right w:val="none" w:sz="0" w:space="0" w:color="auto"/>
      </w:divBdr>
      <w:divsChild>
        <w:div w:id="637419550">
          <w:marLeft w:val="0"/>
          <w:marRight w:val="0"/>
          <w:marTop w:val="0"/>
          <w:marBottom w:val="0"/>
          <w:divBdr>
            <w:top w:val="none" w:sz="0" w:space="0" w:color="auto"/>
            <w:left w:val="none" w:sz="0" w:space="0" w:color="auto"/>
            <w:bottom w:val="none" w:sz="0" w:space="0" w:color="auto"/>
            <w:right w:val="none" w:sz="0" w:space="0" w:color="auto"/>
          </w:divBdr>
          <w:divsChild>
            <w:div w:id="807625039">
              <w:marLeft w:val="0"/>
              <w:marRight w:val="0"/>
              <w:marTop w:val="0"/>
              <w:marBottom w:val="0"/>
              <w:divBdr>
                <w:top w:val="none" w:sz="0" w:space="0" w:color="auto"/>
                <w:left w:val="none" w:sz="0" w:space="0" w:color="auto"/>
                <w:bottom w:val="none" w:sz="0" w:space="0" w:color="auto"/>
                <w:right w:val="none" w:sz="0" w:space="0" w:color="auto"/>
              </w:divBdr>
              <w:divsChild>
                <w:div w:id="612250419">
                  <w:marLeft w:val="0"/>
                  <w:marRight w:val="0"/>
                  <w:marTop w:val="0"/>
                  <w:marBottom w:val="0"/>
                  <w:divBdr>
                    <w:top w:val="none" w:sz="0" w:space="0" w:color="auto"/>
                    <w:left w:val="none" w:sz="0" w:space="0" w:color="auto"/>
                    <w:bottom w:val="none" w:sz="0" w:space="0" w:color="auto"/>
                    <w:right w:val="none" w:sz="0" w:space="0" w:color="auto"/>
                  </w:divBdr>
                  <w:divsChild>
                    <w:div w:id="3940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55376">
      <w:bodyDiv w:val="1"/>
      <w:marLeft w:val="0"/>
      <w:marRight w:val="0"/>
      <w:marTop w:val="0"/>
      <w:marBottom w:val="0"/>
      <w:divBdr>
        <w:top w:val="none" w:sz="0" w:space="0" w:color="auto"/>
        <w:left w:val="none" w:sz="0" w:space="0" w:color="auto"/>
        <w:bottom w:val="none" w:sz="0" w:space="0" w:color="auto"/>
        <w:right w:val="none" w:sz="0" w:space="0" w:color="auto"/>
      </w:divBdr>
      <w:divsChild>
        <w:div w:id="1034042337">
          <w:marLeft w:val="0"/>
          <w:marRight w:val="0"/>
          <w:marTop w:val="0"/>
          <w:marBottom w:val="0"/>
          <w:divBdr>
            <w:top w:val="none" w:sz="0" w:space="0" w:color="auto"/>
            <w:left w:val="none" w:sz="0" w:space="0" w:color="auto"/>
            <w:bottom w:val="none" w:sz="0" w:space="0" w:color="auto"/>
            <w:right w:val="none" w:sz="0" w:space="0" w:color="auto"/>
          </w:divBdr>
          <w:divsChild>
            <w:div w:id="1372612894">
              <w:marLeft w:val="0"/>
              <w:marRight w:val="0"/>
              <w:marTop w:val="0"/>
              <w:marBottom w:val="0"/>
              <w:divBdr>
                <w:top w:val="none" w:sz="0" w:space="0" w:color="auto"/>
                <w:left w:val="none" w:sz="0" w:space="0" w:color="auto"/>
                <w:bottom w:val="none" w:sz="0" w:space="0" w:color="auto"/>
                <w:right w:val="none" w:sz="0" w:space="0" w:color="auto"/>
              </w:divBdr>
              <w:divsChild>
                <w:div w:id="14819015">
                  <w:marLeft w:val="0"/>
                  <w:marRight w:val="0"/>
                  <w:marTop w:val="0"/>
                  <w:marBottom w:val="0"/>
                  <w:divBdr>
                    <w:top w:val="none" w:sz="0" w:space="0" w:color="auto"/>
                    <w:left w:val="none" w:sz="0" w:space="0" w:color="auto"/>
                    <w:bottom w:val="none" w:sz="0" w:space="0" w:color="auto"/>
                    <w:right w:val="none" w:sz="0" w:space="0" w:color="auto"/>
                  </w:divBdr>
                  <w:divsChild>
                    <w:div w:id="12429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527175">
      <w:bodyDiv w:val="1"/>
      <w:marLeft w:val="0"/>
      <w:marRight w:val="0"/>
      <w:marTop w:val="0"/>
      <w:marBottom w:val="0"/>
      <w:divBdr>
        <w:top w:val="none" w:sz="0" w:space="0" w:color="auto"/>
        <w:left w:val="none" w:sz="0" w:space="0" w:color="auto"/>
        <w:bottom w:val="none" w:sz="0" w:space="0" w:color="auto"/>
        <w:right w:val="none" w:sz="0" w:space="0" w:color="auto"/>
      </w:divBdr>
    </w:div>
    <w:div w:id="1404647585">
      <w:bodyDiv w:val="1"/>
      <w:marLeft w:val="0"/>
      <w:marRight w:val="0"/>
      <w:marTop w:val="0"/>
      <w:marBottom w:val="0"/>
      <w:divBdr>
        <w:top w:val="none" w:sz="0" w:space="0" w:color="auto"/>
        <w:left w:val="none" w:sz="0" w:space="0" w:color="auto"/>
        <w:bottom w:val="none" w:sz="0" w:space="0" w:color="auto"/>
        <w:right w:val="none" w:sz="0" w:space="0" w:color="auto"/>
      </w:divBdr>
      <w:divsChild>
        <w:div w:id="1533574805">
          <w:marLeft w:val="0"/>
          <w:marRight w:val="0"/>
          <w:marTop w:val="0"/>
          <w:marBottom w:val="0"/>
          <w:divBdr>
            <w:top w:val="none" w:sz="0" w:space="0" w:color="auto"/>
            <w:left w:val="none" w:sz="0" w:space="0" w:color="auto"/>
            <w:bottom w:val="none" w:sz="0" w:space="0" w:color="auto"/>
            <w:right w:val="none" w:sz="0" w:space="0" w:color="auto"/>
          </w:divBdr>
          <w:divsChild>
            <w:div w:id="1269046470">
              <w:marLeft w:val="0"/>
              <w:marRight w:val="0"/>
              <w:marTop w:val="0"/>
              <w:marBottom w:val="0"/>
              <w:divBdr>
                <w:top w:val="none" w:sz="0" w:space="0" w:color="auto"/>
                <w:left w:val="none" w:sz="0" w:space="0" w:color="auto"/>
                <w:bottom w:val="none" w:sz="0" w:space="0" w:color="auto"/>
                <w:right w:val="none" w:sz="0" w:space="0" w:color="auto"/>
              </w:divBdr>
              <w:divsChild>
                <w:div w:id="160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83336">
      <w:bodyDiv w:val="1"/>
      <w:marLeft w:val="0"/>
      <w:marRight w:val="0"/>
      <w:marTop w:val="0"/>
      <w:marBottom w:val="0"/>
      <w:divBdr>
        <w:top w:val="none" w:sz="0" w:space="0" w:color="auto"/>
        <w:left w:val="none" w:sz="0" w:space="0" w:color="auto"/>
        <w:bottom w:val="none" w:sz="0" w:space="0" w:color="auto"/>
        <w:right w:val="none" w:sz="0" w:space="0" w:color="auto"/>
      </w:divBdr>
      <w:divsChild>
        <w:div w:id="389504069">
          <w:marLeft w:val="0"/>
          <w:marRight w:val="0"/>
          <w:marTop w:val="0"/>
          <w:marBottom w:val="0"/>
          <w:divBdr>
            <w:top w:val="none" w:sz="0" w:space="0" w:color="auto"/>
            <w:left w:val="none" w:sz="0" w:space="0" w:color="auto"/>
            <w:bottom w:val="none" w:sz="0" w:space="0" w:color="auto"/>
            <w:right w:val="none" w:sz="0" w:space="0" w:color="auto"/>
          </w:divBdr>
          <w:divsChild>
            <w:div w:id="562452206">
              <w:marLeft w:val="0"/>
              <w:marRight w:val="0"/>
              <w:marTop w:val="0"/>
              <w:marBottom w:val="0"/>
              <w:divBdr>
                <w:top w:val="none" w:sz="0" w:space="0" w:color="auto"/>
                <w:left w:val="none" w:sz="0" w:space="0" w:color="auto"/>
                <w:bottom w:val="none" w:sz="0" w:space="0" w:color="auto"/>
                <w:right w:val="none" w:sz="0" w:space="0" w:color="auto"/>
              </w:divBdr>
              <w:divsChild>
                <w:div w:id="8452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4336">
      <w:bodyDiv w:val="1"/>
      <w:marLeft w:val="0"/>
      <w:marRight w:val="0"/>
      <w:marTop w:val="0"/>
      <w:marBottom w:val="0"/>
      <w:divBdr>
        <w:top w:val="none" w:sz="0" w:space="0" w:color="auto"/>
        <w:left w:val="none" w:sz="0" w:space="0" w:color="auto"/>
        <w:bottom w:val="none" w:sz="0" w:space="0" w:color="auto"/>
        <w:right w:val="none" w:sz="0" w:space="0" w:color="auto"/>
      </w:divBdr>
      <w:divsChild>
        <w:div w:id="993535187">
          <w:marLeft w:val="0"/>
          <w:marRight w:val="0"/>
          <w:marTop w:val="0"/>
          <w:marBottom w:val="0"/>
          <w:divBdr>
            <w:top w:val="none" w:sz="0" w:space="0" w:color="auto"/>
            <w:left w:val="none" w:sz="0" w:space="0" w:color="auto"/>
            <w:bottom w:val="none" w:sz="0" w:space="0" w:color="auto"/>
            <w:right w:val="none" w:sz="0" w:space="0" w:color="auto"/>
          </w:divBdr>
          <w:divsChild>
            <w:div w:id="1774090814">
              <w:marLeft w:val="0"/>
              <w:marRight w:val="0"/>
              <w:marTop w:val="0"/>
              <w:marBottom w:val="0"/>
              <w:divBdr>
                <w:top w:val="none" w:sz="0" w:space="0" w:color="auto"/>
                <w:left w:val="none" w:sz="0" w:space="0" w:color="auto"/>
                <w:bottom w:val="none" w:sz="0" w:space="0" w:color="auto"/>
                <w:right w:val="none" w:sz="0" w:space="0" w:color="auto"/>
              </w:divBdr>
              <w:divsChild>
                <w:div w:id="13720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90968">
      <w:bodyDiv w:val="1"/>
      <w:marLeft w:val="0"/>
      <w:marRight w:val="0"/>
      <w:marTop w:val="0"/>
      <w:marBottom w:val="0"/>
      <w:divBdr>
        <w:top w:val="none" w:sz="0" w:space="0" w:color="auto"/>
        <w:left w:val="none" w:sz="0" w:space="0" w:color="auto"/>
        <w:bottom w:val="none" w:sz="0" w:space="0" w:color="auto"/>
        <w:right w:val="none" w:sz="0" w:space="0" w:color="auto"/>
      </w:divBdr>
      <w:divsChild>
        <w:div w:id="322663424">
          <w:marLeft w:val="0"/>
          <w:marRight w:val="0"/>
          <w:marTop w:val="0"/>
          <w:marBottom w:val="0"/>
          <w:divBdr>
            <w:top w:val="none" w:sz="0" w:space="0" w:color="auto"/>
            <w:left w:val="none" w:sz="0" w:space="0" w:color="auto"/>
            <w:bottom w:val="none" w:sz="0" w:space="0" w:color="auto"/>
            <w:right w:val="none" w:sz="0" w:space="0" w:color="auto"/>
          </w:divBdr>
          <w:divsChild>
            <w:div w:id="1586837628">
              <w:marLeft w:val="0"/>
              <w:marRight w:val="0"/>
              <w:marTop w:val="0"/>
              <w:marBottom w:val="0"/>
              <w:divBdr>
                <w:top w:val="none" w:sz="0" w:space="0" w:color="auto"/>
                <w:left w:val="none" w:sz="0" w:space="0" w:color="auto"/>
                <w:bottom w:val="none" w:sz="0" w:space="0" w:color="auto"/>
                <w:right w:val="none" w:sz="0" w:space="0" w:color="auto"/>
              </w:divBdr>
              <w:divsChild>
                <w:div w:id="9907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3796">
      <w:bodyDiv w:val="1"/>
      <w:marLeft w:val="0"/>
      <w:marRight w:val="0"/>
      <w:marTop w:val="0"/>
      <w:marBottom w:val="0"/>
      <w:divBdr>
        <w:top w:val="none" w:sz="0" w:space="0" w:color="auto"/>
        <w:left w:val="none" w:sz="0" w:space="0" w:color="auto"/>
        <w:bottom w:val="none" w:sz="0" w:space="0" w:color="auto"/>
        <w:right w:val="none" w:sz="0" w:space="0" w:color="auto"/>
      </w:divBdr>
      <w:divsChild>
        <w:div w:id="1036660428">
          <w:marLeft w:val="0"/>
          <w:marRight w:val="0"/>
          <w:marTop w:val="0"/>
          <w:marBottom w:val="0"/>
          <w:divBdr>
            <w:top w:val="none" w:sz="0" w:space="0" w:color="auto"/>
            <w:left w:val="none" w:sz="0" w:space="0" w:color="auto"/>
            <w:bottom w:val="none" w:sz="0" w:space="0" w:color="auto"/>
            <w:right w:val="none" w:sz="0" w:space="0" w:color="auto"/>
          </w:divBdr>
          <w:divsChild>
            <w:div w:id="419721849">
              <w:marLeft w:val="0"/>
              <w:marRight w:val="0"/>
              <w:marTop w:val="0"/>
              <w:marBottom w:val="0"/>
              <w:divBdr>
                <w:top w:val="none" w:sz="0" w:space="0" w:color="auto"/>
                <w:left w:val="none" w:sz="0" w:space="0" w:color="auto"/>
                <w:bottom w:val="none" w:sz="0" w:space="0" w:color="auto"/>
                <w:right w:val="none" w:sz="0" w:space="0" w:color="auto"/>
              </w:divBdr>
              <w:divsChild>
                <w:div w:id="2068793299">
                  <w:marLeft w:val="0"/>
                  <w:marRight w:val="0"/>
                  <w:marTop w:val="0"/>
                  <w:marBottom w:val="0"/>
                  <w:divBdr>
                    <w:top w:val="none" w:sz="0" w:space="0" w:color="auto"/>
                    <w:left w:val="none" w:sz="0" w:space="0" w:color="auto"/>
                    <w:bottom w:val="none" w:sz="0" w:space="0" w:color="auto"/>
                    <w:right w:val="none" w:sz="0" w:space="0" w:color="auto"/>
                  </w:divBdr>
                  <w:divsChild>
                    <w:div w:id="230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8297">
      <w:bodyDiv w:val="1"/>
      <w:marLeft w:val="0"/>
      <w:marRight w:val="0"/>
      <w:marTop w:val="0"/>
      <w:marBottom w:val="0"/>
      <w:divBdr>
        <w:top w:val="none" w:sz="0" w:space="0" w:color="auto"/>
        <w:left w:val="none" w:sz="0" w:space="0" w:color="auto"/>
        <w:bottom w:val="none" w:sz="0" w:space="0" w:color="auto"/>
        <w:right w:val="none" w:sz="0" w:space="0" w:color="auto"/>
      </w:divBdr>
      <w:divsChild>
        <w:div w:id="522669757">
          <w:marLeft w:val="0"/>
          <w:marRight w:val="0"/>
          <w:marTop w:val="0"/>
          <w:marBottom w:val="0"/>
          <w:divBdr>
            <w:top w:val="none" w:sz="0" w:space="0" w:color="auto"/>
            <w:left w:val="none" w:sz="0" w:space="0" w:color="auto"/>
            <w:bottom w:val="none" w:sz="0" w:space="0" w:color="auto"/>
            <w:right w:val="none" w:sz="0" w:space="0" w:color="auto"/>
          </w:divBdr>
          <w:divsChild>
            <w:div w:id="866865902">
              <w:marLeft w:val="0"/>
              <w:marRight w:val="0"/>
              <w:marTop w:val="0"/>
              <w:marBottom w:val="0"/>
              <w:divBdr>
                <w:top w:val="none" w:sz="0" w:space="0" w:color="auto"/>
                <w:left w:val="none" w:sz="0" w:space="0" w:color="auto"/>
                <w:bottom w:val="none" w:sz="0" w:space="0" w:color="auto"/>
                <w:right w:val="none" w:sz="0" w:space="0" w:color="auto"/>
              </w:divBdr>
              <w:divsChild>
                <w:div w:id="262763646">
                  <w:marLeft w:val="0"/>
                  <w:marRight w:val="0"/>
                  <w:marTop w:val="0"/>
                  <w:marBottom w:val="0"/>
                  <w:divBdr>
                    <w:top w:val="none" w:sz="0" w:space="0" w:color="auto"/>
                    <w:left w:val="none" w:sz="0" w:space="0" w:color="auto"/>
                    <w:bottom w:val="none" w:sz="0" w:space="0" w:color="auto"/>
                    <w:right w:val="none" w:sz="0" w:space="0" w:color="auto"/>
                  </w:divBdr>
                  <w:divsChild>
                    <w:div w:id="12085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633778">
      <w:bodyDiv w:val="1"/>
      <w:marLeft w:val="0"/>
      <w:marRight w:val="0"/>
      <w:marTop w:val="0"/>
      <w:marBottom w:val="0"/>
      <w:divBdr>
        <w:top w:val="none" w:sz="0" w:space="0" w:color="auto"/>
        <w:left w:val="none" w:sz="0" w:space="0" w:color="auto"/>
        <w:bottom w:val="none" w:sz="0" w:space="0" w:color="auto"/>
        <w:right w:val="none" w:sz="0" w:space="0" w:color="auto"/>
      </w:divBdr>
      <w:divsChild>
        <w:div w:id="129982086">
          <w:marLeft w:val="0"/>
          <w:marRight w:val="0"/>
          <w:marTop w:val="0"/>
          <w:marBottom w:val="0"/>
          <w:divBdr>
            <w:top w:val="none" w:sz="0" w:space="0" w:color="auto"/>
            <w:left w:val="none" w:sz="0" w:space="0" w:color="auto"/>
            <w:bottom w:val="none" w:sz="0" w:space="0" w:color="auto"/>
            <w:right w:val="none" w:sz="0" w:space="0" w:color="auto"/>
          </w:divBdr>
          <w:divsChild>
            <w:div w:id="225646520">
              <w:marLeft w:val="0"/>
              <w:marRight w:val="0"/>
              <w:marTop w:val="0"/>
              <w:marBottom w:val="0"/>
              <w:divBdr>
                <w:top w:val="none" w:sz="0" w:space="0" w:color="auto"/>
                <w:left w:val="none" w:sz="0" w:space="0" w:color="auto"/>
                <w:bottom w:val="none" w:sz="0" w:space="0" w:color="auto"/>
                <w:right w:val="none" w:sz="0" w:space="0" w:color="auto"/>
              </w:divBdr>
              <w:divsChild>
                <w:div w:id="1624996923">
                  <w:marLeft w:val="0"/>
                  <w:marRight w:val="0"/>
                  <w:marTop w:val="0"/>
                  <w:marBottom w:val="0"/>
                  <w:divBdr>
                    <w:top w:val="none" w:sz="0" w:space="0" w:color="auto"/>
                    <w:left w:val="none" w:sz="0" w:space="0" w:color="auto"/>
                    <w:bottom w:val="none" w:sz="0" w:space="0" w:color="auto"/>
                    <w:right w:val="none" w:sz="0" w:space="0" w:color="auto"/>
                  </w:divBdr>
                  <w:divsChild>
                    <w:div w:id="3902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20370">
      <w:bodyDiv w:val="1"/>
      <w:marLeft w:val="0"/>
      <w:marRight w:val="0"/>
      <w:marTop w:val="0"/>
      <w:marBottom w:val="0"/>
      <w:divBdr>
        <w:top w:val="none" w:sz="0" w:space="0" w:color="auto"/>
        <w:left w:val="none" w:sz="0" w:space="0" w:color="auto"/>
        <w:bottom w:val="none" w:sz="0" w:space="0" w:color="auto"/>
        <w:right w:val="none" w:sz="0" w:space="0" w:color="auto"/>
      </w:divBdr>
      <w:divsChild>
        <w:div w:id="1260259774">
          <w:marLeft w:val="0"/>
          <w:marRight w:val="0"/>
          <w:marTop w:val="0"/>
          <w:marBottom w:val="0"/>
          <w:divBdr>
            <w:top w:val="none" w:sz="0" w:space="0" w:color="auto"/>
            <w:left w:val="none" w:sz="0" w:space="0" w:color="auto"/>
            <w:bottom w:val="none" w:sz="0" w:space="0" w:color="auto"/>
            <w:right w:val="none" w:sz="0" w:space="0" w:color="auto"/>
          </w:divBdr>
          <w:divsChild>
            <w:div w:id="723603413">
              <w:marLeft w:val="0"/>
              <w:marRight w:val="0"/>
              <w:marTop w:val="0"/>
              <w:marBottom w:val="0"/>
              <w:divBdr>
                <w:top w:val="none" w:sz="0" w:space="0" w:color="auto"/>
                <w:left w:val="none" w:sz="0" w:space="0" w:color="auto"/>
                <w:bottom w:val="none" w:sz="0" w:space="0" w:color="auto"/>
                <w:right w:val="none" w:sz="0" w:space="0" w:color="auto"/>
              </w:divBdr>
              <w:divsChild>
                <w:div w:id="1001545904">
                  <w:marLeft w:val="0"/>
                  <w:marRight w:val="0"/>
                  <w:marTop w:val="0"/>
                  <w:marBottom w:val="0"/>
                  <w:divBdr>
                    <w:top w:val="none" w:sz="0" w:space="0" w:color="auto"/>
                    <w:left w:val="none" w:sz="0" w:space="0" w:color="auto"/>
                    <w:bottom w:val="none" w:sz="0" w:space="0" w:color="auto"/>
                    <w:right w:val="none" w:sz="0" w:space="0" w:color="auto"/>
                  </w:divBdr>
                  <w:divsChild>
                    <w:div w:id="1448085850">
                      <w:marLeft w:val="0"/>
                      <w:marRight w:val="0"/>
                      <w:marTop w:val="0"/>
                      <w:marBottom w:val="0"/>
                      <w:divBdr>
                        <w:top w:val="none" w:sz="0" w:space="0" w:color="auto"/>
                        <w:left w:val="none" w:sz="0" w:space="0" w:color="auto"/>
                        <w:bottom w:val="none" w:sz="0" w:space="0" w:color="auto"/>
                        <w:right w:val="none" w:sz="0" w:space="0" w:color="auto"/>
                      </w:divBdr>
                      <w:divsChild>
                        <w:div w:id="667640084">
                          <w:marLeft w:val="0"/>
                          <w:marRight w:val="0"/>
                          <w:marTop w:val="0"/>
                          <w:marBottom w:val="0"/>
                          <w:divBdr>
                            <w:top w:val="none" w:sz="0" w:space="0" w:color="auto"/>
                            <w:left w:val="none" w:sz="0" w:space="0" w:color="auto"/>
                            <w:bottom w:val="none" w:sz="0" w:space="0" w:color="auto"/>
                            <w:right w:val="none" w:sz="0" w:space="0" w:color="auto"/>
                          </w:divBdr>
                          <w:divsChild>
                            <w:div w:id="10447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21203">
                  <w:marLeft w:val="0"/>
                  <w:marRight w:val="0"/>
                  <w:marTop w:val="0"/>
                  <w:marBottom w:val="0"/>
                  <w:divBdr>
                    <w:top w:val="none" w:sz="0" w:space="0" w:color="auto"/>
                    <w:left w:val="none" w:sz="0" w:space="0" w:color="auto"/>
                    <w:bottom w:val="none" w:sz="0" w:space="0" w:color="auto"/>
                    <w:right w:val="none" w:sz="0" w:space="0" w:color="auto"/>
                  </w:divBdr>
                  <w:divsChild>
                    <w:div w:id="17651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88648">
          <w:marLeft w:val="0"/>
          <w:marRight w:val="0"/>
          <w:marTop w:val="0"/>
          <w:marBottom w:val="0"/>
          <w:divBdr>
            <w:top w:val="none" w:sz="0" w:space="0" w:color="auto"/>
            <w:left w:val="none" w:sz="0" w:space="0" w:color="auto"/>
            <w:bottom w:val="none" w:sz="0" w:space="0" w:color="auto"/>
            <w:right w:val="none" w:sz="0" w:space="0" w:color="auto"/>
          </w:divBdr>
          <w:divsChild>
            <w:div w:id="739786192">
              <w:marLeft w:val="0"/>
              <w:marRight w:val="0"/>
              <w:marTop w:val="0"/>
              <w:marBottom w:val="0"/>
              <w:divBdr>
                <w:top w:val="none" w:sz="0" w:space="0" w:color="auto"/>
                <w:left w:val="none" w:sz="0" w:space="0" w:color="auto"/>
                <w:bottom w:val="none" w:sz="0" w:space="0" w:color="auto"/>
                <w:right w:val="none" w:sz="0" w:space="0" w:color="auto"/>
              </w:divBdr>
              <w:divsChild>
                <w:div w:id="1446998125">
                  <w:marLeft w:val="0"/>
                  <w:marRight w:val="0"/>
                  <w:marTop w:val="0"/>
                  <w:marBottom w:val="0"/>
                  <w:divBdr>
                    <w:top w:val="none" w:sz="0" w:space="0" w:color="auto"/>
                    <w:left w:val="none" w:sz="0" w:space="0" w:color="auto"/>
                    <w:bottom w:val="none" w:sz="0" w:space="0" w:color="auto"/>
                    <w:right w:val="none" w:sz="0" w:space="0" w:color="auto"/>
                  </w:divBdr>
                  <w:divsChild>
                    <w:div w:id="492844101">
                      <w:marLeft w:val="0"/>
                      <w:marRight w:val="0"/>
                      <w:marTop w:val="0"/>
                      <w:marBottom w:val="0"/>
                      <w:divBdr>
                        <w:top w:val="none" w:sz="0" w:space="0" w:color="auto"/>
                        <w:left w:val="none" w:sz="0" w:space="0" w:color="auto"/>
                        <w:bottom w:val="none" w:sz="0" w:space="0" w:color="auto"/>
                        <w:right w:val="none" w:sz="0" w:space="0" w:color="auto"/>
                      </w:divBdr>
                      <w:divsChild>
                        <w:div w:id="132872138">
                          <w:marLeft w:val="0"/>
                          <w:marRight w:val="0"/>
                          <w:marTop w:val="0"/>
                          <w:marBottom w:val="0"/>
                          <w:divBdr>
                            <w:top w:val="none" w:sz="0" w:space="0" w:color="auto"/>
                            <w:left w:val="none" w:sz="0" w:space="0" w:color="auto"/>
                            <w:bottom w:val="none" w:sz="0" w:space="0" w:color="auto"/>
                            <w:right w:val="none" w:sz="0" w:space="0" w:color="auto"/>
                          </w:divBdr>
                          <w:divsChild>
                            <w:div w:id="1994985053">
                              <w:marLeft w:val="0"/>
                              <w:marRight w:val="0"/>
                              <w:marTop w:val="0"/>
                              <w:marBottom w:val="0"/>
                              <w:divBdr>
                                <w:top w:val="none" w:sz="0" w:space="0" w:color="auto"/>
                                <w:left w:val="none" w:sz="0" w:space="0" w:color="auto"/>
                                <w:bottom w:val="none" w:sz="0" w:space="0" w:color="auto"/>
                                <w:right w:val="none" w:sz="0" w:space="0" w:color="auto"/>
                              </w:divBdr>
                              <w:divsChild>
                                <w:div w:id="11635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82375">
          <w:marLeft w:val="0"/>
          <w:marRight w:val="0"/>
          <w:marTop w:val="0"/>
          <w:marBottom w:val="0"/>
          <w:divBdr>
            <w:top w:val="none" w:sz="0" w:space="0" w:color="auto"/>
            <w:left w:val="none" w:sz="0" w:space="0" w:color="auto"/>
            <w:bottom w:val="none" w:sz="0" w:space="0" w:color="auto"/>
            <w:right w:val="none" w:sz="0" w:space="0" w:color="auto"/>
          </w:divBdr>
          <w:divsChild>
            <w:div w:id="2063409557">
              <w:marLeft w:val="0"/>
              <w:marRight w:val="0"/>
              <w:marTop w:val="0"/>
              <w:marBottom w:val="0"/>
              <w:divBdr>
                <w:top w:val="none" w:sz="0" w:space="0" w:color="auto"/>
                <w:left w:val="none" w:sz="0" w:space="0" w:color="auto"/>
                <w:bottom w:val="none" w:sz="0" w:space="0" w:color="auto"/>
                <w:right w:val="none" w:sz="0" w:space="0" w:color="auto"/>
              </w:divBdr>
              <w:divsChild>
                <w:div w:id="275217957">
                  <w:marLeft w:val="0"/>
                  <w:marRight w:val="0"/>
                  <w:marTop w:val="0"/>
                  <w:marBottom w:val="0"/>
                  <w:divBdr>
                    <w:top w:val="none" w:sz="0" w:space="0" w:color="auto"/>
                    <w:left w:val="none" w:sz="0" w:space="0" w:color="auto"/>
                    <w:bottom w:val="none" w:sz="0" w:space="0" w:color="auto"/>
                    <w:right w:val="none" w:sz="0" w:space="0" w:color="auto"/>
                  </w:divBdr>
                  <w:divsChild>
                    <w:div w:id="412705989">
                      <w:marLeft w:val="0"/>
                      <w:marRight w:val="0"/>
                      <w:marTop w:val="0"/>
                      <w:marBottom w:val="0"/>
                      <w:divBdr>
                        <w:top w:val="none" w:sz="0" w:space="0" w:color="auto"/>
                        <w:left w:val="none" w:sz="0" w:space="0" w:color="auto"/>
                        <w:bottom w:val="none" w:sz="0" w:space="0" w:color="auto"/>
                        <w:right w:val="none" w:sz="0" w:space="0" w:color="auto"/>
                      </w:divBdr>
                      <w:divsChild>
                        <w:div w:id="1470516487">
                          <w:marLeft w:val="0"/>
                          <w:marRight w:val="0"/>
                          <w:marTop w:val="0"/>
                          <w:marBottom w:val="0"/>
                          <w:divBdr>
                            <w:top w:val="none" w:sz="0" w:space="0" w:color="auto"/>
                            <w:left w:val="none" w:sz="0" w:space="0" w:color="auto"/>
                            <w:bottom w:val="none" w:sz="0" w:space="0" w:color="auto"/>
                            <w:right w:val="none" w:sz="0" w:space="0" w:color="auto"/>
                          </w:divBdr>
                          <w:divsChild>
                            <w:div w:id="1580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024479">
      <w:bodyDiv w:val="1"/>
      <w:marLeft w:val="0"/>
      <w:marRight w:val="0"/>
      <w:marTop w:val="0"/>
      <w:marBottom w:val="0"/>
      <w:divBdr>
        <w:top w:val="none" w:sz="0" w:space="0" w:color="auto"/>
        <w:left w:val="none" w:sz="0" w:space="0" w:color="auto"/>
        <w:bottom w:val="none" w:sz="0" w:space="0" w:color="auto"/>
        <w:right w:val="none" w:sz="0" w:space="0" w:color="auto"/>
      </w:divBdr>
    </w:div>
    <w:div w:id="1484160584">
      <w:bodyDiv w:val="1"/>
      <w:marLeft w:val="0"/>
      <w:marRight w:val="0"/>
      <w:marTop w:val="0"/>
      <w:marBottom w:val="0"/>
      <w:divBdr>
        <w:top w:val="none" w:sz="0" w:space="0" w:color="auto"/>
        <w:left w:val="none" w:sz="0" w:space="0" w:color="auto"/>
        <w:bottom w:val="none" w:sz="0" w:space="0" w:color="auto"/>
        <w:right w:val="none" w:sz="0" w:space="0" w:color="auto"/>
      </w:divBdr>
    </w:div>
    <w:div w:id="1495755248">
      <w:bodyDiv w:val="1"/>
      <w:marLeft w:val="0"/>
      <w:marRight w:val="0"/>
      <w:marTop w:val="0"/>
      <w:marBottom w:val="0"/>
      <w:divBdr>
        <w:top w:val="none" w:sz="0" w:space="0" w:color="auto"/>
        <w:left w:val="none" w:sz="0" w:space="0" w:color="auto"/>
        <w:bottom w:val="none" w:sz="0" w:space="0" w:color="auto"/>
        <w:right w:val="none" w:sz="0" w:space="0" w:color="auto"/>
      </w:divBdr>
      <w:divsChild>
        <w:div w:id="1378967741">
          <w:marLeft w:val="0"/>
          <w:marRight w:val="0"/>
          <w:marTop w:val="0"/>
          <w:marBottom w:val="0"/>
          <w:divBdr>
            <w:top w:val="none" w:sz="0" w:space="0" w:color="auto"/>
            <w:left w:val="none" w:sz="0" w:space="0" w:color="auto"/>
            <w:bottom w:val="none" w:sz="0" w:space="0" w:color="auto"/>
            <w:right w:val="none" w:sz="0" w:space="0" w:color="auto"/>
          </w:divBdr>
          <w:divsChild>
            <w:div w:id="37246897">
              <w:marLeft w:val="0"/>
              <w:marRight w:val="0"/>
              <w:marTop w:val="0"/>
              <w:marBottom w:val="0"/>
              <w:divBdr>
                <w:top w:val="none" w:sz="0" w:space="0" w:color="auto"/>
                <w:left w:val="none" w:sz="0" w:space="0" w:color="auto"/>
                <w:bottom w:val="none" w:sz="0" w:space="0" w:color="auto"/>
                <w:right w:val="none" w:sz="0" w:space="0" w:color="auto"/>
              </w:divBdr>
              <w:divsChild>
                <w:div w:id="20079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9358">
      <w:bodyDiv w:val="1"/>
      <w:marLeft w:val="0"/>
      <w:marRight w:val="0"/>
      <w:marTop w:val="0"/>
      <w:marBottom w:val="0"/>
      <w:divBdr>
        <w:top w:val="none" w:sz="0" w:space="0" w:color="auto"/>
        <w:left w:val="none" w:sz="0" w:space="0" w:color="auto"/>
        <w:bottom w:val="none" w:sz="0" w:space="0" w:color="auto"/>
        <w:right w:val="none" w:sz="0" w:space="0" w:color="auto"/>
      </w:divBdr>
      <w:divsChild>
        <w:div w:id="1696271673">
          <w:marLeft w:val="0"/>
          <w:marRight w:val="0"/>
          <w:marTop w:val="0"/>
          <w:marBottom w:val="0"/>
          <w:divBdr>
            <w:top w:val="none" w:sz="0" w:space="0" w:color="auto"/>
            <w:left w:val="none" w:sz="0" w:space="0" w:color="auto"/>
            <w:bottom w:val="none" w:sz="0" w:space="0" w:color="auto"/>
            <w:right w:val="none" w:sz="0" w:space="0" w:color="auto"/>
          </w:divBdr>
          <w:divsChild>
            <w:div w:id="700669117">
              <w:marLeft w:val="0"/>
              <w:marRight w:val="0"/>
              <w:marTop w:val="0"/>
              <w:marBottom w:val="0"/>
              <w:divBdr>
                <w:top w:val="none" w:sz="0" w:space="0" w:color="auto"/>
                <w:left w:val="none" w:sz="0" w:space="0" w:color="auto"/>
                <w:bottom w:val="none" w:sz="0" w:space="0" w:color="auto"/>
                <w:right w:val="none" w:sz="0" w:space="0" w:color="auto"/>
              </w:divBdr>
              <w:divsChild>
                <w:div w:id="17057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68921">
      <w:bodyDiv w:val="1"/>
      <w:marLeft w:val="0"/>
      <w:marRight w:val="0"/>
      <w:marTop w:val="0"/>
      <w:marBottom w:val="0"/>
      <w:divBdr>
        <w:top w:val="none" w:sz="0" w:space="0" w:color="auto"/>
        <w:left w:val="none" w:sz="0" w:space="0" w:color="auto"/>
        <w:bottom w:val="none" w:sz="0" w:space="0" w:color="auto"/>
        <w:right w:val="none" w:sz="0" w:space="0" w:color="auto"/>
      </w:divBdr>
    </w:div>
    <w:div w:id="1507817612">
      <w:bodyDiv w:val="1"/>
      <w:marLeft w:val="0"/>
      <w:marRight w:val="0"/>
      <w:marTop w:val="0"/>
      <w:marBottom w:val="0"/>
      <w:divBdr>
        <w:top w:val="none" w:sz="0" w:space="0" w:color="auto"/>
        <w:left w:val="none" w:sz="0" w:space="0" w:color="auto"/>
        <w:bottom w:val="none" w:sz="0" w:space="0" w:color="auto"/>
        <w:right w:val="none" w:sz="0" w:space="0" w:color="auto"/>
      </w:divBdr>
      <w:divsChild>
        <w:div w:id="705375424">
          <w:marLeft w:val="0"/>
          <w:marRight w:val="0"/>
          <w:marTop w:val="0"/>
          <w:marBottom w:val="0"/>
          <w:divBdr>
            <w:top w:val="none" w:sz="0" w:space="0" w:color="auto"/>
            <w:left w:val="none" w:sz="0" w:space="0" w:color="auto"/>
            <w:bottom w:val="none" w:sz="0" w:space="0" w:color="auto"/>
            <w:right w:val="none" w:sz="0" w:space="0" w:color="auto"/>
          </w:divBdr>
          <w:divsChild>
            <w:div w:id="1145927032">
              <w:marLeft w:val="0"/>
              <w:marRight w:val="0"/>
              <w:marTop w:val="0"/>
              <w:marBottom w:val="0"/>
              <w:divBdr>
                <w:top w:val="none" w:sz="0" w:space="0" w:color="auto"/>
                <w:left w:val="none" w:sz="0" w:space="0" w:color="auto"/>
                <w:bottom w:val="none" w:sz="0" w:space="0" w:color="auto"/>
                <w:right w:val="none" w:sz="0" w:space="0" w:color="auto"/>
              </w:divBdr>
              <w:divsChild>
                <w:div w:id="56880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8465">
      <w:bodyDiv w:val="1"/>
      <w:marLeft w:val="0"/>
      <w:marRight w:val="0"/>
      <w:marTop w:val="0"/>
      <w:marBottom w:val="0"/>
      <w:divBdr>
        <w:top w:val="none" w:sz="0" w:space="0" w:color="auto"/>
        <w:left w:val="none" w:sz="0" w:space="0" w:color="auto"/>
        <w:bottom w:val="none" w:sz="0" w:space="0" w:color="auto"/>
        <w:right w:val="none" w:sz="0" w:space="0" w:color="auto"/>
      </w:divBdr>
      <w:divsChild>
        <w:div w:id="1348018247">
          <w:marLeft w:val="0"/>
          <w:marRight w:val="0"/>
          <w:marTop w:val="0"/>
          <w:marBottom w:val="0"/>
          <w:divBdr>
            <w:top w:val="none" w:sz="0" w:space="0" w:color="auto"/>
            <w:left w:val="none" w:sz="0" w:space="0" w:color="auto"/>
            <w:bottom w:val="none" w:sz="0" w:space="0" w:color="auto"/>
            <w:right w:val="none" w:sz="0" w:space="0" w:color="auto"/>
          </w:divBdr>
          <w:divsChild>
            <w:div w:id="1429160426">
              <w:marLeft w:val="0"/>
              <w:marRight w:val="0"/>
              <w:marTop w:val="0"/>
              <w:marBottom w:val="0"/>
              <w:divBdr>
                <w:top w:val="none" w:sz="0" w:space="0" w:color="auto"/>
                <w:left w:val="none" w:sz="0" w:space="0" w:color="auto"/>
                <w:bottom w:val="none" w:sz="0" w:space="0" w:color="auto"/>
                <w:right w:val="none" w:sz="0" w:space="0" w:color="auto"/>
              </w:divBdr>
              <w:divsChild>
                <w:div w:id="1107846360">
                  <w:marLeft w:val="0"/>
                  <w:marRight w:val="0"/>
                  <w:marTop w:val="0"/>
                  <w:marBottom w:val="0"/>
                  <w:divBdr>
                    <w:top w:val="none" w:sz="0" w:space="0" w:color="auto"/>
                    <w:left w:val="none" w:sz="0" w:space="0" w:color="auto"/>
                    <w:bottom w:val="none" w:sz="0" w:space="0" w:color="auto"/>
                    <w:right w:val="none" w:sz="0" w:space="0" w:color="auto"/>
                  </w:divBdr>
                  <w:divsChild>
                    <w:div w:id="15991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4981">
      <w:bodyDiv w:val="1"/>
      <w:marLeft w:val="0"/>
      <w:marRight w:val="0"/>
      <w:marTop w:val="0"/>
      <w:marBottom w:val="0"/>
      <w:divBdr>
        <w:top w:val="none" w:sz="0" w:space="0" w:color="auto"/>
        <w:left w:val="none" w:sz="0" w:space="0" w:color="auto"/>
        <w:bottom w:val="none" w:sz="0" w:space="0" w:color="auto"/>
        <w:right w:val="none" w:sz="0" w:space="0" w:color="auto"/>
      </w:divBdr>
      <w:divsChild>
        <w:div w:id="478422758">
          <w:marLeft w:val="0"/>
          <w:marRight w:val="0"/>
          <w:marTop w:val="0"/>
          <w:marBottom w:val="0"/>
          <w:divBdr>
            <w:top w:val="none" w:sz="0" w:space="0" w:color="auto"/>
            <w:left w:val="none" w:sz="0" w:space="0" w:color="auto"/>
            <w:bottom w:val="none" w:sz="0" w:space="0" w:color="auto"/>
            <w:right w:val="none" w:sz="0" w:space="0" w:color="auto"/>
          </w:divBdr>
          <w:divsChild>
            <w:div w:id="1572234131">
              <w:marLeft w:val="0"/>
              <w:marRight w:val="0"/>
              <w:marTop w:val="0"/>
              <w:marBottom w:val="0"/>
              <w:divBdr>
                <w:top w:val="none" w:sz="0" w:space="0" w:color="auto"/>
                <w:left w:val="none" w:sz="0" w:space="0" w:color="auto"/>
                <w:bottom w:val="none" w:sz="0" w:space="0" w:color="auto"/>
                <w:right w:val="none" w:sz="0" w:space="0" w:color="auto"/>
              </w:divBdr>
              <w:divsChild>
                <w:div w:id="8302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54409">
      <w:bodyDiv w:val="1"/>
      <w:marLeft w:val="0"/>
      <w:marRight w:val="0"/>
      <w:marTop w:val="0"/>
      <w:marBottom w:val="0"/>
      <w:divBdr>
        <w:top w:val="none" w:sz="0" w:space="0" w:color="auto"/>
        <w:left w:val="none" w:sz="0" w:space="0" w:color="auto"/>
        <w:bottom w:val="none" w:sz="0" w:space="0" w:color="auto"/>
        <w:right w:val="none" w:sz="0" w:space="0" w:color="auto"/>
      </w:divBdr>
      <w:divsChild>
        <w:div w:id="1522743993">
          <w:marLeft w:val="0"/>
          <w:marRight w:val="0"/>
          <w:marTop w:val="0"/>
          <w:marBottom w:val="0"/>
          <w:divBdr>
            <w:top w:val="none" w:sz="0" w:space="0" w:color="auto"/>
            <w:left w:val="none" w:sz="0" w:space="0" w:color="auto"/>
            <w:bottom w:val="none" w:sz="0" w:space="0" w:color="auto"/>
            <w:right w:val="none" w:sz="0" w:space="0" w:color="auto"/>
          </w:divBdr>
          <w:divsChild>
            <w:div w:id="764494541">
              <w:marLeft w:val="0"/>
              <w:marRight w:val="0"/>
              <w:marTop w:val="0"/>
              <w:marBottom w:val="0"/>
              <w:divBdr>
                <w:top w:val="none" w:sz="0" w:space="0" w:color="auto"/>
                <w:left w:val="none" w:sz="0" w:space="0" w:color="auto"/>
                <w:bottom w:val="none" w:sz="0" w:space="0" w:color="auto"/>
                <w:right w:val="none" w:sz="0" w:space="0" w:color="auto"/>
              </w:divBdr>
              <w:divsChild>
                <w:div w:id="1217202168">
                  <w:marLeft w:val="0"/>
                  <w:marRight w:val="0"/>
                  <w:marTop w:val="0"/>
                  <w:marBottom w:val="0"/>
                  <w:divBdr>
                    <w:top w:val="none" w:sz="0" w:space="0" w:color="auto"/>
                    <w:left w:val="none" w:sz="0" w:space="0" w:color="auto"/>
                    <w:bottom w:val="none" w:sz="0" w:space="0" w:color="auto"/>
                    <w:right w:val="none" w:sz="0" w:space="0" w:color="auto"/>
                  </w:divBdr>
                  <w:divsChild>
                    <w:div w:id="9724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933692">
      <w:bodyDiv w:val="1"/>
      <w:marLeft w:val="0"/>
      <w:marRight w:val="0"/>
      <w:marTop w:val="0"/>
      <w:marBottom w:val="0"/>
      <w:divBdr>
        <w:top w:val="none" w:sz="0" w:space="0" w:color="auto"/>
        <w:left w:val="none" w:sz="0" w:space="0" w:color="auto"/>
        <w:bottom w:val="none" w:sz="0" w:space="0" w:color="auto"/>
        <w:right w:val="none" w:sz="0" w:space="0" w:color="auto"/>
      </w:divBdr>
      <w:divsChild>
        <w:div w:id="1941794359">
          <w:marLeft w:val="0"/>
          <w:marRight w:val="0"/>
          <w:marTop w:val="0"/>
          <w:marBottom w:val="0"/>
          <w:divBdr>
            <w:top w:val="none" w:sz="0" w:space="0" w:color="auto"/>
            <w:left w:val="none" w:sz="0" w:space="0" w:color="auto"/>
            <w:bottom w:val="none" w:sz="0" w:space="0" w:color="auto"/>
            <w:right w:val="none" w:sz="0" w:space="0" w:color="auto"/>
          </w:divBdr>
          <w:divsChild>
            <w:div w:id="1403983169">
              <w:marLeft w:val="0"/>
              <w:marRight w:val="0"/>
              <w:marTop w:val="0"/>
              <w:marBottom w:val="0"/>
              <w:divBdr>
                <w:top w:val="none" w:sz="0" w:space="0" w:color="auto"/>
                <w:left w:val="none" w:sz="0" w:space="0" w:color="auto"/>
                <w:bottom w:val="none" w:sz="0" w:space="0" w:color="auto"/>
                <w:right w:val="none" w:sz="0" w:space="0" w:color="auto"/>
              </w:divBdr>
              <w:divsChild>
                <w:div w:id="18370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3212">
      <w:bodyDiv w:val="1"/>
      <w:marLeft w:val="0"/>
      <w:marRight w:val="0"/>
      <w:marTop w:val="0"/>
      <w:marBottom w:val="0"/>
      <w:divBdr>
        <w:top w:val="none" w:sz="0" w:space="0" w:color="auto"/>
        <w:left w:val="none" w:sz="0" w:space="0" w:color="auto"/>
        <w:bottom w:val="none" w:sz="0" w:space="0" w:color="auto"/>
        <w:right w:val="none" w:sz="0" w:space="0" w:color="auto"/>
      </w:divBdr>
      <w:divsChild>
        <w:div w:id="684786053">
          <w:marLeft w:val="0"/>
          <w:marRight w:val="0"/>
          <w:marTop w:val="0"/>
          <w:marBottom w:val="0"/>
          <w:divBdr>
            <w:top w:val="none" w:sz="0" w:space="0" w:color="auto"/>
            <w:left w:val="none" w:sz="0" w:space="0" w:color="auto"/>
            <w:bottom w:val="none" w:sz="0" w:space="0" w:color="auto"/>
            <w:right w:val="none" w:sz="0" w:space="0" w:color="auto"/>
          </w:divBdr>
          <w:divsChild>
            <w:div w:id="151458488">
              <w:marLeft w:val="0"/>
              <w:marRight w:val="0"/>
              <w:marTop w:val="0"/>
              <w:marBottom w:val="0"/>
              <w:divBdr>
                <w:top w:val="none" w:sz="0" w:space="0" w:color="auto"/>
                <w:left w:val="none" w:sz="0" w:space="0" w:color="auto"/>
                <w:bottom w:val="none" w:sz="0" w:space="0" w:color="auto"/>
                <w:right w:val="none" w:sz="0" w:space="0" w:color="auto"/>
              </w:divBdr>
              <w:divsChild>
                <w:div w:id="865171638">
                  <w:marLeft w:val="0"/>
                  <w:marRight w:val="0"/>
                  <w:marTop w:val="0"/>
                  <w:marBottom w:val="0"/>
                  <w:divBdr>
                    <w:top w:val="none" w:sz="0" w:space="0" w:color="auto"/>
                    <w:left w:val="none" w:sz="0" w:space="0" w:color="auto"/>
                    <w:bottom w:val="none" w:sz="0" w:space="0" w:color="auto"/>
                    <w:right w:val="none" w:sz="0" w:space="0" w:color="auto"/>
                  </w:divBdr>
                  <w:divsChild>
                    <w:div w:id="12366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062743">
      <w:bodyDiv w:val="1"/>
      <w:marLeft w:val="0"/>
      <w:marRight w:val="0"/>
      <w:marTop w:val="0"/>
      <w:marBottom w:val="0"/>
      <w:divBdr>
        <w:top w:val="none" w:sz="0" w:space="0" w:color="auto"/>
        <w:left w:val="none" w:sz="0" w:space="0" w:color="auto"/>
        <w:bottom w:val="none" w:sz="0" w:space="0" w:color="auto"/>
        <w:right w:val="none" w:sz="0" w:space="0" w:color="auto"/>
      </w:divBdr>
      <w:divsChild>
        <w:div w:id="2012171218">
          <w:marLeft w:val="0"/>
          <w:marRight w:val="0"/>
          <w:marTop w:val="0"/>
          <w:marBottom w:val="0"/>
          <w:divBdr>
            <w:top w:val="none" w:sz="0" w:space="0" w:color="auto"/>
            <w:left w:val="none" w:sz="0" w:space="0" w:color="auto"/>
            <w:bottom w:val="none" w:sz="0" w:space="0" w:color="auto"/>
            <w:right w:val="none" w:sz="0" w:space="0" w:color="auto"/>
          </w:divBdr>
          <w:divsChild>
            <w:div w:id="138889651">
              <w:marLeft w:val="0"/>
              <w:marRight w:val="0"/>
              <w:marTop w:val="0"/>
              <w:marBottom w:val="0"/>
              <w:divBdr>
                <w:top w:val="none" w:sz="0" w:space="0" w:color="auto"/>
                <w:left w:val="none" w:sz="0" w:space="0" w:color="auto"/>
                <w:bottom w:val="none" w:sz="0" w:space="0" w:color="auto"/>
                <w:right w:val="none" w:sz="0" w:space="0" w:color="auto"/>
              </w:divBdr>
              <w:divsChild>
                <w:div w:id="8962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9620">
      <w:bodyDiv w:val="1"/>
      <w:marLeft w:val="0"/>
      <w:marRight w:val="0"/>
      <w:marTop w:val="0"/>
      <w:marBottom w:val="0"/>
      <w:divBdr>
        <w:top w:val="none" w:sz="0" w:space="0" w:color="auto"/>
        <w:left w:val="none" w:sz="0" w:space="0" w:color="auto"/>
        <w:bottom w:val="none" w:sz="0" w:space="0" w:color="auto"/>
        <w:right w:val="none" w:sz="0" w:space="0" w:color="auto"/>
      </w:divBdr>
      <w:divsChild>
        <w:div w:id="555046590">
          <w:marLeft w:val="0"/>
          <w:marRight w:val="0"/>
          <w:marTop w:val="0"/>
          <w:marBottom w:val="0"/>
          <w:divBdr>
            <w:top w:val="none" w:sz="0" w:space="0" w:color="auto"/>
            <w:left w:val="none" w:sz="0" w:space="0" w:color="auto"/>
            <w:bottom w:val="none" w:sz="0" w:space="0" w:color="auto"/>
            <w:right w:val="none" w:sz="0" w:space="0" w:color="auto"/>
          </w:divBdr>
          <w:divsChild>
            <w:div w:id="962689257">
              <w:marLeft w:val="0"/>
              <w:marRight w:val="0"/>
              <w:marTop w:val="0"/>
              <w:marBottom w:val="0"/>
              <w:divBdr>
                <w:top w:val="none" w:sz="0" w:space="0" w:color="auto"/>
                <w:left w:val="none" w:sz="0" w:space="0" w:color="auto"/>
                <w:bottom w:val="none" w:sz="0" w:space="0" w:color="auto"/>
                <w:right w:val="none" w:sz="0" w:space="0" w:color="auto"/>
              </w:divBdr>
              <w:divsChild>
                <w:div w:id="2135832528">
                  <w:marLeft w:val="0"/>
                  <w:marRight w:val="0"/>
                  <w:marTop w:val="0"/>
                  <w:marBottom w:val="0"/>
                  <w:divBdr>
                    <w:top w:val="none" w:sz="0" w:space="0" w:color="auto"/>
                    <w:left w:val="none" w:sz="0" w:space="0" w:color="auto"/>
                    <w:bottom w:val="none" w:sz="0" w:space="0" w:color="auto"/>
                    <w:right w:val="none" w:sz="0" w:space="0" w:color="auto"/>
                  </w:divBdr>
                  <w:divsChild>
                    <w:div w:id="3467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002">
      <w:bodyDiv w:val="1"/>
      <w:marLeft w:val="0"/>
      <w:marRight w:val="0"/>
      <w:marTop w:val="0"/>
      <w:marBottom w:val="0"/>
      <w:divBdr>
        <w:top w:val="none" w:sz="0" w:space="0" w:color="auto"/>
        <w:left w:val="none" w:sz="0" w:space="0" w:color="auto"/>
        <w:bottom w:val="none" w:sz="0" w:space="0" w:color="auto"/>
        <w:right w:val="none" w:sz="0" w:space="0" w:color="auto"/>
      </w:divBdr>
    </w:div>
    <w:div w:id="158834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3971">
          <w:marLeft w:val="0"/>
          <w:marRight w:val="0"/>
          <w:marTop w:val="0"/>
          <w:marBottom w:val="0"/>
          <w:divBdr>
            <w:top w:val="none" w:sz="0" w:space="0" w:color="auto"/>
            <w:left w:val="none" w:sz="0" w:space="0" w:color="auto"/>
            <w:bottom w:val="none" w:sz="0" w:space="0" w:color="auto"/>
            <w:right w:val="none" w:sz="0" w:space="0" w:color="auto"/>
          </w:divBdr>
          <w:divsChild>
            <w:div w:id="848985777">
              <w:marLeft w:val="0"/>
              <w:marRight w:val="0"/>
              <w:marTop w:val="0"/>
              <w:marBottom w:val="0"/>
              <w:divBdr>
                <w:top w:val="none" w:sz="0" w:space="0" w:color="auto"/>
                <w:left w:val="none" w:sz="0" w:space="0" w:color="auto"/>
                <w:bottom w:val="none" w:sz="0" w:space="0" w:color="auto"/>
                <w:right w:val="none" w:sz="0" w:space="0" w:color="auto"/>
              </w:divBdr>
              <w:divsChild>
                <w:div w:id="19514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88666">
      <w:bodyDiv w:val="1"/>
      <w:marLeft w:val="0"/>
      <w:marRight w:val="0"/>
      <w:marTop w:val="0"/>
      <w:marBottom w:val="0"/>
      <w:divBdr>
        <w:top w:val="none" w:sz="0" w:space="0" w:color="auto"/>
        <w:left w:val="none" w:sz="0" w:space="0" w:color="auto"/>
        <w:bottom w:val="none" w:sz="0" w:space="0" w:color="auto"/>
        <w:right w:val="none" w:sz="0" w:space="0" w:color="auto"/>
      </w:divBdr>
      <w:divsChild>
        <w:div w:id="431436249">
          <w:marLeft w:val="0"/>
          <w:marRight w:val="0"/>
          <w:marTop w:val="0"/>
          <w:marBottom w:val="0"/>
          <w:divBdr>
            <w:top w:val="none" w:sz="0" w:space="0" w:color="auto"/>
            <w:left w:val="none" w:sz="0" w:space="0" w:color="auto"/>
            <w:bottom w:val="none" w:sz="0" w:space="0" w:color="auto"/>
            <w:right w:val="none" w:sz="0" w:space="0" w:color="auto"/>
          </w:divBdr>
          <w:divsChild>
            <w:div w:id="58598086">
              <w:marLeft w:val="0"/>
              <w:marRight w:val="0"/>
              <w:marTop w:val="0"/>
              <w:marBottom w:val="0"/>
              <w:divBdr>
                <w:top w:val="none" w:sz="0" w:space="0" w:color="auto"/>
                <w:left w:val="none" w:sz="0" w:space="0" w:color="auto"/>
                <w:bottom w:val="none" w:sz="0" w:space="0" w:color="auto"/>
                <w:right w:val="none" w:sz="0" w:space="0" w:color="auto"/>
              </w:divBdr>
              <w:divsChild>
                <w:div w:id="1173296863">
                  <w:marLeft w:val="0"/>
                  <w:marRight w:val="0"/>
                  <w:marTop w:val="0"/>
                  <w:marBottom w:val="0"/>
                  <w:divBdr>
                    <w:top w:val="none" w:sz="0" w:space="0" w:color="auto"/>
                    <w:left w:val="none" w:sz="0" w:space="0" w:color="auto"/>
                    <w:bottom w:val="none" w:sz="0" w:space="0" w:color="auto"/>
                    <w:right w:val="none" w:sz="0" w:space="0" w:color="auto"/>
                  </w:divBdr>
                  <w:divsChild>
                    <w:div w:id="5072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44070">
      <w:bodyDiv w:val="1"/>
      <w:marLeft w:val="0"/>
      <w:marRight w:val="0"/>
      <w:marTop w:val="0"/>
      <w:marBottom w:val="0"/>
      <w:divBdr>
        <w:top w:val="none" w:sz="0" w:space="0" w:color="auto"/>
        <w:left w:val="none" w:sz="0" w:space="0" w:color="auto"/>
        <w:bottom w:val="none" w:sz="0" w:space="0" w:color="auto"/>
        <w:right w:val="none" w:sz="0" w:space="0" w:color="auto"/>
      </w:divBdr>
      <w:divsChild>
        <w:div w:id="1438135969">
          <w:marLeft w:val="0"/>
          <w:marRight w:val="0"/>
          <w:marTop w:val="0"/>
          <w:marBottom w:val="0"/>
          <w:divBdr>
            <w:top w:val="none" w:sz="0" w:space="0" w:color="auto"/>
            <w:left w:val="none" w:sz="0" w:space="0" w:color="auto"/>
            <w:bottom w:val="none" w:sz="0" w:space="0" w:color="auto"/>
            <w:right w:val="none" w:sz="0" w:space="0" w:color="auto"/>
          </w:divBdr>
          <w:divsChild>
            <w:div w:id="272833226">
              <w:marLeft w:val="0"/>
              <w:marRight w:val="0"/>
              <w:marTop w:val="0"/>
              <w:marBottom w:val="0"/>
              <w:divBdr>
                <w:top w:val="none" w:sz="0" w:space="0" w:color="auto"/>
                <w:left w:val="none" w:sz="0" w:space="0" w:color="auto"/>
                <w:bottom w:val="none" w:sz="0" w:space="0" w:color="auto"/>
                <w:right w:val="none" w:sz="0" w:space="0" w:color="auto"/>
              </w:divBdr>
              <w:divsChild>
                <w:div w:id="2125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5763">
      <w:bodyDiv w:val="1"/>
      <w:marLeft w:val="0"/>
      <w:marRight w:val="0"/>
      <w:marTop w:val="0"/>
      <w:marBottom w:val="0"/>
      <w:divBdr>
        <w:top w:val="none" w:sz="0" w:space="0" w:color="auto"/>
        <w:left w:val="none" w:sz="0" w:space="0" w:color="auto"/>
        <w:bottom w:val="none" w:sz="0" w:space="0" w:color="auto"/>
        <w:right w:val="none" w:sz="0" w:space="0" w:color="auto"/>
      </w:divBdr>
      <w:divsChild>
        <w:div w:id="706220823">
          <w:marLeft w:val="0"/>
          <w:marRight w:val="0"/>
          <w:marTop w:val="0"/>
          <w:marBottom w:val="0"/>
          <w:divBdr>
            <w:top w:val="none" w:sz="0" w:space="0" w:color="auto"/>
            <w:left w:val="none" w:sz="0" w:space="0" w:color="auto"/>
            <w:bottom w:val="none" w:sz="0" w:space="0" w:color="auto"/>
            <w:right w:val="none" w:sz="0" w:space="0" w:color="auto"/>
          </w:divBdr>
          <w:divsChild>
            <w:div w:id="1703088237">
              <w:marLeft w:val="0"/>
              <w:marRight w:val="0"/>
              <w:marTop w:val="0"/>
              <w:marBottom w:val="0"/>
              <w:divBdr>
                <w:top w:val="none" w:sz="0" w:space="0" w:color="auto"/>
                <w:left w:val="none" w:sz="0" w:space="0" w:color="auto"/>
                <w:bottom w:val="none" w:sz="0" w:space="0" w:color="auto"/>
                <w:right w:val="none" w:sz="0" w:space="0" w:color="auto"/>
              </w:divBdr>
              <w:divsChild>
                <w:div w:id="3685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9544">
      <w:bodyDiv w:val="1"/>
      <w:marLeft w:val="0"/>
      <w:marRight w:val="0"/>
      <w:marTop w:val="0"/>
      <w:marBottom w:val="0"/>
      <w:divBdr>
        <w:top w:val="none" w:sz="0" w:space="0" w:color="auto"/>
        <w:left w:val="none" w:sz="0" w:space="0" w:color="auto"/>
        <w:bottom w:val="none" w:sz="0" w:space="0" w:color="auto"/>
        <w:right w:val="none" w:sz="0" w:space="0" w:color="auto"/>
      </w:divBdr>
      <w:divsChild>
        <w:div w:id="1374579832">
          <w:marLeft w:val="0"/>
          <w:marRight w:val="0"/>
          <w:marTop w:val="0"/>
          <w:marBottom w:val="0"/>
          <w:divBdr>
            <w:top w:val="none" w:sz="0" w:space="0" w:color="auto"/>
            <w:left w:val="none" w:sz="0" w:space="0" w:color="auto"/>
            <w:bottom w:val="none" w:sz="0" w:space="0" w:color="auto"/>
            <w:right w:val="none" w:sz="0" w:space="0" w:color="auto"/>
          </w:divBdr>
          <w:divsChild>
            <w:div w:id="1423647778">
              <w:marLeft w:val="0"/>
              <w:marRight w:val="0"/>
              <w:marTop w:val="0"/>
              <w:marBottom w:val="0"/>
              <w:divBdr>
                <w:top w:val="none" w:sz="0" w:space="0" w:color="auto"/>
                <w:left w:val="none" w:sz="0" w:space="0" w:color="auto"/>
                <w:bottom w:val="none" w:sz="0" w:space="0" w:color="auto"/>
                <w:right w:val="none" w:sz="0" w:space="0" w:color="auto"/>
              </w:divBdr>
              <w:divsChild>
                <w:div w:id="3924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92483">
      <w:bodyDiv w:val="1"/>
      <w:marLeft w:val="0"/>
      <w:marRight w:val="0"/>
      <w:marTop w:val="0"/>
      <w:marBottom w:val="0"/>
      <w:divBdr>
        <w:top w:val="none" w:sz="0" w:space="0" w:color="auto"/>
        <w:left w:val="none" w:sz="0" w:space="0" w:color="auto"/>
        <w:bottom w:val="none" w:sz="0" w:space="0" w:color="auto"/>
        <w:right w:val="none" w:sz="0" w:space="0" w:color="auto"/>
      </w:divBdr>
    </w:div>
    <w:div w:id="1600672066">
      <w:bodyDiv w:val="1"/>
      <w:marLeft w:val="0"/>
      <w:marRight w:val="0"/>
      <w:marTop w:val="0"/>
      <w:marBottom w:val="0"/>
      <w:divBdr>
        <w:top w:val="none" w:sz="0" w:space="0" w:color="auto"/>
        <w:left w:val="none" w:sz="0" w:space="0" w:color="auto"/>
        <w:bottom w:val="none" w:sz="0" w:space="0" w:color="auto"/>
        <w:right w:val="none" w:sz="0" w:space="0" w:color="auto"/>
      </w:divBdr>
    </w:div>
    <w:div w:id="1601334223">
      <w:bodyDiv w:val="1"/>
      <w:marLeft w:val="0"/>
      <w:marRight w:val="0"/>
      <w:marTop w:val="0"/>
      <w:marBottom w:val="0"/>
      <w:divBdr>
        <w:top w:val="none" w:sz="0" w:space="0" w:color="auto"/>
        <w:left w:val="none" w:sz="0" w:space="0" w:color="auto"/>
        <w:bottom w:val="none" w:sz="0" w:space="0" w:color="auto"/>
        <w:right w:val="none" w:sz="0" w:space="0" w:color="auto"/>
      </w:divBdr>
      <w:divsChild>
        <w:div w:id="395592915">
          <w:marLeft w:val="0"/>
          <w:marRight w:val="0"/>
          <w:marTop w:val="0"/>
          <w:marBottom w:val="0"/>
          <w:divBdr>
            <w:top w:val="none" w:sz="0" w:space="0" w:color="auto"/>
            <w:left w:val="none" w:sz="0" w:space="0" w:color="auto"/>
            <w:bottom w:val="none" w:sz="0" w:space="0" w:color="auto"/>
            <w:right w:val="none" w:sz="0" w:space="0" w:color="auto"/>
          </w:divBdr>
          <w:divsChild>
            <w:div w:id="151456169">
              <w:marLeft w:val="0"/>
              <w:marRight w:val="0"/>
              <w:marTop w:val="0"/>
              <w:marBottom w:val="0"/>
              <w:divBdr>
                <w:top w:val="none" w:sz="0" w:space="0" w:color="auto"/>
                <w:left w:val="none" w:sz="0" w:space="0" w:color="auto"/>
                <w:bottom w:val="none" w:sz="0" w:space="0" w:color="auto"/>
                <w:right w:val="none" w:sz="0" w:space="0" w:color="auto"/>
              </w:divBdr>
              <w:divsChild>
                <w:div w:id="18949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4097">
      <w:bodyDiv w:val="1"/>
      <w:marLeft w:val="0"/>
      <w:marRight w:val="0"/>
      <w:marTop w:val="0"/>
      <w:marBottom w:val="0"/>
      <w:divBdr>
        <w:top w:val="none" w:sz="0" w:space="0" w:color="auto"/>
        <w:left w:val="none" w:sz="0" w:space="0" w:color="auto"/>
        <w:bottom w:val="none" w:sz="0" w:space="0" w:color="auto"/>
        <w:right w:val="none" w:sz="0" w:space="0" w:color="auto"/>
      </w:divBdr>
    </w:div>
    <w:div w:id="1608267873">
      <w:bodyDiv w:val="1"/>
      <w:marLeft w:val="0"/>
      <w:marRight w:val="0"/>
      <w:marTop w:val="0"/>
      <w:marBottom w:val="0"/>
      <w:divBdr>
        <w:top w:val="none" w:sz="0" w:space="0" w:color="auto"/>
        <w:left w:val="none" w:sz="0" w:space="0" w:color="auto"/>
        <w:bottom w:val="none" w:sz="0" w:space="0" w:color="auto"/>
        <w:right w:val="none" w:sz="0" w:space="0" w:color="auto"/>
      </w:divBdr>
      <w:divsChild>
        <w:div w:id="1929926564">
          <w:marLeft w:val="0"/>
          <w:marRight w:val="0"/>
          <w:marTop w:val="0"/>
          <w:marBottom w:val="0"/>
          <w:divBdr>
            <w:top w:val="none" w:sz="0" w:space="0" w:color="auto"/>
            <w:left w:val="none" w:sz="0" w:space="0" w:color="auto"/>
            <w:bottom w:val="none" w:sz="0" w:space="0" w:color="auto"/>
            <w:right w:val="none" w:sz="0" w:space="0" w:color="auto"/>
          </w:divBdr>
          <w:divsChild>
            <w:div w:id="279146800">
              <w:marLeft w:val="0"/>
              <w:marRight w:val="0"/>
              <w:marTop w:val="0"/>
              <w:marBottom w:val="0"/>
              <w:divBdr>
                <w:top w:val="none" w:sz="0" w:space="0" w:color="auto"/>
                <w:left w:val="none" w:sz="0" w:space="0" w:color="auto"/>
                <w:bottom w:val="none" w:sz="0" w:space="0" w:color="auto"/>
                <w:right w:val="none" w:sz="0" w:space="0" w:color="auto"/>
              </w:divBdr>
              <w:divsChild>
                <w:div w:id="21198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89707">
      <w:bodyDiv w:val="1"/>
      <w:marLeft w:val="0"/>
      <w:marRight w:val="0"/>
      <w:marTop w:val="0"/>
      <w:marBottom w:val="0"/>
      <w:divBdr>
        <w:top w:val="none" w:sz="0" w:space="0" w:color="auto"/>
        <w:left w:val="none" w:sz="0" w:space="0" w:color="auto"/>
        <w:bottom w:val="none" w:sz="0" w:space="0" w:color="auto"/>
        <w:right w:val="none" w:sz="0" w:space="0" w:color="auto"/>
      </w:divBdr>
      <w:divsChild>
        <w:div w:id="850265998">
          <w:marLeft w:val="0"/>
          <w:marRight w:val="0"/>
          <w:marTop w:val="0"/>
          <w:marBottom w:val="0"/>
          <w:divBdr>
            <w:top w:val="none" w:sz="0" w:space="0" w:color="auto"/>
            <w:left w:val="none" w:sz="0" w:space="0" w:color="auto"/>
            <w:bottom w:val="none" w:sz="0" w:space="0" w:color="auto"/>
            <w:right w:val="none" w:sz="0" w:space="0" w:color="auto"/>
          </w:divBdr>
          <w:divsChild>
            <w:div w:id="16202861">
              <w:marLeft w:val="0"/>
              <w:marRight w:val="0"/>
              <w:marTop w:val="0"/>
              <w:marBottom w:val="0"/>
              <w:divBdr>
                <w:top w:val="none" w:sz="0" w:space="0" w:color="auto"/>
                <w:left w:val="none" w:sz="0" w:space="0" w:color="auto"/>
                <w:bottom w:val="none" w:sz="0" w:space="0" w:color="auto"/>
                <w:right w:val="none" w:sz="0" w:space="0" w:color="auto"/>
              </w:divBdr>
              <w:divsChild>
                <w:div w:id="868689092">
                  <w:marLeft w:val="0"/>
                  <w:marRight w:val="0"/>
                  <w:marTop w:val="0"/>
                  <w:marBottom w:val="0"/>
                  <w:divBdr>
                    <w:top w:val="none" w:sz="0" w:space="0" w:color="auto"/>
                    <w:left w:val="none" w:sz="0" w:space="0" w:color="auto"/>
                    <w:bottom w:val="none" w:sz="0" w:space="0" w:color="auto"/>
                    <w:right w:val="none" w:sz="0" w:space="0" w:color="auto"/>
                  </w:divBdr>
                  <w:divsChild>
                    <w:div w:id="12217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1214">
      <w:bodyDiv w:val="1"/>
      <w:marLeft w:val="0"/>
      <w:marRight w:val="0"/>
      <w:marTop w:val="0"/>
      <w:marBottom w:val="0"/>
      <w:divBdr>
        <w:top w:val="none" w:sz="0" w:space="0" w:color="auto"/>
        <w:left w:val="none" w:sz="0" w:space="0" w:color="auto"/>
        <w:bottom w:val="none" w:sz="0" w:space="0" w:color="auto"/>
        <w:right w:val="none" w:sz="0" w:space="0" w:color="auto"/>
      </w:divBdr>
    </w:div>
    <w:div w:id="1639532781">
      <w:bodyDiv w:val="1"/>
      <w:marLeft w:val="0"/>
      <w:marRight w:val="0"/>
      <w:marTop w:val="0"/>
      <w:marBottom w:val="0"/>
      <w:divBdr>
        <w:top w:val="none" w:sz="0" w:space="0" w:color="auto"/>
        <w:left w:val="none" w:sz="0" w:space="0" w:color="auto"/>
        <w:bottom w:val="none" w:sz="0" w:space="0" w:color="auto"/>
        <w:right w:val="none" w:sz="0" w:space="0" w:color="auto"/>
      </w:divBdr>
      <w:divsChild>
        <w:div w:id="967125985">
          <w:marLeft w:val="0"/>
          <w:marRight w:val="0"/>
          <w:marTop w:val="0"/>
          <w:marBottom w:val="0"/>
          <w:divBdr>
            <w:top w:val="none" w:sz="0" w:space="0" w:color="auto"/>
            <w:left w:val="none" w:sz="0" w:space="0" w:color="auto"/>
            <w:bottom w:val="none" w:sz="0" w:space="0" w:color="auto"/>
            <w:right w:val="none" w:sz="0" w:space="0" w:color="auto"/>
          </w:divBdr>
          <w:divsChild>
            <w:div w:id="537471080">
              <w:marLeft w:val="0"/>
              <w:marRight w:val="0"/>
              <w:marTop w:val="0"/>
              <w:marBottom w:val="0"/>
              <w:divBdr>
                <w:top w:val="none" w:sz="0" w:space="0" w:color="auto"/>
                <w:left w:val="none" w:sz="0" w:space="0" w:color="auto"/>
                <w:bottom w:val="none" w:sz="0" w:space="0" w:color="auto"/>
                <w:right w:val="none" w:sz="0" w:space="0" w:color="auto"/>
              </w:divBdr>
              <w:divsChild>
                <w:div w:id="1805388731">
                  <w:marLeft w:val="0"/>
                  <w:marRight w:val="0"/>
                  <w:marTop w:val="0"/>
                  <w:marBottom w:val="0"/>
                  <w:divBdr>
                    <w:top w:val="none" w:sz="0" w:space="0" w:color="auto"/>
                    <w:left w:val="none" w:sz="0" w:space="0" w:color="auto"/>
                    <w:bottom w:val="none" w:sz="0" w:space="0" w:color="auto"/>
                    <w:right w:val="none" w:sz="0" w:space="0" w:color="auto"/>
                  </w:divBdr>
                  <w:divsChild>
                    <w:div w:id="10501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68754">
      <w:bodyDiv w:val="1"/>
      <w:marLeft w:val="0"/>
      <w:marRight w:val="0"/>
      <w:marTop w:val="0"/>
      <w:marBottom w:val="0"/>
      <w:divBdr>
        <w:top w:val="none" w:sz="0" w:space="0" w:color="auto"/>
        <w:left w:val="none" w:sz="0" w:space="0" w:color="auto"/>
        <w:bottom w:val="none" w:sz="0" w:space="0" w:color="auto"/>
        <w:right w:val="none" w:sz="0" w:space="0" w:color="auto"/>
      </w:divBdr>
      <w:divsChild>
        <w:div w:id="40399923">
          <w:marLeft w:val="0"/>
          <w:marRight w:val="0"/>
          <w:marTop w:val="0"/>
          <w:marBottom w:val="0"/>
          <w:divBdr>
            <w:top w:val="none" w:sz="0" w:space="0" w:color="auto"/>
            <w:left w:val="none" w:sz="0" w:space="0" w:color="auto"/>
            <w:bottom w:val="none" w:sz="0" w:space="0" w:color="auto"/>
            <w:right w:val="none" w:sz="0" w:space="0" w:color="auto"/>
          </w:divBdr>
          <w:divsChild>
            <w:div w:id="1010521938">
              <w:marLeft w:val="0"/>
              <w:marRight w:val="0"/>
              <w:marTop w:val="0"/>
              <w:marBottom w:val="0"/>
              <w:divBdr>
                <w:top w:val="none" w:sz="0" w:space="0" w:color="auto"/>
                <w:left w:val="none" w:sz="0" w:space="0" w:color="auto"/>
                <w:bottom w:val="none" w:sz="0" w:space="0" w:color="auto"/>
                <w:right w:val="none" w:sz="0" w:space="0" w:color="auto"/>
              </w:divBdr>
              <w:divsChild>
                <w:div w:id="13288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56330">
      <w:bodyDiv w:val="1"/>
      <w:marLeft w:val="0"/>
      <w:marRight w:val="0"/>
      <w:marTop w:val="0"/>
      <w:marBottom w:val="0"/>
      <w:divBdr>
        <w:top w:val="none" w:sz="0" w:space="0" w:color="auto"/>
        <w:left w:val="none" w:sz="0" w:space="0" w:color="auto"/>
        <w:bottom w:val="none" w:sz="0" w:space="0" w:color="auto"/>
        <w:right w:val="none" w:sz="0" w:space="0" w:color="auto"/>
      </w:divBdr>
      <w:divsChild>
        <w:div w:id="1540388645">
          <w:marLeft w:val="0"/>
          <w:marRight w:val="0"/>
          <w:marTop w:val="0"/>
          <w:marBottom w:val="0"/>
          <w:divBdr>
            <w:top w:val="none" w:sz="0" w:space="0" w:color="auto"/>
            <w:left w:val="none" w:sz="0" w:space="0" w:color="auto"/>
            <w:bottom w:val="none" w:sz="0" w:space="0" w:color="auto"/>
            <w:right w:val="none" w:sz="0" w:space="0" w:color="auto"/>
          </w:divBdr>
          <w:divsChild>
            <w:div w:id="428818485">
              <w:marLeft w:val="0"/>
              <w:marRight w:val="0"/>
              <w:marTop w:val="0"/>
              <w:marBottom w:val="0"/>
              <w:divBdr>
                <w:top w:val="none" w:sz="0" w:space="0" w:color="auto"/>
                <w:left w:val="none" w:sz="0" w:space="0" w:color="auto"/>
                <w:bottom w:val="none" w:sz="0" w:space="0" w:color="auto"/>
                <w:right w:val="none" w:sz="0" w:space="0" w:color="auto"/>
              </w:divBdr>
              <w:divsChild>
                <w:div w:id="10637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3475">
      <w:bodyDiv w:val="1"/>
      <w:marLeft w:val="0"/>
      <w:marRight w:val="0"/>
      <w:marTop w:val="0"/>
      <w:marBottom w:val="0"/>
      <w:divBdr>
        <w:top w:val="none" w:sz="0" w:space="0" w:color="auto"/>
        <w:left w:val="none" w:sz="0" w:space="0" w:color="auto"/>
        <w:bottom w:val="none" w:sz="0" w:space="0" w:color="auto"/>
        <w:right w:val="none" w:sz="0" w:space="0" w:color="auto"/>
      </w:divBdr>
      <w:divsChild>
        <w:div w:id="1288393009">
          <w:marLeft w:val="0"/>
          <w:marRight w:val="0"/>
          <w:marTop w:val="0"/>
          <w:marBottom w:val="0"/>
          <w:divBdr>
            <w:top w:val="none" w:sz="0" w:space="0" w:color="auto"/>
            <w:left w:val="none" w:sz="0" w:space="0" w:color="auto"/>
            <w:bottom w:val="none" w:sz="0" w:space="0" w:color="auto"/>
            <w:right w:val="none" w:sz="0" w:space="0" w:color="auto"/>
          </w:divBdr>
          <w:divsChild>
            <w:div w:id="1823890530">
              <w:marLeft w:val="0"/>
              <w:marRight w:val="0"/>
              <w:marTop w:val="0"/>
              <w:marBottom w:val="0"/>
              <w:divBdr>
                <w:top w:val="none" w:sz="0" w:space="0" w:color="auto"/>
                <w:left w:val="none" w:sz="0" w:space="0" w:color="auto"/>
                <w:bottom w:val="none" w:sz="0" w:space="0" w:color="auto"/>
                <w:right w:val="none" w:sz="0" w:space="0" w:color="auto"/>
              </w:divBdr>
              <w:divsChild>
                <w:div w:id="21348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4781">
      <w:bodyDiv w:val="1"/>
      <w:marLeft w:val="0"/>
      <w:marRight w:val="0"/>
      <w:marTop w:val="0"/>
      <w:marBottom w:val="0"/>
      <w:divBdr>
        <w:top w:val="none" w:sz="0" w:space="0" w:color="auto"/>
        <w:left w:val="none" w:sz="0" w:space="0" w:color="auto"/>
        <w:bottom w:val="none" w:sz="0" w:space="0" w:color="auto"/>
        <w:right w:val="none" w:sz="0" w:space="0" w:color="auto"/>
      </w:divBdr>
      <w:divsChild>
        <w:div w:id="13460162">
          <w:marLeft w:val="0"/>
          <w:marRight w:val="0"/>
          <w:marTop w:val="0"/>
          <w:marBottom w:val="0"/>
          <w:divBdr>
            <w:top w:val="none" w:sz="0" w:space="0" w:color="auto"/>
            <w:left w:val="none" w:sz="0" w:space="0" w:color="auto"/>
            <w:bottom w:val="none" w:sz="0" w:space="0" w:color="auto"/>
            <w:right w:val="none" w:sz="0" w:space="0" w:color="auto"/>
          </w:divBdr>
        </w:div>
      </w:divsChild>
    </w:div>
    <w:div w:id="1664814583">
      <w:bodyDiv w:val="1"/>
      <w:marLeft w:val="0"/>
      <w:marRight w:val="0"/>
      <w:marTop w:val="0"/>
      <w:marBottom w:val="0"/>
      <w:divBdr>
        <w:top w:val="none" w:sz="0" w:space="0" w:color="auto"/>
        <w:left w:val="none" w:sz="0" w:space="0" w:color="auto"/>
        <w:bottom w:val="none" w:sz="0" w:space="0" w:color="auto"/>
        <w:right w:val="none" w:sz="0" w:space="0" w:color="auto"/>
      </w:divBdr>
      <w:divsChild>
        <w:div w:id="585919730">
          <w:marLeft w:val="0"/>
          <w:marRight w:val="0"/>
          <w:marTop w:val="0"/>
          <w:marBottom w:val="0"/>
          <w:divBdr>
            <w:top w:val="none" w:sz="0" w:space="0" w:color="auto"/>
            <w:left w:val="none" w:sz="0" w:space="0" w:color="auto"/>
            <w:bottom w:val="none" w:sz="0" w:space="0" w:color="auto"/>
            <w:right w:val="none" w:sz="0" w:space="0" w:color="auto"/>
          </w:divBdr>
          <w:divsChild>
            <w:div w:id="1693141075">
              <w:marLeft w:val="0"/>
              <w:marRight w:val="0"/>
              <w:marTop w:val="0"/>
              <w:marBottom w:val="0"/>
              <w:divBdr>
                <w:top w:val="none" w:sz="0" w:space="0" w:color="auto"/>
                <w:left w:val="none" w:sz="0" w:space="0" w:color="auto"/>
                <w:bottom w:val="none" w:sz="0" w:space="0" w:color="auto"/>
                <w:right w:val="none" w:sz="0" w:space="0" w:color="auto"/>
              </w:divBdr>
              <w:divsChild>
                <w:div w:id="1059129657">
                  <w:marLeft w:val="0"/>
                  <w:marRight w:val="0"/>
                  <w:marTop w:val="0"/>
                  <w:marBottom w:val="0"/>
                  <w:divBdr>
                    <w:top w:val="none" w:sz="0" w:space="0" w:color="auto"/>
                    <w:left w:val="none" w:sz="0" w:space="0" w:color="auto"/>
                    <w:bottom w:val="none" w:sz="0" w:space="0" w:color="auto"/>
                    <w:right w:val="none" w:sz="0" w:space="0" w:color="auto"/>
                  </w:divBdr>
                  <w:divsChild>
                    <w:div w:id="330069012">
                      <w:marLeft w:val="0"/>
                      <w:marRight w:val="0"/>
                      <w:marTop w:val="0"/>
                      <w:marBottom w:val="0"/>
                      <w:divBdr>
                        <w:top w:val="none" w:sz="0" w:space="0" w:color="auto"/>
                        <w:left w:val="none" w:sz="0" w:space="0" w:color="auto"/>
                        <w:bottom w:val="none" w:sz="0" w:space="0" w:color="auto"/>
                        <w:right w:val="none" w:sz="0" w:space="0" w:color="auto"/>
                      </w:divBdr>
                      <w:divsChild>
                        <w:div w:id="463276710">
                          <w:marLeft w:val="0"/>
                          <w:marRight w:val="0"/>
                          <w:marTop w:val="0"/>
                          <w:marBottom w:val="0"/>
                          <w:divBdr>
                            <w:top w:val="none" w:sz="0" w:space="0" w:color="auto"/>
                            <w:left w:val="none" w:sz="0" w:space="0" w:color="auto"/>
                            <w:bottom w:val="none" w:sz="0" w:space="0" w:color="auto"/>
                            <w:right w:val="none" w:sz="0" w:space="0" w:color="auto"/>
                          </w:divBdr>
                          <w:divsChild>
                            <w:div w:id="589043324">
                              <w:marLeft w:val="0"/>
                              <w:marRight w:val="0"/>
                              <w:marTop w:val="0"/>
                              <w:marBottom w:val="0"/>
                              <w:divBdr>
                                <w:top w:val="none" w:sz="0" w:space="0" w:color="auto"/>
                                <w:left w:val="none" w:sz="0" w:space="0" w:color="auto"/>
                                <w:bottom w:val="none" w:sz="0" w:space="0" w:color="auto"/>
                                <w:right w:val="none" w:sz="0" w:space="0" w:color="auto"/>
                              </w:divBdr>
                              <w:divsChild>
                                <w:div w:id="383717164">
                                  <w:marLeft w:val="0"/>
                                  <w:marRight w:val="0"/>
                                  <w:marTop w:val="0"/>
                                  <w:marBottom w:val="0"/>
                                  <w:divBdr>
                                    <w:top w:val="none" w:sz="0" w:space="0" w:color="auto"/>
                                    <w:left w:val="none" w:sz="0" w:space="0" w:color="auto"/>
                                    <w:bottom w:val="none" w:sz="0" w:space="0" w:color="auto"/>
                                    <w:right w:val="none" w:sz="0" w:space="0" w:color="auto"/>
                                  </w:divBdr>
                                  <w:divsChild>
                                    <w:div w:id="1349134850">
                                      <w:marLeft w:val="0"/>
                                      <w:marRight w:val="0"/>
                                      <w:marTop w:val="0"/>
                                      <w:marBottom w:val="0"/>
                                      <w:divBdr>
                                        <w:top w:val="none" w:sz="0" w:space="0" w:color="auto"/>
                                        <w:left w:val="none" w:sz="0" w:space="0" w:color="auto"/>
                                        <w:bottom w:val="none" w:sz="0" w:space="0" w:color="auto"/>
                                        <w:right w:val="none" w:sz="0" w:space="0" w:color="auto"/>
                                      </w:divBdr>
                                      <w:divsChild>
                                        <w:div w:id="204100275">
                                          <w:marLeft w:val="0"/>
                                          <w:marRight w:val="0"/>
                                          <w:marTop w:val="0"/>
                                          <w:marBottom w:val="0"/>
                                          <w:divBdr>
                                            <w:top w:val="none" w:sz="0" w:space="0" w:color="auto"/>
                                            <w:left w:val="none" w:sz="0" w:space="0" w:color="auto"/>
                                            <w:bottom w:val="none" w:sz="0" w:space="0" w:color="auto"/>
                                            <w:right w:val="none" w:sz="0" w:space="0" w:color="auto"/>
                                          </w:divBdr>
                                          <w:divsChild>
                                            <w:div w:id="4169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3801">
                                  <w:marLeft w:val="0"/>
                                  <w:marRight w:val="0"/>
                                  <w:marTop w:val="0"/>
                                  <w:marBottom w:val="0"/>
                                  <w:divBdr>
                                    <w:top w:val="none" w:sz="0" w:space="0" w:color="auto"/>
                                    <w:left w:val="none" w:sz="0" w:space="0" w:color="auto"/>
                                    <w:bottom w:val="none" w:sz="0" w:space="0" w:color="auto"/>
                                    <w:right w:val="none" w:sz="0" w:space="0" w:color="auto"/>
                                  </w:divBdr>
                                  <w:divsChild>
                                    <w:div w:id="5128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06750">
          <w:marLeft w:val="0"/>
          <w:marRight w:val="0"/>
          <w:marTop w:val="0"/>
          <w:marBottom w:val="0"/>
          <w:divBdr>
            <w:top w:val="none" w:sz="0" w:space="0" w:color="auto"/>
            <w:left w:val="none" w:sz="0" w:space="0" w:color="auto"/>
            <w:bottom w:val="none" w:sz="0" w:space="0" w:color="auto"/>
            <w:right w:val="none" w:sz="0" w:space="0" w:color="auto"/>
          </w:divBdr>
          <w:divsChild>
            <w:div w:id="1613048203">
              <w:marLeft w:val="0"/>
              <w:marRight w:val="0"/>
              <w:marTop w:val="0"/>
              <w:marBottom w:val="0"/>
              <w:divBdr>
                <w:top w:val="none" w:sz="0" w:space="0" w:color="auto"/>
                <w:left w:val="none" w:sz="0" w:space="0" w:color="auto"/>
                <w:bottom w:val="none" w:sz="0" w:space="0" w:color="auto"/>
                <w:right w:val="none" w:sz="0" w:space="0" w:color="auto"/>
              </w:divBdr>
              <w:divsChild>
                <w:div w:id="223569753">
                  <w:marLeft w:val="0"/>
                  <w:marRight w:val="0"/>
                  <w:marTop w:val="0"/>
                  <w:marBottom w:val="0"/>
                  <w:divBdr>
                    <w:top w:val="none" w:sz="0" w:space="0" w:color="auto"/>
                    <w:left w:val="none" w:sz="0" w:space="0" w:color="auto"/>
                    <w:bottom w:val="none" w:sz="0" w:space="0" w:color="auto"/>
                    <w:right w:val="none" w:sz="0" w:space="0" w:color="auto"/>
                  </w:divBdr>
                  <w:divsChild>
                    <w:div w:id="426772961">
                      <w:marLeft w:val="0"/>
                      <w:marRight w:val="0"/>
                      <w:marTop w:val="0"/>
                      <w:marBottom w:val="0"/>
                      <w:divBdr>
                        <w:top w:val="none" w:sz="0" w:space="0" w:color="auto"/>
                        <w:left w:val="none" w:sz="0" w:space="0" w:color="auto"/>
                        <w:bottom w:val="none" w:sz="0" w:space="0" w:color="auto"/>
                        <w:right w:val="none" w:sz="0" w:space="0" w:color="auto"/>
                      </w:divBdr>
                      <w:divsChild>
                        <w:div w:id="1816098738">
                          <w:marLeft w:val="0"/>
                          <w:marRight w:val="0"/>
                          <w:marTop w:val="0"/>
                          <w:marBottom w:val="0"/>
                          <w:divBdr>
                            <w:top w:val="none" w:sz="0" w:space="0" w:color="auto"/>
                            <w:left w:val="none" w:sz="0" w:space="0" w:color="auto"/>
                            <w:bottom w:val="none" w:sz="0" w:space="0" w:color="auto"/>
                            <w:right w:val="none" w:sz="0" w:space="0" w:color="auto"/>
                          </w:divBdr>
                          <w:divsChild>
                            <w:div w:id="1553155540">
                              <w:marLeft w:val="0"/>
                              <w:marRight w:val="0"/>
                              <w:marTop w:val="0"/>
                              <w:marBottom w:val="0"/>
                              <w:divBdr>
                                <w:top w:val="none" w:sz="0" w:space="0" w:color="auto"/>
                                <w:left w:val="none" w:sz="0" w:space="0" w:color="auto"/>
                                <w:bottom w:val="none" w:sz="0" w:space="0" w:color="auto"/>
                                <w:right w:val="none" w:sz="0" w:space="0" w:color="auto"/>
                              </w:divBdr>
                              <w:divsChild>
                                <w:div w:id="1998461933">
                                  <w:marLeft w:val="0"/>
                                  <w:marRight w:val="0"/>
                                  <w:marTop w:val="0"/>
                                  <w:marBottom w:val="0"/>
                                  <w:divBdr>
                                    <w:top w:val="none" w:sz="0" w:space="0" w:color="auto"/>
                                    <w:left w:val="none" w:sz="0" w:space="0" w:color="auto"/>
                                    <w:bottom w:val="none" w:sz="0" w:space="0" w:color="auto"/>
                                    <w:right w:val="none" w:sz="0" w:space="0" w:color="auto"/>
                                  </w:divBdr>
                                  <w:divsChild>
                                    <w:div w:id="1866210686">
                                      <w:marLeft w:val="0"/>
                                      <w:marRight w:val="0"/>
                                      <w:marTop w:val="0"/>
                                      <w:marBottom w:val="0"/>
                                      <w:divBdr>
                                        <w:top w:val="none" w:sz="0" w:space="0" w:color="auto"/>
                                        <w:left w:val="none" w:sz="0" w:space="0" w:color="auto"/>
                                        <w:bottom w:val="none" w:sz="0" w:space="0" w:color="auto"/>
                                        <w:right w:val="none" w:sz="0" w:space="0" w:color="auto"/>
                                      </w:divBdr>
                                      <w:divsChild>
                                        <w:div w:id="1925606464">
                                          <w:marLeft w:val="0"/>
                                          <w:marRight w:val="0"/>
                                          <w:marTop w:val="0"/>
                                          <w:marBottom w:val="0"/>
                                          <w:divBdr>
                                            <w:top w:val="none" w:sz="0" w:space="0" w:color="auto"/>
                                            <w:left w:val="none" w:sz="0" w:space="0" w:color="auto"/>
                                            <w:bottom w:val="none" w:sz="0" w:space="0" w:color="auto"/>
                                            <w:right w:val="none" w:sz="0" w:space="0" w:color="auto"/>
                                          </w:divBdr>
                                          <w:divsChild>
                                            <w:div w:id="350108152">
                                              <w:marLeft w:val="0"/>
                                              <w:marRight w:val="0"/>
                                              <w:marTop w:val="0"/>
                                              <w:marBottom w:val="0"/>
                                              <w:divBdr>
                                                <w:top w:val="none" w:sz="0" w:space="0" w:color="auto"/>
                                                <w:left w:val="none" w:sz="0" w:space="0" w:color="auto"/>
                                                <w:bottom w:val="none" w:sz="0" w:space="0" w:color="auto"/>
                                                <w:right w:val="none" w:sz="0" w:space="0" w:color="auto"/>
                                              </w:divBdr>
                                              <w:divsChild>
                                                <w:div w:id="619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934553">
      <w:bodyDiv w:val="1"/>
      <w:marLeft w:val="0"/>
      <w:marRight w:val="0"/>
      <w:marTop w:val="0"/>
      <w:marBottom w:val="0"/>
      <w:divBdr>
        <w:top w:val="none" w:sz="0" w:space="0" w:color="auto"/>
        <w:left w:val="none" w:sz="0" w:space="0" w:color="auto"/>
        <w:bottom w:val="none" w:sz="0" w:space="0" w:color="auto"/>
        <w:right w:val="none" w:sz="0" w:space="0" w:color="auto"/>
      </w:divBdr>
      <w:divsChild>
        <w:div w:id="1229530948">
          <w:marLeft w:val="0"/>
          <w:marRight w:val="0"/>
          <w:marTop w:val="0"/>
          <w:marBottom w:val="0"/>
          <w:divBdr>
            <w:top w:val="none" w:sz="0" w:space="0" w:color="auto"/>
            <w:left w:val="none" w:sz="0" w:space="0" w:color="auto"/>
            <w:bottom w:val="none" w:sz="0" w:space="0" w:color="auto"/>
            <w:right w:val="none" w:sz="0" w:space="0" w:color="auto"/>
          </w:divBdr>
          <w:divsChild>
            <w:div w:id="866988794">
              <w:marLeft w:val="0"/>
              <w:marRight w:val="0"/>
              <w:marTop w:val="0"/>
              <w:marBottom w:val="0"/>
              <w:divBdr>
                <w:top w:val="none" w:sz="0" w:space="0" w:color="auto"/>
                <w:left w:val="none" w:sz="0" w:space="0" w:color="auto"/>
                <w:bottom w:val="none" w:sz="0" w:space="0" w:color="auto"/>
                <w:right w:val="none" w:sz="0" w:space="0" w:color="auto"/>
              </w:divBdr>
              <w:divsChild>
                <w:div w:id="818227764">
                  <w:marLeft w:val="0"/>
                  <w:marRight w:val="0"/>
                  <w:marTop w:val="0"/>
                  <w:marBottom w:val="0"/>
                  <w:divBdr>
                    <w:top w:val="none" w:sz="0" w:space="0" w:color="auto"/>
                    <w:left w:val="none" w:sz="0" w:space="0" w:color="auto"/>
                    <w:bottom w:val="none" w:sz="0" w:space="0" w:color="auto"/>
                    <w:right w:val="none" w:sz="0" w:space="0" w:color="auto"/>
                  </w:divBdr>
                  <w:divsChild>
                    <w:div w:id="8822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16639">
      <w:bodyDiv w:val="1"/>
      <w:marLeft w:val="0"/>
      <w:marRight w:val="0"/>
      <w:marTop w:val="0"/>
      <w:marBottom w:val="0"/>
      <w:divBdr>
        <w:top w:val="none" w:sz="0" w:space="0" w:color="auto"/>
        <w:left w:val="none" w:sz="0" w:space="0" w:color="auto"/>
        <w:bottom w:val="none" w:sz="0" w:space="0" w:color="auto"/>
        <w:right w:val="none" w:sz="0" w:space="0" w:color="auto"/>
      </w:divBdr>
      <w:divsChild>
        <w:div w:id="1705250753">
          <w:marLeft w:val="0"/>
          <w:marRight w:val="0"/>
          <w:marTop w:val="0"/>
          <w:marBottom w:val="0"/>
          <w:divBdr>
            <w:top w:val="none" w:sz="0" w:space="0" w:color="auto"/>
            <w:left w:val="none" w:sz="0" w:space="0" w:color="auto"/>
            <w:bottom w:val="none" w:sz="0" w:space="0" w:color="auto"/>
            <w:right w:val="none" w:sz="0" w:space="0" w:color="auto"/>
          </w:divBdr>
          <w:divsChild>
            <w:div w:id="520512421">
              <w:marLeft w:val="0"/>
              <w:marRight w:val="0"/>
              <w:marTop w:val="0"/>
              <w:marBottom w:val="0"/>
              <w:divBdr>
                <w:top w:val="none" w:sz="0" w:space="0" w:color="auto"/>
                <w:left w:val="none" w:sz="0" w:space="0" w:color="auto"/>
                <w:bottom w:val="none" w:sz="0" w:space="0" w:color="auto"/>
                <w:right w:val="none" w:sz="0" w:space="0" w:color="auto"/>
              </w:divBdr>
              <w:divsChild>
                <w:div w:id="10661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4109">
      <w:bodyDiv w:val="1"/>
      <w:marLeft w:val="0"/>
      <w:marRight w:val="0"/>
      <w:marTop w:val="0"/>
      <w:marBottom w:val="0"/>
      <w:divBdr>
        <w:top w:val="none" w:sz="0" w:space="0" w:color="auto"/>
        <w:left w:val="none" w:sz="0" w:space="0" w:color="auto"/>
        <w:bottom w:val="none" w:sz="0" w:space="0" w:color="auto"/>
        <w:right w:val="none" w:sz="0" w:space="0" w:color="auto"/>
      </w:divBdr>
      <w:divsChild>
        <w:div w:id="813714697">
          <w:marLeft w:val="0"/>
          <w:marRight w:val="0"/>
          <w:marTop w:val="0"/>
          <w:marBottom w:val="0"/>
          <w:divBdr>
            <w:top w:val="none" w:sz="0" w:space="0" w:color="auto"/>
            <w:left w:val="none" w:sz="0" w:space="0" w:color="auto"/>
            <w:bottom w:val="none" w:sz="0" w:space="0" w:color="auto"/>
            <w:right w:val="none" w:sz="0" w:space="0" w:color="auto"/>
          </w:divBdr>
          <w:divsChild>
            <w:div w:id="382563044">
              <w:marLeft w:val="0"/>
              <w:marRight w:val="0"/>
              <w:marTop w:val="0"/>
              <w:marBottom w:val="0"/>
              <w:divBdr>
                <w:top w:val="none" w:sz="0" w:space="0" w:color="auto"/>
                <w:left w:val="none" w:sz="0" w:space="0" w:color="auto"/>
                <w:bottom w:val="none" w:sz="0" w:space="0" w:color="auto"/>
                <w:right w:val="none" w:sz="0" w:space="0" w:color="auto"/>
              </w:divBdr>
              <w:divsChild>
                <w:div w:id="350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38365">
      <w:bodyDiv w:val="1"/>
      <w:marLeft w:val="0"/>
      <w:marRight w:val="0"/>
      <w:marTop w:val="0"/>
      <w:marBottom w:val="0"/>
      <w:divBdr>
        <w:top w:val="none" w:sz="0" w:space="0" w:color="auto"/>
        <w:left w:val="none" w:sz="0" w:space="0" w:color="auto"/>
        <w:bottom w:val="none" w:sz="0" w:space="0" w:color="auto"/>
        <w:right w:val="none" w:sz="0" w:space="0" w:color="auto"/>
      </w:divBdr>
      <w:divsChild>
        <w:div w:id="73168413">
          <w:marLeft w:val="0"/>
          <w:marRight w:val="0"/>
          <w:marTop w:val="0"/>
          <w:marBottom w:val="0"/>
          <w:divBdr>
            <w:top w:val="none" w:sz="0" w:space="0" w:color="auto"/>
            <w:left w:val="none" w:sz="0" w:space="0" w:color="auto"/>
            <w:bottom w:val="none" w:sz="0" w:space="0" w:color="auto"/>
            <w:right w:val="none" w:sz="0" w:space="0" w:color="auto"/>
          </w:divBdr>
          <w:divsChild>
            <w:div w:id="978153149">
              <w:marLeft w:val="0"/>
              <w:marRight w:val="0"/>
              <w:marTop w:val="0"/>
              <w:marBottom w:val="0"/>
              <w:divBdr>
                <w:top w:val="none" w:sz="0" w:space="0" w:color="auto"/>
                <w:left w:val="none" w:sz="0" w:space="0" w:color="auto"/>
                <w:bottom w:val="none" w:sz="0" w:space="0" w:color="auto"/>
                <w:right w:val="none" w:sz="0" w:space="0" w:color="auto"/>
              </w:divBdr>
              <w:divsChild>
                <w:div w:id="12944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72240">
      <w:bodyDiv w:val="1"/>
      <w:marLeft w:val="0"/>
      <w:marRight w:val="0"/>
      <w:marTop w:val="0"/>
      <w:marBottom w:val="0"/>
      <w:divBdr>
        <w:top w:val="none" w:sz="0" w:space="0" w:color="auto"/>
        <w:left w:val="none" w:sz="0" w:space="0" w:color="auto"/>
        <w:bottom w:val="none" w:sz="0" w:space="0" w:color="auto"/>
        <w:right w:val="none" w:sz="0" w:space="0" w:color="auto"/>
      </w:divBdr>
      <w:divsChild>
        <w:div w:id="1337224132">
          <w:marLeft w:val="0"/>
          <w:marRight w:val="0"/>
          <w:marTop w:val="0"/>
          <w:marBottom w:val="0"/>
          <w:divBdr>
            <w:top w:val="none" w:sz="0" w:space="0" w:color="auto"/>
            <w:left w:val="none" w:sz="0" w:space="0" w:color="auto"/>
            <w:bottom w:val="none" w:sz="0" w:space="0" w:color="auto"/>
            <w:right w:val="none" w:sz="0" w:space="0" w:color="auto"/>
          </w:divBdr>
          <w:divsChild>
            <w:div w:id="126314959">
              <w:marLeft w:val="0"/>
              <w:marRight w:val="0"/>
              <w:marTop w:val="0"/>
              <w:marBottom w:val="0"/>
              <w:divBdr>
                <w:top w:val="none" w:sz="0" w:space="0" w:color="auto"/>
                <w:left w:val="none" w:sz="0" w:space="0" w:color="auto"/>
                <w:bottom w:val="none" w:sz="0" w:space="0" w:color="auto"/>
                <w:right w:val="none" w:sz="0" w:space="0" w:color="auto"/>
              </w:divBdr>
              <w:divsChild>
                <w:div w:id="11611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7647">
      <w:bodyDiv w:val="1"/>
      <w:marLeft w:val="0"/>
      <w:marRight w:val="0"/>
      <w:marTop w:val="0"/>
      <w:marBottom w:val="0"/>
      <w:divBdr>
        <w:top w:val="none" w:sz="0" w:space="0" w:color="auto"/>
        <w:left w:val="none" w:sz="0" w:space="0" w:color="auto"/>
        <w:bottom w:val="none" w:sz="0" w:space="0" w:color="auto"/>
        <w:right w:val="none" w:sz="0" w:space="0" w:color="auto"/>
      </w:divBdr>
      <w:divsChild>
        <w:div w:id="2136875123">
          <w:marLeft w:val="0"/>
          <w:marRight w:val="0"/>
          <w:marTop w:val="0"/>
          <w:marBottom w:val="0"/>
          <w:divBdr>
            <w:top w:val="none" w:sz="0" w:space="0" w:color="auto"/>
            <w:left w:val="none" w:sz="0" w:space="0" w:color="auto"/>
            <w:bottom w:val="none" w:sz="0" w:space="0" w:color="auto"/>
            <w:right w:val="none" w:sz="0" w:space="0" w:color="auto"/>
          </w:divBdr>
          <w:divsChild>
            <w:div w:id="93667806">
              <w:marLeft w:val="0"/>
              <w:marRight w:val="0"/>
              <w:marTop w:val="0"/>
              <w:marBottom w:val="0"/>
              <w:divBdr>
                <w:top w:val="none" w:sz="0" w:space="0" w:color="auto"/>
                <w:left w:val="none" w:sz="0" w:space="0" w:color="auto"/>
                <w:bottom w:val="none" w:sz="0" w:space="0" w:color="auto"/>
                <w:right w:val="none" w:sz="0" w:space="0" w:color="auto"/>
              </w:divBdr>
              <w:divsChild>
                <w:div w:id="18806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08584">
      <w:bodyDiv w:val="1"/>
      <w:marLeft w:val="0"/>
      <w:marRight w:val="0"/>
      <w:marTop w:val="0"/>
      <w:marBottom w:val="0"/>
      <w:divBdr>
        <w:top w:val="none" w:sz="0" w:space="0" w:color="auto"/>
        <w:left w:val="none" w:sz="0" w:space="0" w:color="auto"/>
        <w:bottom w:val="none" w:sz="0" w:space="0" w:color="auto"/>
        <w:right w:val="none" w:sz="0" w:space="0" w:color="auto"/>
      </w:divBdr>
      <w:divsChild>
        <w:div w:id="24908570">
          <w:marLeft w:val="0"/>
          <w:marRight w:val="0"/>
          <w:marTop w:val="0"/>
          <w:marBottom w:val="0"/>
          <w:divBdr>
            <w:top w:val="none" w:sz="0" w:space="0" w:color="auto"/>
            <w:left w:val="none" w:sz="0" w:space="0" w:color="auto"/>
            <w:bottom w:val="none" w:sz="0" w:space="0" w:color="auto"/>
            <w:right w:val="none" w:sz="0" w:space="0" w:color="auto"/>
          </w:divBdr>
          <w:divsChild>
            <w:div w:id="1059401501">
              <w:marLeft w:val="0"/>
              <w:marRight w:val="0"/>
              <w:marTop w:val="0"/>
              <w:marBottom w:val="0"/>
              <w:divBdr>
                <w:top w:val="none" w:sz="0" w:space="0" w:color="auto"/>
                <w:left w:val="none" w:sz="0" w:space="0" w:color="auto"/>
                <w:bottom w:val="none" w:sz="0" w:space="0" w:color="auto"/>
                <w:right w:val="none" w:sz="0" w:space="0" w:color="auto"/>
              </w:divBdr>
              <w:divsChild>
                <w:div w:id="659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83">
      <w:bodyDiv w:val="1"/>
      <w:marLeft w:val="0"/>
      <w:marRight w:val="0"/>
      <w:marTop w:val="0"/>
      <w:marBottom w:val="0"/>
      <w:divBdr>
        <w:top w:val="none" w:sz="0" w:space="0" w:color="auto"/>
        <w:left w:val="none" w:sz="0" w:space="0" w:color="auto"/>
        <w:bottom w:val="none" w:sz="0" w:space="0" w:color="auto"/>
        <w:right w:val="none" w:sz="0" w:space="0" w:color="auto"/>
      </w:divBdr>
      <w:divsChild>
        <w:div w:id="127860832">
          <w:marLeft w:val="0"/>
          <w:marRight w:val="0"/>
          <w:marTop w:val="0"/>
          <w:marBottom w:val="0"/>
          <w:divBdr>
            <w:top w:val="none" w:sz="0" w:space="0" w:color="auto"/>
            <w:left w:val="none" w:sz="0" w:space="0" w:color="auto"/>
            <w:bottom w:val="none" w:sz="0" w:space="0" w:color="auto"/>
            <w:right w:val="none" w:sz="0" w:space="0" w:color="auto"/>
          </w:divBdr>
          <w:divsChild>
            <w:div w:id="611278281">
              <w:marLeft w:val="0"/>
              <w:marRight w:val="0"/>
              <w:marTop w:val="0"/>
              <w:marBottom w:val="0"/>
              <w:divBdr>
                <w:top w:val="none" w:sz="0" w:space="0" w:color="auto"/>
                <w:left w:val="none" w:sz="0" w:space="0" w:color="auto"/>
                <w:bottom w:val="none" w:sz="0" w:space="0" w:color="auto"/>
                <w:right w:val="none" w:sz="0" w:space="0" w:color="auto"/>
              </w:divBdr>
              <w:divsChild>
                <w:div w:id="7743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4693">
      <w:bodyDiv w:val="1"/>
      <w:marLeft w:val="0"/>
      <w:marRight w:val="0"/>
      <w:marTop w:val="0"/>
      <w:marBottom w:val="0"/>
      <w:divBdr>
        <w:top w:val="none" w:sz="0" w:space="0" w:color="auto"/>
        <w:left w:val="none" w:sz="0" w:space="0" w:color="auto"/>
        <w:bottom w:val="none" w:sz="0" w:space="0" w:color="auto"/>
        <w:right w:val="none" w:sz="0" w:space="0" w:color="auto"/>
      </w:divBdr>
      <w:divsChild>
        <w:div w:id="1412433883">
          <w:marLeft w:val="0"/>
          <w:marRight w:val="0"/>
          <w:marTop w:val="0"/>
          <w:marBottom w:val="0"/>
          <w:divBdr>
            <w:top w:val="none" w:sz="0" w:space="0" w:color="auto"/>
            <w:left w:val="none" w:sz="0" w:space="0" w:color="auto"/>
            <w:bottom w:val="none" w:sz="0" w:space="0" w:color="auto"/>
            <w:right w:val="none" w:sz="0" w:space="0" w:color="auto"/>
          </w:divBdr>
          <w:divsChild>
            <w:div w:id="275521644">
              <w:marLeft w:val="0"/>
              <w:marRight w:val="0"/>
              <w:marTop w:val="0"/>
              <w:marBottom w:val="0"/>
              <w:divBdr>
                <w:top w:val="none" w:sz="0" w:space="0" w:color="auto"/>
                <w:left w:val="none" w:sz="0" w:space="0" w:color="auto"/>
                <w:bottom w:val="none" w:sz="0" w:space="0" w:color="auto"/>
                <w:right w:val="none" w:sz="0" w:space="0" w:color="auto"/>
              </w:divBdr>
              <w:divsChild>
                <w:div w:id="16260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04342">
      <w:bodyDiv w:val="1"/>
      <w:marLeft w:val="0"/>
      <w:marRight w:val="0"/>
      <w:marTop w:val="0"/>
      <w:marBottom w:val="0"/>
      <w:divBdr>
        <w:top w:val="none" w:sz="0" w:space="0" w:color="auto"/>
        <w:left w:val="none" w:sz="0" w:space="0" w:color="auto"/>
        <w:bottom w:val="none" w:sz="0" w:space="0" w:color="auto"/>
        <w:right w:val="none" w:sz="0" w:space="0" w:color="auto"/>
      </w:divBdr>
      <w:divsChild>
        <w:div w:id="1503281129">
          <w:marLeft w:val="0"/>
          <w:marRight w:val="0"/>
          <w:marTop w:val="0"/>
          <w:marBottom w:val="0"/>
          <w:divBdr>
            <w:top w:val="none" w:sz="0" w:space="0" w:color="auto"/>
            <w:left w:val="none" w:sz="0" w:space="0" w:color="auto"/>
            <w:bottom w:val="none" w:sz="0" w:space="0" w:color="auto"/>
            <w:right w:val="none" w:sz="0" w:space="0" w:color="auto"/>
          </w:divBdr>
          <w:divsChild>
            <w:div w:id="1411658387">
              <w:marLeft w:val="0"/>
              <w:marRight w:val="0"/>
              <w:marTop w:val="0"/>
              <w:marBottom w:val="0"/>
              <w:divBdr>
                <w:top w:val="none" w:sz="0" w:space="0" w:color="auto"/>
                <w:left w:val="none" w:sz="0" w:space="0" w:color="auto"/>
                <w:bottom w:val="none" w:sz="0" w:space="0" w:color="auto"/>
                <w:right w:val="none" w:sz="0" w:space="0" w:color="auto"/>
              </w:divBdr>
              <w:divsChild>
                <w:div w:id="21265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3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0067">
          <w:marLeft w:val="0"/>
          <w:marRight w:val="0"/>
          <w:marTop w:val="0"/>
          <w:marBottom w:val="0"/>
          <w:divBdr>
            <w:top w:val="none" w:sz="0" w:space="0" w:color="auto"/>
            <w:left w:val="none" w:sz="0" w:space="0" w:color="auto"/>
            <w:bottom w:val="none" w:sz="0" w:space="0" w:color="auto"/>
            <w:right w:val="none" w:sz="0" w:space="0" w:color="auto"/>
          </w:divBdr>
          <w:divsChild>
            <w:div w:id="1517035768">
              <w:marLeft w:val="0"/>
              <w:marRight w:val="0"/>
              <w:marTop w:val="0"/>
              <w:marBottom w:val="0"/>
              <w:divBdr>
                <w:top w:val="none" w:sz="0" w:space="0" w:color="auto"/>
                <w:left w:val="none" w:sz="0" w:space="0" w:color="auto"/>
                <w:bottom w:val="none" w:sz="0" w:space="0" w:color="auto"/>
                <w:right w:val="none" w:sz="0" w:space="0" w:color="auto"/>
              </w:divBdr>
              <w:divsChild>
                <w:div w:id="13913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8718">
      <w:bodyDiv w:val="1"/>
      <w:marLeft w:val="0"/>
      <w:marRight w:val="0"/>
      <w:marTop w:val="0"/>
      <w:marBottom w:val="0"/>
      <w:divBdr>
        <w:top w:val="none" w:sz="0" w:space="0" w:color="auto"/>
        <w:left w:val="none" w:sz="0" w:space="0" w:color="auto"/>
        <w:bottom w:val="none" w:sz="0" w:space="0" w:color="auto"/>
        <w:right w:val="none" w:sz="0" w:space="0" w:color="auto"/>
      </w:divBdr>
      <w:divsChild>
        <w:div w:id="1185971952">
          <w:marLeft w:val="0"/>
          <w:marRight w:val="0"/>
          <w:marTop w:val="0"/>
          <w:marBottom w:val="0"/>
          <w:divBdr>
            <w:top w:val="none" w:sz="0" w:space="0" w:color="auto"/>
            <w:left w:val="none" w:sz="0" w:space="0" w:color="auto"/>
            <w:bottom w:val="none" w:sz="0" w:space="0" w:color="auto"/>
            <w:right w:val="none" w:sz="0" w:space="0" w:color="auto"/>
          </w:divBdr>
          <w:divsChild>
            <w:div w:id="254439650">
              <w:marLeft w:val="0"/>
              <w:marRight w:val="0"/>
              <w:marTop w:val="0"/>
              <w:marBottom w:val="0"/>
              <w:divBdr>
                <w:top w:val="none" w:sz="0" w:space="0" w:color="auto"/>
                <w:left w:val="none" w:sz="0" w:space="0" w:color="auto"/>
                <w:bottom w:val="none" w:sz="0" w:space="0" w:color="auto"/>
                <w:right w:val="none" w:sz="0" w:space="0" w:color="auto"/>
              </w:divBdr>
              <w:divsChild>
                <w:div w:id="15779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70163">
      <w:bodyDiv w:val="1"/>
      <w:marLeft w:val="0"/>
      <w:marRight w:val="0"/>
      <w:marTop w:val="0"/>
      <w:marBottom w:val="0"/>
      <w:divBdr>
        <w:top w:val="none" w:sz="0" w:space="0" w:color="auto"/>
        <w:left w:val="none" w:sz="0" w:space="0" w:color="auto"/>
        <w:bottom w:val="none" w:sz="0" w:space="0" w:color="auto"/>
        <w:right w:val="none" w:sz="0" w:space="0" w:color="auto"/>
      </w:divBdr>
      <w:divsChild>
        <w:div w:id="836268119">
          <w:marLeft w:val="0"/>
          <w:marRight w:val="0"/>
          <w:marTop w:val="0"/>
          <w:marBottom w:val="0"/>
          <w:divBdr>
            <w:top w:val="none" w:sz="0" w:space="0" w:color="auto"/>
            <w:left w:val="none" w:sz="0" w:space="0" w:color="auto"/>
            <w:bottom w:val="none" w:sz="0" w:space="0" w:color="auto"/>
            <w:right w:val="none" w:sz="0" w:space="0" w:color="auto"/>
          </w:divBdr>
        </w:div>
      </w:divsChild>
    </w:div>
    <w:div w:id="1775976438">
      <w:bodyDiv w:val="1"/>
      <w:marLeft w:val="0"/>
      <w:marRight w:val="0"/>
      <w:marTop w:val="0"/>
      <w:marBottom w:val="0"/>
      <w:divBdr>
        <w:top w:val="none" w:sz="0" w:space="0" w:color="auto"/>
        <w:left w:val="none" w:sz="0" w:space="0" w:color="auto"/>
        <w:bottom w:val="none" w:sz="0" w:space="0" w:color="auto"/>
        <w:right w:val="none" w:sz="0" w:space="0" w:color="auto"/>
      </w:divBdr>
      <w:divsChild>
        <w:div w:id="1280456907">
          <w:marLeft w:val="0"/>
          <w:marRight w:val="0"/>
          <w:marTop w:val="0"/>
          <w:marBottom w:val="0"/>
          <w:divBdr>
            <w:top w:val="none" w:sz="0" w:space="0" w:color="auto"/>
            <w:left w:val="none" w:sz="0" w:space="0" w:color="auto"/>
            <w:bottom w:val="none" w:sz="0" w:space="0" w:color="auto"/>
            <w:right w:val="none" w:sz="0" w:space="0" w:color="auto"/>
          </w:divBdr>
          <w:divsChild>
            <w:div w:id="147525755">
              <w:marLeft w:val="0"/>
              <w:marRight w:val="0"/>
              <w:marTop w:val="0"/>
              <w:marBottom w:val="0"/>
              <w:divBdr>
                <w:top w:val="none" w:sz="0" w:space="0" w:color="auto"/>
                <w:left w:val="none" w:sz="0" w:space="0" w:color="auto"/>
                <w:bottom w:val="none" w:sz="0" w:space="0" w:color="auto"/>
                <w:right w:val="none" w:sz="0" w:space="0" w:color="auto"/>
              </w:divBdr>
              <w:divsChild>
                <w:div w:id="7261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2381">
      <w:bodyDiv w:val="1"/>
      <w:marLeft w:val="0"/>
      <w:marRight w:val="0"/>
      <w:marTop w:val="0"/>
      <w:marBottom w:val="0"/>
      <w:divBdr>
        <w:top w:val="none" w:sz="0" w:space="0" w:color="auto"/>
        <w:left w:val="none" w:sz="0" w:space="0" w:color="auto"/>
        <w:bottom w:val="none" w:sz="0" w:space="0" w:color="auto"/>
        <w:right w:val="none" w:sz="0" w:space="0" w:color="auto"/>
      </w:divBdr>
      <w:divsChild>
        <w:div w:id="869025569">
          <w:marLeft w:val="0"/>
          <w:marRight w:val="0"/>
          <w:marTop w:val="0"/>
          <w:marBottom w:val="0"/>
          <w:divBdr>
            <w:top w:val="none" w:sz="0" w:space="0" w:color="auto"/>
            <w:left w:val="none" w:sz="0" w:space="0" w:color="auto"/>
            <w:bottom w:val="none" w:sz="0" w:space="0" w:color="auto"/>
            <w:right w:val="none" w:sz="0" w:space="0" w:color="auto"/>
          </w:divBdr>
          <w:divsChild>
            <w:div w:id="462968843">
              <w:marLeft w:val="0"/>
              <w:marRight w:val="0"/>
              <w:marTop w:val="0"/>
              <w:marBottom w:val="0"/>
              <w:divBdr>
                <w:top w:val="none" w:sz="0" w:space="0" w:color="auto"/>
                <w:left w:val="none" w:sz="0" w:space="0" w:color="auto"/>
                <w:bottom w:val="none" w:sz="0" w:space="0" w:color="auto"/>
                <w:right w:val="none" w:sz="0" w:space="0" w:color="auto"/>
              </w:divBdr>
              <w:divsChild>
                <w:div w:id="812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8325">
      <w:bodyDiv w:val="1"/>
      <w:marLeft w:val="0"/>
      <w:marRight w:val="0"/>
      <w:marTop w:val="0"/>
      <w:marBottom w:val="0"/>
      <w:divBdr>
        <w:top w:val="none" w:sz="0" w:space="0" w:color="auto"/>
        <w:left w:val="none" w:sz="0" w:space="0" w:color="auto"/>
        <w:bottom w:val="none" w:sz="0" w:space="0" w:color="auto"/>
        <w:right w:val="none" w:sz="0" w:space="0" w:color="auto"/>
      </w:divBdr>
    </w:div>
    <w:div w:id="1808890191">
      <w:bodyDiv w:val="1"/>
      <w:marLeft w:val="0"/>
      <w:marRight w:val="0"/>
      <w:marTop w:val="0"/>
      <w:marBottom w:val="0"/>
      <w:divBdr>
        <w:top w:val="none" w:sz="0" w:space="0" w:color="auto"/>
        <w:left w:val="none" w:sz="0" w:space="0" w:color="auto"/>
        <w:bottom w:val="none" w:sz="0" w:space="0" w:color="auto"/>
        <w:right w:val="none" w:sz="0" w:space="0" w:color="auto"/>
      </w:divBdr>
      <w:divsChild>
        <w:div w:id="1334646488">
          <w:marLeft w:val="0"/>
          <w:marRight w:val="0"/>
          <w:marTop w:val="0"/>
          <w:marBottom w:val="0"/>
          <w:divBdr>
            <w:top w:val="none" w:sz="0" w:space="0" w:color="auto"/>
            <w:left w:val="none" w:sz="0" w:space="0" w:color="auto"/>
            <w:bottom w:val="none" w:sz="0" w:space="0" w:color="auto"/>
            <w:right w:val="none" w:sz="0" w:space="0" w:color="auto"/>
          </w:divBdr>
          <w:divsChild>
            <w:div w:id="1920208412">
              <w:marLeft w:val="0"/>
              <w:marRight w:val="0"/>
              <w:marTop w:val="0"/>
              <w:marBottom w:val="0"/>
              <w:divBdr>
                <w:top w:val="none" w:sz="0" w:space="0" w:color="auto"/>
                <w:left w:val="none" w:sz="0" w:space="0" w:color="auto"/>
                <w:bottom w:val="none" w:sz="0" w:space="0" w:color="auto"/>
                <w:right w:val="none" w:sz="0" w:space="0" w:color="auto"/>
              </w:divBdr>
              <w:divsChild>
                <w:div w:id="1728794512">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896443">
      <w:bodyDiv w:val="1"/>
      <w:marLeft w:val="0"/>
      <w:marRight w:val="0"/>
      <w:marTop w:val="0"/>
      <w:marBottom w:val="0"/>
      <w:divBdr>
        <w:top w:val="none" w:sz="0" w:space="0" w:color="auto"/>
        <w:left w:val="none" w:sz="0" w:space="0" w:color="auto"/>
        <w:bottom w:val="none" w:sz="0" w:space="0" w:color="auto"/>
        <w:right w:val="none" w:sz="0" w:space="0" w:color="auto"/>
      </w:divBdr>
      <w:divsChild>
        <w:div w:id="146629498">
          <w:marLeft w:val="0"/>
          <w:marRight w:val="0"/>
          <w:marTop w:val="0"/>
          <w:marBottom w:val="0"/>
          <w:divBdr>
            <w:top w:val="none" w:sz="0" w:space="0" w:color="auto"/>
            <w:left w:val="none" w:sz="0" w:space="0" w:color="auto"/>
            <w:bottom w:val="none" w:sz="0" w:space="0" w:color="auto"/>
            <w:right w:val="none" w:sz="0" w:space="0" w:color="auto"/>
          </w:divBdr>
          <w:divsChild>
            <w:div w:id="694888181">
              <w:marLeft w:val="0"/>
              <w:marRight w:val="0"/>
              <w:marTop w:val="0"/>
              <w:marBottom w:val="0"/>
              <w:divBdr>
                <w:top w:val="none" w:sz="0" w:space="0" w:color="auto"/>
                <w:left w:val="none" w:sz="0" w:space="0" w:color="auto"/>
                <w:bottom w:val="none" w:sz="0" w:space="0" w:color="auto"/>
                <w:right w:val="none" w:sz="0" w:space="0" w:color="auto"/>
              </w:divBdr>
              <w:divsChild>
                <w:div w:id="20280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02679">
      <w:bodyDiv w:val="1"/>
      <w:marLeft w:val="0"/>
      <w:marRight w:val="0"/>
      <w:marTop w:val="0"/>
      <w:marBottom w:val="0"/>
      <w:divBdr>
        <w:top w:val="none" w:sz="0" w:space="0" w:color="auto"/>
        <w:left w:val="none" w:sz="0" w:space="0" w:color="auto"/>
        <w:bottom w:val="none" w:sz="0" w:space="0" w:color="auto"/>
        <w:right w:val="none" w:sz="0" w:space="0" w:color="auto"/>
      </w:divBdr>
      <w:divsChild>
        <w:div w:id="2043902053">
          <w:marLeft w:val="0"/>
          <w:marRight w:val="0"/>
          <w:marTop w:val="0"/>
          <w:marBottom w:val="0"/>
          <w:divBdr>
            <w:top w:val="none" w:sz="0" w:space="0" w:color="auto"/>
            <w:left w:val="none" w:sz="0" w:space="0" w:color="auto"/>
            <w:bottom w:val="none" w:sz="0" w:space="0" w:color="auto"/>
            <w:right w:val="none" w:sz="0" w:space="0" w:color="auto"/>
          </w:divBdr>
          <w:divsChild>
            <w:div w:id="1308127974">
              <w:marLeft w:val="0"/>
              <w:marRight w:val="0"/>
              <w:marTop w:val="0"/>
              <w:marBottom w:val="0"/>
              <w:divBdr>
                <w:top w:val="none" w:sz="0" w:space="0" w:color="auto"/>
                <w:left w:val="none" w:sz="0" w:space="0" w:color="auto"/>
                <w:bottom w:val="none" w:sz="0" w:space="0" w:color="auto"/>
                <w:right w:val="none" w:sz="0" w:space="0" w:color="auto"/>
              </w:divBdr>
              <w:divsChild>
                <w:div w:id="17096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68623">
      <w:bodyDiv w:val="1"/>
      <w:marLeft w:val="0"/>
      <w:marRight w:val="0"/>
      <w:marTop w:val="0"/>
      <w:marBottom w:val="0"/>
      <w:divBdr>
        <w:top w:val="none" w:sz="0" w:space="0" w:color="auto"/>
        <w:left w:val="none" w:sz="0" w:space="0" w:color="auto"/>
        <w:bottom w:val="none" w:sz="0" w:space="0" w:color="auto"/>
        <w:right w:val="none" w:sz="0" w:space="0" w:color="auto"/>
      </w:divBdr>
      <w:divsChild>
        <w:div w:id="249236023">
          <w:marLeft w:val="0"/>
          <w:marRight w:val="0"/>
          <w:marTop w:val="0"/>
          <w:marBottom w:val="0"/>
          <w:divBdr>
            <w:top w:val="none" w:sz="0" w:space="0" w:color="auto"/>
            <w:left w:val="none" w:sz="0" w:space="0" w:color="auto"/>
            <w:bottom w:val="none" w:sz="0" w:space="0" w:color="auto"/>
            <w:right w:val="none" w:sz="0" w:space="0" w:color="auto"/>
          </w:divBdr>
          <w:divsChild>
            <w:div w:id="480580920">
              <w:marLeft w:val="0"/>
              <w:marRight w:val="0"/>
              <w:marTop w:val="0"/>
              <w:marBottom w:val="0"/>
              <w:divBdr>
                <w:top w:val="none" w:sz="0" w:space="0" w:color="auto"/>
                <w:left w:val="none" w:sz="0" w:space="0" w:color="auto"/>
                <w:bottom w:val="none" w:sz="0" w:space="0" w:color="auto"/>
                <w:right w:val="none" w:sz="0" w:space="0" w:color="auto"/>
              </w:divBdr>
              <w:divsChild>
                <w:div w:id="1741831486">
                  <w:marLeft w:val="0"/>
                  <w:marRight w:val="0"/>
                  <w:marTop w:val="0"/>
                  <w:marBottom w:val="0"/>
                  <w:divBdr>
                    <w:top w:val="none" w:sz="0" w:space="0" w:color="auto"/>
                    <w:left w:val="none" w:sz="0" w:space="0" w:color="auto"/>
                    <w:bottom w:val="none" w:sz="0" w:space="0" w:color="auto"/>
                    <w:right w:val="none" w:sz="0" w:space="0" w:color="auto"/>
                  </w:divBdr>
                  <w:divsChild>
                    <w:div w:id="14697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04">
      <w:bodyDiv w:val="1"/>
      <w:marLeft w:val="0"/>
      <w:marRight w:val="0"/>
      <w:marTop w:val="0"/>
      <w:marBottom w:val="0"/>
      <w:divBdr>
        <w:top w:val="none" w:sz="0" w:space="0" w:color="auto"/>
        <w:left w:val="none" w:sz="0" w:space="0" w:color="auto"/>
        <w:bottom w:val="none" w:sz="0" w:space="0" w:color="auto"/>
        <w:right w:val="none" w:sz="0" w:space="0" w:color="auto"/>
      </w:divBdr>
      <w:divsChild>
        <w:div w:id="233855449">
          <w:marLeft w:val="0"/>
          <w:marRight w:val="0"/>
          <w:marTop w:val="0"/>
          <w:marBottom w:val="0"/>
          <w:divBdr>
            <w:top w:val="none" w:sz="0" w:space="0" w:color="auto"/>
            <w:left w:val="none" w:sz="0" w:space="0" w:color="auto"/>
            <w:bottom w:val="none" w:sz="0" w:space="0" w:color="auto"/>
            <w:right w:val="none" w:sz="0" w:space="0" w:color="auto"/>
          </w:divBdr>
          <w:divsChild>
            <w:div w:id="1558201175">
              <w:marLeft w:val="0"/>
              <w:marRight w:val="0"/>
              <w:marTop w:val="0"/>
              <w:marBottom w:val="0"/>
              <w:divBdr>
                <w:top w:val="none" w:sz="0" w:space="0" w:color="auto"/>
                <w:left w:val="none" w:sz="0" w:space="0" w:color="auto"/>
                <w:bottom w:val="none" w:sz="0" w:space="0" w:color="auto"/>
                <w:right w:val="none" w:sz="0" w:space="0" w:color="auto"/>
              </w:divBdr>
              <w:divsChild>
                <w:div w:id="1935893874">
                  <w:marLeft w:val="0"/>
                  <w:marRight w:val="0"/>
                  <w:marTop w:val="0"/>
                  <w:marBottom w:val="0"/>
                  <w:divBdr>
                    <w:top w:val="none" w:sz="0" w:space="0" w:color="auto"/>
                    <w:left w:val="none" w:sz="0" w:space="0" w:color="auto"/>
                    <w:bottom w:val="none" w:sz="0" w:space="0" w:color="auto"/>
                    <w:right w:val="none" w:sz="0" w:space="0" w:color="auto"/>
                  </w:divBdr>
                  <w:divsChild>
                    <w:div w:id="18514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043308">
      <w:bodyDiv w:val="1"/>
      <w:marLeft w:val="0"/>
      <w:marRight w:val="0"/>
      <w:marTop w:val="0"/>
      <w:marBottom w:val="0"/>
      <w:divBdr>
        <w:top w:val="none" w:sz="0" w:space="0" w:color="auto"/>
        <w:left w:val="none" w:sz="0" w:space="0" w:color="auto"/>
        <w:bottom w:val="none" w:sz="0" w:space="0" w:color="auto"/>
        <w:right w:val="none" w:sz="0" w:space="0" w:color="auto"/>
      </w:divBdr>
      <w:divsChild>
        <w:div w:id="529607906">
          <w:marLeft w:val="0"/>
          <w:marRight w:val="0"/>
          <w:marTop w:val="0"/>
          <w:marBottom w:val="0"/>
          <w:divBdr>
            <w:top w:val="none" w:sz="0" w:space="0" w:color="auto"/>
            <w:left w:val="none" w:sz="0" w:space="0" w:color="auto"/>
            <w:bottom w:val="none" w:sz="0" w:space="0" w:color="auto"/>
            <w:right w:val="none" w:sz="0" w:space="0" w:color="auto"/>
          </w:divBdr>
          <w:divsChild>
            <w:div w:id="1418870359">
              <w:marLeft w:val="0"/>
              <w:marRight w:val="0"/>
              <w:marTop w:val="0"/>
              <w:marBottom w:val="0"/>
              <w:divBdr>
                <w:top w:val="none" w:sz="0" w:space="0" w:color="auto"/>
                <w:left w:val="none" w:sz="0" w:space="0" w:color="auto"/>
                <w:bottom w:val="none" w:sz="0" w:space="0" w:color="auto"/>
                <w:right w:val="none" w:sz="0" w:space="0" w:color="auto"/>
              </w:divBdr>
              <w:divsChild>
                <w:div w:id="20933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62115">
      <w:bodyDiv w:val="1"/>
      <w:marLeft w:val="0"/>
      <w:marRight w:val="0"/>
      <w:marTop w:val="0"/>
      <w:marBottom w:val="0"/>
      <w:divBdr>
        <w:top w:val="none" w:sz="0" w:space="0" w:color="auto"/>
        <w:left w:val="none" w:sz="0" w:space="0" w:color="auto"/>
        <w:bottom w:val="none" w:sz="0" w:space="0" w:color="auto"/>
        <w:right w:val="none" w:sz="0" w:space="0" w:color="auto"/>
      </w:divBdr>
      <w:divsChild>
        <w:div w:id="1632200467">
          <w:marLeft w:val="0"/>
          <w:marRight w:val="0"/>
          <w:marTop w:val="0"/>
          <w:marBottom w:val="0"/>
          <w:divBdr>
            <w:top w:val="none" w:sz="0" w:space="0" w:color="auto"/>
            <w:left w:val="none" w:sz="0" w:space="0" w:color="auto"/>
            <w:bottom w:val="none" w:sz="0" w:space="0" w:color="auto"/>
            <w:right w:val="none" w:sz="0" w:space="0" w:color="auto"/>
          </w:divBdr>
          <w:divsChild>
            <w:div w:id="1307927308">
              <w:marLeft w:val="0"/>
              <w:marRight w:val="0"/>
              <w:marTop w:val="0"/>
              <w:marBottom w:val="0"/>
              <w:divBdr>
                <w:top w:val="none" w:sz="0" w:space="0" w:color="auto"/>
                <w:left w:val="none" w:sz="0" w:space="0" w:color="auto"/>
                <w:bottom w:val="none" w:sz="0" w:space="0" w:color="auto"/>
                <w:right w:val="none" w:sz="0" w:space="0" w:color="auto"/>
              </w:divBdr>
              <w:divsChild>
                <w:div w:id="19771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98052">
      <w:bodyDiv w:val="1"/>
      <w:marLeft w:val="0"/>
      <w:marRight w:val="0"/>
      <w:marTop w:val="0"/>
      <w:marBottom w:val="0"/>
      <w:divBdr>
        <w:top w:val="none" w:sz="0" w:space="0" w:color="auto"/>
        <w:left w:val="none" w:sz="0" w:space="0" w:color="auto"/>
        <w:bottom w:val="none" w:sz="0" w:space="0" w:color="auto"/>
        <w:right w:val="none" w:sz="0" w:space="0" w:color="auto"/>
      </w:divBdr>
      <w:divsChild>
        <w:div w:id="1605841102">
          <w:marLeft w:val="0"/>
          <w:marRight w:val="0"/>
          <w:marTop w:val="0"/>
          <w:marBottom w:val="0"/>
          <w:divBdr>
            <w:top w:val="none" w:sz="0" w:space="0" w:color="auto"/>
            <w:left w:val="none" w:sz="0" w:space="0" w:color="auto"/>
            <w:bottom w:val="none" w:sz="0" w:space="0" w:color="auto"/>
            <w:right w:val="none" w:sz="0" w:space="0" w:color="auto"/>
          </w:divBdr>
          <w:divsChild>
            <w:div w:id="1231310459">
              <w:marLeft w:val="0"/>
              <w:marRight w:val="0"/>
              <w:marTop w:val="0"/>
              <w:marBottom w:val="0"/>
              <w:divBdr>
                <w:top w:val="none" w:sz="0" w:space="0" w:color="auto"/>
                <w:left w:val="none" w:sz="0" w:space="0" w:color="auto"/>
                <w:bottom w:val="none" w:sz="0" w:space="0" w:color="auto"/>
                <w:right w:val="none" w:sz="0" w:space="0" w:color="auto"/>
              </w:divBdr>
              <w:divsChild>
                <w:div w:id="9744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9623">
      <w:bodyDiv w:val="1"/>
      <w:marLeft w:val="0"/>
      <w:marRight w:val="0"/>
      <w:marTop w:val="0"/>
      <w:marBottom w:val="0"/>
      <w:divBdr>
        <w:top w:val="none" w:sz="0" w:space="0" w:color="auto"/>
        <w:left w:val="none" w:sz="0" w:space="0" w:color="auto"/>
        <w:bottom w:val="none" w:sz="0" w:space="0" w:color="auto"/>
        <w:right w:val="none" w:sz="0" w:space="0" w:color="auto"/>
      </w:divBdr>
      <w:divsChild>
        <w:div w:id="411051600">
          <w:marLeft w:val="0"/>
          <w:marRight w:val="0"/>
          <w:marTop w:val="0"/>
          <w:marBottom w:val="0"/>
          <w:divBdr>
            <w:top w:val="none" w:sz="0" w:space="0" w:color="auto"/>
            <w:left w:val="none" w:sz="0" w:space="0" w:color="auto"/>
            <w:bottom w:val="none" w:sz="0" w:space="0" w:color="auto"/>
            <w:right w:val="none" w:sz="0" w:space="0" w:color="auto"/>
          </w:divBdr>
          <w:divsChild>
            <w:div w:id="1138258536">
              <w:marLeft w:val="0"/>
              <w:marRight w:val="0"/>
              <w:marTop w:val="0"/>
              <w:marBottom w:val="0"/>
              <w:divBdr>
                <w:top w:val="none" w:sz="0" w:space="0" w:color="auto"/>
                <w:left w:val="none" w:sz="0" w:space="0" w:color="auto"/>
                <w:bottom w:val="none" w:sz="0" w:space="0" w:color="auto"/>
                <w:right w:val="none" w:sz="0" w:space="0" w:color="auto"/>
              </w:divBdr>
              <w:divsChild>
                <w:div w:id="4009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9381">
      <w:bodyDiv w:val="1"/>
      <w:marLeft w:val="0"/>
      <w:marRight w:val="0"/>
      <w:marTop w:val="0"/>
      <w:marBottom w:val="0"/>
      <w:divBdr>
        <w:top w:val="none" w:sz="0" w:space="0" w:color="auto"/>
        <w:left w:val="none" w:sz="0" w:space="0" w:color="auto"/>
        <w:bottom w:val="none" w:sz="0" w:space="0" w:color="auto"/>
        <w:right w:val="none" w:sz="0" w:space="0" w:color="auto"/>
      </w:divBdr>
      <w:divsChild>
        <w:div w:id="1094743641">
          <w:marLeft w:val="0"/>
          <w:marRight w:val="0"/>
          <w:marTop w:val="0"/>
          <w:marBottom w:val="0"/>
          <w:divBdr>
            <w:top w:val="none" w:sz="0" w:space="0" w:color="auto"/>
            <w:left w:val="none" w:sz="0" w:space="0" w:color="auto"/>
            <w:bottom w:val="none" w:sz="0" w:space="0" w:color="auto"/>
            <w:right w:val="none" w:sz="0" w:space="0" w:color="auto"/>
          </w:divBdr>
          <w:divsChild>
            <w:div w:id="2014068045">
              <w:marLeft w:val="0"/>
              <w:marRight w:val="0"/>
              <w:marTop w:val="0"/>
              <w:marBottom w:val="0"/>
              <w:divBdr>
                <w:top w:val="none" w:sz="0" w:space="0" w:color="auto"/>
                <w:left w:val="none" w:sz="0" w:space="0" w:color="auto"/>
                <w:bottom w:val="none" w:sz="0" w:space="0" w:color="auto"/>
                <w:right w:val="none" w:sz="0" w:space="0" w:color="auto"/>
              </w:divBdr>
              <w:divsChild>
                <w:div w:id="12830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40474">
      <w:bodyDiv w:val="1"/>
      <w:marLeft w:val="0"/>
      <w:marRight w:val="0"/>
      <w:marTop w:val="0"/>
      <w:marBottom w:val="0"/>
      <w:divBdr>
        <w:top w:val="none" w:sz="0" w:space="0" w:color="auto"/>
        <w:left w:val="none" w:sz="0" w:space="0" w:color="auto"/>
        <w:bottom w:val="none" w:sz="0" w:space="0" w:color="auto"/>
        <w:right w:val="none" w:sz="0" w:space="0" w:color="auto"/>
      </w:divBdr>
    </w:div>
    <w:div w:id="1901551796">
      <w:bodyDiv w:val="1"/>
      <w:marLeft w:val="0"/>
      <w:marRight w:val="0"/>
      <w:marTop w:val="0"/>
      <w:marBottom w:val="0"/>
      <w:divBdr>
        <w:top w:val="none" w:sz="0" w:space="0" w:color="auto"/>
        <w:left w:val="none" w:sz="0" w:space="0" w:color="auto"/>
        <w:bottom w:val="none" w:sz="0" w:space="0" w:color="auto"/>
        <w:right w:val="none" w:sz="0" w:space="0" w:color="auto"/>
      </w:divBdr>
      <w:divsChild>
        <w:div w:id="370688788">
          <w:marLeft w:val="0"/>
          <w:marRight w:val="0"/>
          <w:marTop w:val="0"/>
          <w:marBottom w:val="0"/>
          <w:divBdr>
            <w:top w:val="none" w:sz="0" w:space="0" w:color="auto"/>
            <w:left w:val="none" w:sz="0" w:space="0" w:color="auto"/>
            <w:bottom w:val="none" w:sz="0" w:space="0" w:color="auto"/>
            <w:right w:val="none" w:sz="0" w:space="0" w:color="auto"/>
          </w:divBdr>
          <w:divsChild>
            <w:div w:id="650520055">
              <w:marLeft w:val="0"/>
              <w:marRight w:val="0"/>
              <w:marTop w:val="0"/>
              <w:marBottom w:val="0"/>
              <w:divBdr>
                <w:top w:val="none" w:sz="0" w:space="0" w:color="auto"/>
                <w:left w:val="none" w:sz="0" w:space="0" w:color="auto"/>
                <w:bottom w:val="none" w:sz="0" w:space="0" w:color="auto"/>
                <w:right w:val="none" w:sz="0" w:space="0" w:color="auto"/>
              </w:divBdr>
              <w:divsChild>
                <w:div w:id="3647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5075">
      <w:bodyDiv w:val="1"/>
      <w:marLeft w:val="0"/>
      <w:marRight w:val="0"/>
      <w:marTop w:val="0"/>
      <w:marBottom w:val="0"/>
      <w:divBdr>
        <w:top w:val="none" w:sz="0" w:space="0" w:color="auto"/>
        <w:left w:val="none" w:sz="0" w:space="0" w:color="auto"/>
        <w:bottom w:val="none" w:sz="0" w:space="0" w:color="auto"/>
        <w:right w:val="none" w:sz="0" w:space="0" w:color="auto"/>
      </w:divBdr>
      <w:divsChild>
        <w:div w:id="1497917053">
          <w:marLeft w:val="0"/>
          <w:marRight w:val="0"/>
          <w:marTop w:val="0"/>
          <w:marBottom w:val="0"/>
          <w:divBdr>
            <w:top w:val="none" w:sz="0" w:space="0" w:color="auto"/>
            <w:left w:val="none" w:sz="0" w:space="0" w:color="auto"/>
            <w:bottom w:val="none" w:sz="0" w:space="0" w:color="auto"/>
            <w:right w:val="none" w:sz="0" w:space="0" w:color="auto"/>
          </w:divBdr>
          <w:divsChild>
            <w:div w:id="1422294434">
              <w:marLeft w:val="0"/>
              <w:marRight w:val="0"/>
              <w:marTop w:val="0"/>
              <w:marBottom w:val="0"/>
              <w:divBdr>
                <w:top w:val="none" w:sz="0" w:space="0" w:color="auto"/>
                <w:left w:val="none" w:sz="0" w:space="0" w:color="auto"/>
                <w:bottom w:val="none" w:sz="0" w:space="0" w:color="auto"/>
                <w:right w:val="none" w:sz="0" w:space="0" w:color="auto"/>
              </w:divBdr>
              <w:divsChild>
                <w:div w:id="8131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318">
      <w:bodyDiv w:val="1"/>
      <w:marLeft w:val="0"/>
      <w:marRight w:val="0"/>
      <w:marTop w:val="0"/>
      <w:marBottom w:val="0"/>
      <w:divBdr>
        <w:top w:val="none" w:sz="0" w:space="0" w:color="auto"/>
        <w:left w:val="none" w:sz="0" w:space="0" w:color="auto"/>
        <w:bottom w:val="none" w:sz="0" w:space="0" w:color="auto"/>
        <w:right w:val="none" w:sz="0" w:space="0" w:color="auto"/>
      </w:divBdr>
      <w:divsChild>
        <w:div w:id="1563518002">
          <w:marLeft w:val="0"/>
          <w:marRight w:val="0"/>
          <w:marTop w:val="0"/>
          <w:marBottom w:val="0"/>
          <w:divBdr>
            <w:top w:val="none" w:sz="0" w:space="0" w:color="auto"/>
            <w:left w:val="none" w:sz="0" w:space="0" w:color="auto"/>
            <w:bottom w:val="none" w:sz="0" w:space="0" w:color="auto"/>
            <w:right w:val="none" w:sz="0" w:space="0" w:color="auto"/>
          </w:divBdr>
          <w:divsChild>
            <w:div w:id="506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4261">
      <w:bodyDiv w:val="1"/>
      <w:marLeft w:val="0"/>
      <w:marRight w:val="0"/>
      <w:marTop w:val="0"/>
      <w:marBottom w:val="0"/>
      <w:divBdr>
        <w:top w:val="none" w:sz="0" w:space="0" w:color="auto"/>
        <w:left w:val="none" w:sz="0" w:space="0" w:color="auto"/>
        <w:bottom w:val="none" w:sz="0" w:space="0" w:color="auto"/>
        <w:right w:val="none" w:sz="0" w:space="0" w:color="auto"/>
      </w:divBdr>
      <w:divsChild>
        <w:div w:id="670302511">
          <w:marLeft w:val="0"/>
          <w:marRight w:val="0"/>
          <w:marTop w:val="0"/>
          <w:marBottom w:val="0"/>
          <w:divBdr>
            <w:top w:val="none" w:sz="0" w:space="0" w:color="auto"/>
            <w:left w:val="none" w:sz="0" w:space="0" w:color="auto"/>
            <w:bottom w:val="none" w:sz="0" w:space="0" w:color="auto"/>
            <w:right w:val="none" w:sz="0" w:space="0" w:color="auto"/>
          </w:divBdr>
          <w:divsChild>
            <w:div w:id="1152672289">
              <w:marLeft w:val="0"/>
              <w:marRight w:val="0"/>
              <w:marTop w:val="0"/>
              <w:marBottom w:val="0"/>
              <w:divBdr>
                <w:top w:val="none" w:sz="0" w:space="0" w:color="auto"/>
                <w:left w:val="none" w:sz="0" w:space="0" w:color="auto"/>
                <w:bottom w:val="none" w:sz="0" w:space="0" w:color="auto"/>
                <w:right w:val="none" w:sz="0" w:space="0" w:color="auto"/>
              </w:divBdr>
              <w:divsChild>
                <w:div w:id="17994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5571">
      <w:bodyDiv w:val="1"/>
      <w:marLeft w:val="0"/>
      <w:marRight w:val="0"/>
      <w:marTop w:val="0"/>
      <w:marBottom w:val="0"/>
      <w:divBdr>
        <w:top w:val="none" w:sz="0" w:space="0" w:color="auto"/>
        <w:left w:val="none" w:sz="0" w:space="0" w:color="auto"/>
        <w:bottom w:val="none" w:sz="0" w:space="0" w:color="auto"/>
        <w:right w:val="none" w:sz="0" w:space="0" w:color="auto"/>
      </w:divBdr>
      <w:divsChild>
        <w:div w:id="1506826559">
          <w:marLeft w:val="0"/>
          <w:marRight w:val="0"/>
          <w:marTop w:val="0"/>
          <w:marBottom w:val="0"/>
          <w:divBdr>
            <w:top w:val="none" w:sz="0" w:space="0" w:color="auto"/>
            <w:left w:val="none" w:sz="0" w:space="0" w:color="auto"/>
            <w:bottom w:val="none" w:sz="0" w:space="0" w:color="auto"/>
            <w:right w:val="none" w:sz="0" w:space="0" w:color="auto"/>
          </w:divBdr>
          <w:divsChild>
            <w:div w:id="979306365">
              <w:marLeft w:val="0"/>
              <w:marRight w:val="0"/>
              <w:marTop w:val="0"/>
              <w:marBottom w:val="0"/>
              <w:divBdr>
                <w:top w:val="none" w:sz="0" w:space="0" w:color="auto"/>
                <w:left w:val="none" w:sz="0" w:space="0" w:color="auto"/>
                <w:bottom w:val="none" w:sz="0" w:space="0" w:color="auto"/>
                <w:right w:val="none" w:sz="0" w:space="0" w:color="auto"/>
              </w:divBdr>
              <w:divsChild>
                <w:div w:id="609049398">
                  <w:marLeft w:val="0"/>
                  <w:marRight w:val="0"/>
                  <w:marTop w:val="0"/>
                  <w:marBottom w:val="0"/>
                  <w:divBdr>
                    <w:top w:val="none" w:sz="0" w:space="0" w:color="auto"/>
                    <w:left w:val="none" w:sz="0" w:space="0" w:color="auto"/>
                    <w:bottom w:val="none" w:sz="0" w:space="0" w:color="auto"/>
                    <w:right w:val="none" w:sz="0" w:space="0" w:color="auto"/>
                  </w:divBdr>
                  <w:divsChild>
                    <w:div w:id="177540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09423">
      <w:bodyDiv w:val="1"/>
      <w:marLeft w:val="0"/>
      <w:marRight w:val="0"/>
      <w:marTop w:val="0"/>
      <w:marBottom w:val="0"/>
      <w:divBdr>
        <w:top w:val="none" w:sz="0" w:space="0" w:color="auto"/>
        <w:left w:val="none" w:sz="0" w:space="0" w:color="auto"/>
        <w:bottom w:val="none" w:sz="0" w:space="0" w:color="auto"/>
        <w:right w:val="none" w:sz="0" w:space="0" w:color="auto"/>
      </w:divBdr>
      <w:divsChild>
        <w:div w:id="870727167">
          <w:marLeft w:val="0"/>
          <w:marRight w:val="0"/>
          <w:marTop w:val="0"/>
          <w:marBottom w:val="0"/>
          <w:divBdr>
            <w:top w:val="none" w:sz="0" w:space="0" w:color="auto"/>
            <w:left w:val="none" w:sz="0" w:space="0" w:color="auto"/>
            <w:bottom w:val="none" w:sz="0" w:space="0" w:color="auto"/>
            <w:right w:val="none" w:sz="0" w:space="0" w:color="auto"/>
          </w:divBdr>
          <w:divsChild>
            <w:div w:id="541669805">
              <w:marLeft w:val="0"/>
              <w:marRight w:val="0"/>
              <w:marTop w:val="0"/>
              <w:marBottom w:val="0"/>
              <w:divBdr>
                <w:top w:val="none" w:sz="0" w:space="0" w:color="auto"/>
                <w:left w:val="none" w:sz="0" w:space="0" w:color="auto"/>
                <w:bottom w:val="none" w:sz="0" w:space="0" w:color="auto"/>
                <w:right w:val="none" w:sz="0" w:space="0" w:color="auto"/>
              </w:divBdr>
              <w:divsChild>
                <w:div w:id="536964288">
                  <w:marLeft w:val="0"/>
                  <w:marRight w:val="0"/>
                  <w:marTop w:val="0"/>
                  <w:marBottom w:val="0"/>
                  <w:divBdr>
                    <w:top w:val="none" w:sz="0" w:space="0" w:color="auto"/>
                    <w:left w:val="none" w:sz="0" w:space="0" w:color="auto"/>
                    <w:bottom w:val="none" w:sz="0" w:space="0" w:color="auto"/>
                    <w:right w:val="none" w:sz="0" w:space="0" w:color="auto"/>
                  </w:divBdr>
                  <w:divsChild>
                    <w:div w:id="2909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0714">
      <w:bodyDiv w:val="1"/>
      <w:marLeft w:val="0"/>
      <w:marRight w:val="0"/>
      <w:marTop w:val="0"/>
      <w:marBottom w:val="0"/>
      <w:divBdr>
        <w:top w:val="none" w:sz="0" w:space="0" w:color="auto"/>
        <w:left w:val="none" w:sz="0" w:space="0" w:color="auto"/>
        <w:bottom w:val="none" w:sz="0" w:space="0" w:color="auto"/>
        <w:right w:val="none" w:sz="0" w:space="0" w:color="auto"/>
      </w:divBdr>
      <w:divsChild>
        <w:div w:id="800653815">
          <w:marLeft w:val="0"/>
          <w:marRight w:val="0"/>
          <w:marTop w:val="0"/>
          <w:marBottom w:val="0"/>
          <w:divBdr>
            <w:top w:val="none" w:sz="0" w:space="0" w:color="auto"/>
            <w:left w:val="none" w:sz="0" w:space="0" w:color="auto"/>
            <w:bottom w:val="none" w:sz="0" w:space="0" w:color="auto"/>
            <w:right w:val="none" w:sz="0" w:space="0" w:color="auto"/>
          </w:divBdr>
          <w:divsChild>
            <w:div w:id="285283003">
              <w:marLeft w:val="0"/>
              <w:marRight w:val="0"/>
              <w:marTop w:val="0"/>
              <w:marBottom w:val="0"/>
              <w:divBdr>
                <w:top w:val="none" w:sz="0" w:space="0" w:color="auto"/>
                <w:left w:val="none" w:sz="0" w:space="0" w:color="auto"/>
                <w:bottom w:val="none" w:sz="0" w:space="0" w:color="auto"/>
                <w:right w:val="none" w:sz="0" w:space="0" w:color="auto"/>
              </w:divBdr>
              <w:divsChild>
                <w:div w:id="17439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4302">
      <w:bodyDiv w:val="1"/>
      <w:marLeft w:val="0"/>
      <w:marRight w:val="0"/>
      <w:marTop w:val="0"/>
      <w:marBottom w:val="0"/>
      <w:divBdr>
        <w:top w:val="none" w:sz="0" w:space="0" w:color="auto"/>
        <w:left w:val="none" w:sz="0" w:space="0" w:color="auto"/>
        <w:bottom w:val="none" w:sz="0" w:space="0" w:color="auto"/>
        <w:right w:val="none" w:sz="0" w:space="0" w:color="auto"/>
      </w:divBdr>
    </w:div>
    <w:div w:id="1959876933">
      <w:bodyDiv w:val="1"/>
      <w:marLeft w:val="0"/>
      <w:marRight w:val="0"/>
      <w:marTop w:val="0"/>
      <w:marBottom w:val="0"/>
      <w:divBdr>
        <w:top w:val="none" w:sz="0" w:space="0" w:color="auto"/>
        <w:left w:val="none" w:sz="0" w:space="0" w:color="auto"/>
        <w:bottom w:val="none" w:sz="0" w:space="0" w:color="auto"/>
        <w:right w:val="none" w:sz="0" w:space="0" w:color="auto"/>
      </w:divBdr>
      <w:divsChild>
        <w:div w:id="122578203">
          <w:marLeft w:val="0"/>
          <w:marRight w:val="0"/>
          <w:marTop w:val="0"/>
          <w:marBottom w:val="0"/>
          <w:divBdr>
            <w:top w:val="none" w:sz="0" w:space="0" w:color="auto"/>
            <w:left w:val="none" w:sz="0" w:space="0" w:color="auto"/>
            <w:bottom w:val="none" w:sz="0" w:space="0" w:color="auto"/>
            <w:right w:val="none" w:sz="0" w:space="0" w:color="auto"/>
          </w:divBdr>
          <w:divsChild>
            <w:div w:id="1816414527">
              <w:marLeft w:val="0"/>
              <w:marRight w:val="0"/>
              <w:marTop w:val="0"/>
              <w:marBottom w:val="0"/>
              <w:divBdr>
                <w:top w:val="none" w:sz="0" w:space="0" w:color="auto"/>
                <w:left w:val="none" w:sz="0" w:space="0" w:color="auto"/>
                <w:bottom w:val="none" w:sz="0" w:space="0" w:color="auto"/>
                <w:right w:val="none" w:sz="0" w:space="0" w:color="auto"/>
              </w:divBdr>
              <w:divsChild>
                <w:div w:id="203367149">
                  <w:marLeft w:val="0"/>
                  <w:marRight w:val="0"/>
                  <w:marTop w:val="0"/>
                  <w:marBottom w:val="0"/>
                  <w:divBdr>
                    <w:top w:val="none" w:sz="0" w:space="0" w:color="auto"/>
                    <w:left w:val="none" w:sz="0" w:space="0" w:color="auto"/>
                    <w:bottom w:val="none" w:sz="0" w:space="0" w:color="auto"/>
                    <w:right w:val="none" w:sz="0" w:space="0" w:color="auto"/>
                  </w:divBdr>
                  <w:divsChild>
                    <w:div w:id="19865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2650">
      <w:bodyDiv w:val="1"/>
      <w:marLeft w:val="0"/>
      <w:marRight w:val="0"/>
      <w:marTop w:val="0"/>
      <w:marBottom w:val="0"/>
      <w:divBdr>
        <w:top w:val="none" w:sz="0" w:space="0" w:color="auto"/>
        <w:left w:val="none" w:sz="0" w:space="0" w:color="auto"/>
        <w:bottom w:val="none" w:sz="0" w:space="0" w:color="auto"/>
        <w:right w:val="none" w:sz="0" w:space="0" w:color="auto"/>
      </w:divBdr>
      <w:divsChild>
        <w:div w:id="1723287243">
          <w:marLeft w:val="0"/>
          <w:marRight w:val="0"/>
          <w:marTop w:val="0"/>
          <w:marBottom w:val="0"/>
          <w:divBdr>
            <w:top w:val="none" w:sz="0" w:space="0" w:color="auto"/>
            <w:left w:val="none" w:sz="0" w:space="0" w:color="auto"/>
            <w:bottom w:val="none" w:sz="0" w:space="0" w:color="auto"/>
            <w:right w:val="none" w:sz="0" w:space="0" w:color="auto"/>
          </w:divBdr>
          <w:divsChild>
            <w:div w:id="129633143">
              <w:marLeft w:val="0"/>
              <w:marRight w:val="0"/>
              <w:marTop w:val="0"/>
              <w:marBottom w:val="0"/>
              <w:divBdr>
                <w:top w:val="none" w:sz="0" w:space="0" w:color="auto"/>
                <w:left w:val="none" w:sz="0" w:space="0" w:color="auto"/>
                <w:bottom w:val="none" w:sz="0" w:space="0" w:color="auto"/>
                <w:right w:val="none" w:sz="0" w:space="0" w:color="auto"/>
              </w:divBdr>
              <w:divsChild>
                <w:div w:id="10993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sChild>
        <w:div w:id="1244490769">
          <w:marLeft w:val="0"/>
          <w:marRight w:val="0"/>
          <w:marTop w:val="0"/>
          <w:marBottom w:val="0"/>
          <w:divBdr>
            <w:top w:val="none" w:sz="0" w:space="0" w:color="auto"/>
            <w:left w:val="none" w:sz="0" w:space="0" w:color="auto"/>
            <w:bottom w:val="none" w:sz="0" w:space="0" w:color="auto"/>
            <w:right w:val="none" w:sz="0" w:space="0" w:color="auto"/>
          </w:divBdr>
          <w:divsChild>
            <w:div w:id="13683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3735">
      <w:bodyDiv w:val="1"/>
      <w:marLeft w:val="0"/>
      <w:marRight w:val="0"/>
      <w:marTop w:val="0"/>
      <w:marBottom w:val="0"/>
      <w:divBdr>
        <w:top w:val="none" w:sz="0" w:space="0" w:color="auto"/>
        <w:left w:val="none" w:sz="0" w:space="0" w:color="auto"/>
        <w:bottom w:val="none" w:sz="0" w:space="0" w:color="auto"/>
        <w:right w:val="none" w:sz="0" w:space="0" w:color="auto"/>
      </w:divBdr>
      <w:divsChild>
        <w:div w:id="174929880">
          <w:marLeft w:val="0"/>
          <w:marRight w:val="0"/>
          <w:marTop w:val="0"/>
          <w:marBottom w:val="0"/>
          <w:divBdr>
            <w:top w:val="none" w:sz="0" w:space="0" w:color="auto"/>
            <w:left w:val="none" w:sz="0" w:space="0" w:color="auto"/>
            <w:bottom w:val="none" w:sz="0" w:space="0" w:color="auto"/>
            <w:right w:val="none" w:sz="0" w:space="0" w:color="auto"/>
          </w:divBdr>
          <w:divsChild>
            <w:div w:id="528956864">
              <w:marLeft w:val="0"/>
              <w:marRight w:val="0"/>
              <w:marTop w:val="0"/>
              <w:marBottom w:val="0"/>
              <w:divBdr>
                <w:top w:val="none" w:sz="0" w:space="0" w:color="auto"/>
                <w:left w:val="none" w:sz="0" w:space="0" w:color="auto"/>
                <w:bottom w:val="none" w:sz="0" w:space="0" w:color="auto"/>
                <w:right w:val="none" w:sz="0" w:space="0" w:color="auto"/>
              </w:divBdr>
              <w:divsChild>
                <w:div w:id="375785046">
                  <w:marLeft w:val="0"/>
                  <w:marRight w:val="0"/>
                  <w:marTop w:val="0"/>
                  <w:marBottom w:val="0"/>
                  <w:divBdr>
                    <w:top w:val="none" w:sz="0" w:space="0" w:color="auto"/>
                    <w:left w:val="none" w:sz="0" w:space="0" w:color="auto"/>
                    <w:bottom w:val="none" w:sz="0" w:space="0" w:color="auto"/>
                    <w:right w:val="none" w:sz="0" w:space="0" w:color="auto"/>
                  </w:divBdr>
                  <w:divsChild>
                    <w:div w:id="6118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719636">
      <w:bodyDiv w:val="1"/>
      <w:marLeft w:val="0"/>
      <w:marRight w:val="0"/>
      <w:marTop w:val="0"/>
      <w:marBottom w:val="0"/>
      <w:divBdr>
        <w:top w:val="none" w:sz="0" w:space="0" w:color="auto"/>
        <w:left w:val="none" w:sz="0" w:space="0" w:color="auto"/>
        <w:bottom w:val="none" w:sz="0" w:space="0" w:color="auto"/>
        <w:right w:val="none" w:sz="0" w:space="0" w:color="auto"/>
      </w:divBdr>
      <w:divsChild>
        <w:div w:id="872576211">
          <w:marLeft w:val="0"/>
          <w:marRight w:val="0"/>
          <w:marTop w:val="0"/>
          <w:marBottom w:val="0"/>
          <w:divBdr>
            <w:top w:val="none" w:sz="0" w:space="0" w:color="auto"/>
            <w:left w:val="none" w:sz="0" w:space="0" w:color="auto"/>
            <w:bottom w:val="none" w:sz="0" w:space="0" w:color="auto"/>
            <w:right w:val="none" w:sz="0" w:space="0" w:color="auto"/>
          </w:divBdr>
          <w:divsChild>
            <w:div w:id="1372220682">
              <w:marLeft w:val="0"/>
              <w:marRight w:val="0"/>
              <w:marTop w:val="0"/>
              <w:marBottom w:val="0"/>
              <w:divBdr>
                <w:top w:val="none" w:sz="0" w:space="0" w:color="auto"/>
                <w:left w:val="none" w:sz="0" w:space="0" w:color="auto"/>
                <w:bottom w:val="none" w:sz="0" w:space="0" w:color="auto"/>
                <w:right w:val="none" w:sz="0" w:space="0" w:color="auto"/>
              </w:divBdr>
              <w:divsChild>
                <w:div w:id="16169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7893">
      <w:bodyDiv w:val="1"/>
      <w:marLeft w:val="0"/>
      <w:marRight w:val="0"/>
      <w:marTop w:val="0"/>
      <w:marBottom w:val="0"/>
      <w:divBdr>
        <w:top w:val="none" w:sz="0" w:space="0" w:color="auto"/>
        <w:left w:val="none" w:sz="0" w:space="0" w:color="auto"/>
        <w:bottom w:val="none" w:sz="0" w:space="0" w:color="auto"/>
        <w:right w:val="none" w:sz="0" w:space="0" w:color="auto"/>
      </w:divBdr>
      <w:divsChild>
        <w:div w:id="1031108216">
          <w:marLeft w:val="0"/>
          <w:marRight w:val="0"/>
          <w:marTop w:val="0"/>
          <w:marBottom w:val="0"/>
          <w:divBdr>
            <w:top w:val="none" w:sz="0" w:space="0" w:color="auto"/>
            <w:left w:val="none" w:sz="0" w:space="0" w:color="auto"/>
            <w:bottom w:val="none" w:sz="0" w:space="0" w:color="auto"/>
            <w:right w:val="none" w:sz="0" w:space="0" w:color="auto"/>
          </w:divBdr>
          <w:divsChild>
            <w:div w:id="2068799997">
              <w:marLeft w:val="0"/>
              <w:marRight w:val="0"/>
              <w:marTop w:val="0"/>
              <w:marBottom w:val="0"/>
              <w:divBdr>
                <w:top w:val="none" w:sz="0" w:space="0" w:color="auto"/>
                <w:left w:val="none" w:sz="0" w:space="0" w:color="auto"/>
                <w:bottom w:val="none" w:sz="0" w:space="0" w:color="auto"/>
                <w:right w:val="none" w:sz="0" w:space="0" w:color="auto"/>
              </w:divBdr>
              <w:divsChild>
                <w:div w:id="3448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86206">
      <w:bodyDiv w:val="1"/>
      <w:marLeft w:val="0"/>
      <w:marRight w:val="0"/>
      <w:marTop w:val="0"/>
      <w:marBottom w:val="0"/>
      <w:divBdr>
        <w:top w:val="none" w:sz="0" w:space="0" w:color="auto"/>
        <w:left w:val="none" w:sz="0" w:space="0" w:color="auto"/>
        <w:bottom w:val="none" w:sz="0" w:space="0" w:color="auto"/>
        <w:right w:val="none" w:sz="0" w:space="0" w:color="auto"/>
      </w:divBdr>
      <w:divsChild>
        <w:div w:id="1030107096">
          <w:marLeft w:val="0"/>
          <w:marRight w:val="0"/>
          <w:marTop w:val="0"/>
          <w:marBottom w:val="0"/>
          <w:divBdr>
            <w:top w:val="none" w:sz="0" w:space="0" w:color="auto"/>
            <w:left w:val="none" w:sz="0" w:space="0" w:color="auto"/>
            <w:bottom w:val="none" w:sz="0" w:space="0" w:color="auto"/>
            <w:right w:val="none" w:sz="0" w:space="0" w:color="auto"/>
          </w:divBdr>
          <w:divsChild>
            <w:div w:id="433596504">
              <w:marLeft w:val="0"/>
              <w:marRight w:val="0"/>
              <w:marTop w:val="0"/>
              <w:marBottom w:val="0"/>
              <w:divBdr>
                <w:top w:val="none" w:sz="0" w:space="0" w:color="auto"/>
                <w:left w:val="none" w:sz="0" w:space="0" w:color="auto"/>
                <w:bottom w:val="none" w:sz="0" w:space="0" w:color="auto"/>
                <w:right w:val="none" w:sz="0" w:space="0" w:color="auto"/>
              </w:divBdr>
              <w:divsChild>
                <w:div w:id="6425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46595">
      <w:bodyDiv w:val="1"/>
      <w:marLeft w:val="0"/>
      <w:marRight w:val="0"/>
      <w:marTop w:val="0"/>
      <w:marBottom w:val="0"/>
      <w:divBdr>
        <w:top w:val="none" w:sz="0" w:space="0" w:color="auto"/>
        <w:left w:val="none" w:sz="0" w:space="0" w:color="auto"/>
        <w:bottom w:val="none" w:sz="0" w:space="0" w:color="auto"/>
        <w:right w:val="none" w:sz="0" w:space="0" w:color="auto"/>
      </w:divBdr>
      <w:divsChild>
        <w:div w:id="1572694457">
          <w:marLeft w:val="0"/>
          <w:marRight w:val="0"/>
          <w:marTop w:val="0"/>
          <w:marBottom w:val="0"/>
          <w:divBdr>
            <w:top w:val="none" w:sz="0" w:space="0" w:color="auto"/>
            <w:left w:val="none" w:sz="0" w:space="0" w:color="auto"/>
            <w:bottom w:val="none" w:sz="0" w:space="0" w:color="auto"/>
            <w:right w:val="none" w:sz="0" w:space="0" w:color="auto"/>
          </w:divBdr>
          <w:divsChild>
            <w:div w:id="429203007">
              <w:marLeft w:val="0"/>
              <w:marRight w:val="0"/>
              <w:marTop w:val="0"/>
              <w:marBottom w:val="0"/>
              <w:divBdr>
                <w:top w:val="none" w:sz="0" w:space="0" w:color="auto"/>
                <w:left w:val="none" w:sz="0" w:space="0" w:color="auto"/>
                <w:bottom w:val="none" w:sz="0" w:space="0" w:color="auto"/>
                <w:right w:val="none" w:sz="0" w:space="0" w:color="auto"/>
              </w:divBdr>
              <w:divsChild>
                <w:div w:id="2018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4223">
      <w:bodyDiv w:val="1"/>
      <w:marLeft w:val="0"/>
      <w:marRight w:val="0"/>
      <w:marTop w:val="0"/>
      <w:marBottom w:val="0"/>
      <w:divBdr>
        <w:top w:val="none" w:sz="0" w:space="0" w:color="auto"/>
        <w:left w:val="none" w:sz="0" w:space="0" w:color="auto"/>
        <w:bottom w:val="none" w:sz="0" w:space="0" w:color="auto"/>
        <w:right w:val="none" w:sz="0" w:space="0" w:color="auto"/>
      </w:divBdr>
      <w:divsChild>
        <w:div w:id="1015571326">
          <w:marLeft w:val="0"/>
          <w:marRight w:val="0"/>
          <w:marTop w:val="0"/>
          <w:marBottom w:val="0"/>
          <w:divBdr>
            <w:top w:val="none" w:sz="0" w:space="0" w:color="auto"/>
            <w:left w:val="none" w:sz="0" w:space="0" w:color="auto"/>
            <w:bottom w:val="none" w:sz="0" w:space="0" w:color="auto"/>
            <w:right w:val="none" w:sz="0" w:space="0" w:color="auto"/>
          </w:divBdr>
          <w:divsChild>
            <w:div w:id="1797066714">
              <w:marLeft w:val="0"/>
              <w:marRight w:val="0"/>
              <w:marTop w:val="0"/>
              <w:marBottom w:val="0"/>
              <w:divBdr>
                <w:top w:val="none" w:sz="0" w:space="0" w:color="auto"/>
                <w:left w:val="none" w:sz="0" w:space="0" w:color="auto"/>
                <w:bottom w:val="none" w:sz="0" w:space="0" w:color="auto"/>
                <w:right w:val="none" w:sz="0" w:space="0" w:color="auto"/>
              </w:divBdr>
              <w:divsChild>
                <w:div w:id="830633735">
                  <w:marLeft w:val="0"/>
                  <w:marRight w:val="0"/>
                  <w:marTop w:val="0"/>
                  <w:marBottom w:val="0"/>
                  <w:divBdr>
                    <w:top w:val="none" w:sz="0" w:space="0" w:color="auto"/>
                    <w:left w:val="none" w:sz="0" w:space="0" w:color="auto"/>
                    <w:bottom w:val="none" w:sz="0" w:space="0" w:color="auto"/>
                    <w:right w:val="none" w:sz="0" w:space="0" w:color="auto"/>
                  </w:divBdr>
                  <w:divsChild>
                    <w:div w:id="4209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33621">
      <w:bodyDiv w:val="1"/>
      <w:marLeft w:val="0"/>
      <w:marRight w:val="0"/>
      <w:marTop w:val="0"/>
      <w:marBottom w:val="0"/>
      <w:divBdr>
        <w:top w:val="none" w:sz="0" w:space="0" w:color="auto"/>
        <w:left w:val="none" w:sz="0" w:space="0" w:color="auto"/>
        <w:bottom w:val="none" w:sz="0" w:space="0" w:color="auto"/>
        <w:right w:val="none" w:sz="0" w:space="0" w:color="auto"/>
      </w:divBdr>
      <w:divsChild>
        <w:div w:id="845290020">
          <w:marLeft w:val="0"/>
          <w:marRight w:val="0"/>
          <w:marTop w:val="0"/>
          <w:marBottom w:val="0"/>
          <w:divBdr>
            <w:top w:val="none" w:sz="0" w:space="0" w:color="auto"/>
            <w:left w:val="none" w:sz="0" w:space="0" w:color="auto"/>
            <w:bottom w:val="none" w:sz="0" w:space="0" w:color="auto"/>
            <w:right w:val="none" w:sz="0" w:space="0" w:color="auto"/>
          </w:divBdr>
          <w:divsChild>
            <w:div w:id="1238124627">
              <w:marLeft w:val="0"/>
              <w:marRight w:val="0"/>
              <w:marTop w:val="0"/>
              <w:marBottom w:val="0"/>
              <w:divBdr>
                <w:top w:val="none" w:sz="0" w:space="0" w:color="auto"/>
                <w:left w:val="none" w:sz="0" w:space="0" w:color="auto"/>
                <w:bottom w:val="none" w:sz="0" w:space="0" w:color="auto"/>
                <w:right w:val="none" w:sz="0" w:space="0" w:color="auto"/>
              </w:divBdr>
              <w:divsChild>
                <w:div w:id="9892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50079">
      <w:bodyDiv w:val="1"/>
      <w:marLeft w:val="0"/>
      <w:marRight w:val="0"/>
      <w:marTop w:val="0"/>
      <w:marBottom w:val="0"/>
      <w:divBdr>
        <w:top w:val="none" w:sz="0" w:space="0" w:color="auto"/>
        <w:left w:val="none" w:sz="0" w:space="0" w:color="auto"/>
        <w:bottom w:val="none" w:sz="0" w:space="0" w:color="auto"/>
        <w:right w:val="none" w:sz="0" w:space="0" w:color="auto"/>
      </w:divBdr>
      <w:divsChild>
        <w:div w:id="396589524">
          <w:marLeft w:val="0"/>
          <w:marRight w:val="0"/>
          <w:marTop w:val="0"/>
          <w:marBottom w:val="0"/>
          <w:divBdr>
            <w:top w:val="none" w:sz="0" w:space="0" w:color="auto"/>
            <w:left w:val="none" w:sz="0" w:space="0" w:color="auto"/>
            <w:bottom w:val="none" w:sz="0" w:space="0" w:color="auto"/>
            <w:right w:val="none" w:sz="0" w:space="0" w:color="auto"/>
          </w:divBdr>
          <w:divsChild>
            <w:div w:id="785856747">
              <w:marLeft w:val="0"/>
              <w:marRight w:val="0"/>
              <w:marTop w:val="0"/>
              <w:marBottom w:val="0"/>
              <w:divBdr>
                <w:top w:val="none" w:sz="0" w:space="0" w:color="auto"/>
                <w:left w:val="none" w:sz="0" w:space="0" w:color="auto"/>
                <w:bottom w:val="none" w:sz="0" w:space="0" w:color="auto"/>
                <w:right w:val="none" w:sz="0" w:space="0" w:color="auto"/>
              </w:divBdr>
              <w:divsChild>
                <w:div w:id="12337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26824">
      <w:bodyDiv w:val="1"/>
      <w:marLeft w:val="0"/>
      <w:marRight w:val="0"/>
      <w:marTop w:val="0"/>
      <w:marBottom w:val="0"/>
      <w:divBdr>
        <w:top w:val="none" w:sz="0" w:space="0" w:color="auto"/>
        <w:left w:val="none" w:sz="0" w:space="0" w:color="auto"/>
        <w:bottom w:val="none" w:sz="0" w:space="0" w:color="auto"/>
        <w:right w:val="none" w:sz="0" w:space="0" w:color="auto"/>
      </w:divBdr>
      <w:divsChild>
        <w:div w:id="1379402658">
          <w:marLeft w:val="0"/>
          <w:marRight w:val="0"/>
          <w:marTop w:val="0"/>
          <w:marBottom w:val="0"/>
          <w:divBdr>
            <w:top w:val="none" w:sz="0" w:space="0" w:color="auto"/>
            <w:left w:val="none" w:sz="0" w:space="0" w:color="auto"/>
            <w:bottom w:val="none" w:sz="0" w:space="0" w:color="auto"/>
            <w:right w:val="none" w:sz="0" w:space="0" w:color="auto"/>
          </w:divBdr>
          <w:divsChild>
            <w:div w:id="835993493">
              <w:marLeft w:val="0"/>
              <w:marRight w:val="0"/>
              <w:marTop w:val="0"/>
              <w:marBottom w:val="0"/>
              <w:divBdr>
                <w:top w:val="none" w:sz="0" w:space="0" w:color="auto"/>
                <w:left w:val="none" w:sz="0" w:space="0" w:color="auto"/>
                <w:bottom w:val="none" w:sz="0" w:space="0" w:color="auto"/>
                <w:right w:val="none" w:sz="0" w:space="0" w:color="auto"/>
              </w:divBdr>
              <w:divsChild>
                <w:div w:id="1833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82183">
      <w:bodyDiv w:val="1"/>
      <w:marLeft w:val="0"/>
      <w:marRight w:val="0"/>
      <w:marTop w:val="0"/>
      <w:marBottom w:val="0"/>
      <w:divBdr>
        <w:top w:val="none" w:sz="0" w:space="0" w:color="auto"/>
        <w:left w:val="none" w:sz="0" w:space="0" w:color="auto"/>
        <w:bottom w:val="none" w:sz="0" w:space="0" w:color="auto"/>
        <w:right w:val="none" w:sz="0" w:space="0" w:color="auto"/>
      </w:divBdr>
    </w:div>
    <w:div w:id="2028409269">
      <w:bodyDiv w:val="1"/>
      <w:marLeft w:val="0"/>
      <w:marRight w:val="0"/>
      <w:marTop w:val="0"/>
      <w:marBottom w:val="0"/>
      <w:divBdr>
        <w:top w:val="none" w:sz="0" w:space="0" w:color="auto"/>
        <w:left w:val="none" w:sz="0" w:space="0" w:color="auto"/>
        <w:bottom w:val="none" w:sz="0" w:space="0" w:color="auto"/>
        <w:right w:val="none" w:sz="0" w:space="0" w:color="auto"/>
      </w:divBdr>
      <w:divsChild>
        <w:div w:id="1240137991">
          <w:marLeft w:val="0"/>
          <w:marRight w:val="0"/>
          <w:marTop w:val="0"/>
          <w:marBottom w:val="0"/>
          <w:divBdr>
            <w:top w:val="none" w:sz="0" w:space="0" w:color="auto"/>
            <w:left w:val="none" w:sz="0" w:space="0" w:color="auto"/>
            <w:bottom w:val="none" w:sz="0" w:space="0" w:color="auto"/>
            <w:right w:val="none" w:sz="0" w:space="0" w:color="auto"/>
          </w:divBdr>
          <w:divsChild>
            <w:div w:id="501625931">
              <w:marLeft w:val="0"/>
              <w:marRight w:val="0"/>
              <w:marTop w:val="0"/>
              <w:marBottom w:val="0"/>
              <w:divBdr>
                <w:top w:val="none" w:sz="0" w:space="0" w:color="auto"/>
                <w:left w:val="none" w:sz="0" w:space="0" w:color="auto"/>
                <w:bottom w:val="none" w:sz="0" w:space="0" w:color="auto"/>
                <w:right w:val="none" w:sz="0" w:space="0" w:color="auto"/>
              </w:divBdr>
              <w:divsChild>
                <w:div w:id="18887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5893">
      <w:bodyDiv w:val="1"/>
      <w:marLeft w:val="0"/>
      <w:marRight w:val="0"/>
      <w:marTop w:val="0"/>
      <w:marBottom w:val="0"/>
      <w:divBdr>
        <w:top w:val="none" w:sz="0" w:space="0" w:color="auto"/>
        <w:left w:val="none" w:sz="0" w:space="0" w:color="auto"/>
        <w:bottom w:val="none" w:sz="0" w:space="0" w:color="auto"/>
        <w:right w:val="none" w:sz="0" w:space="0" w:color="auto"/>
      </w:divBdr>
    </w:div>
    <w:div w:id="2038311275">
      <w:bodyDiv w:val="1"/>
      <w:marLeft w:val="0"/>
      <w:marRight w:val="0"/>
      <w:marTop w:val="0"/>
      <w:marBottom w:val="0"/>
      <w:divBdr>
        <w:top w:val="none" w:sz="0" w:space="0" w:color="auto"/>
        <w:left w:val="none" w:sz="0" w:space="0" w:color="auto"/>
        <w:bottom w:val="none" w:sz="0" w:space="0" w:color="auto"/>
        <w:right w:val="none" w:sz="0" w:space="0" w:color="auto"/>
      </w:divBdr>
    </w:div>
    <w:div w:id="2052269250">
      <w:bodyDiv w:val="1"/>
      <w:marLeft w:val="0"/>
      <w:marRight w:val="0"/>
      <w:marTop w:val="0"/>
      <w:marBottom w:val="0"/>
      <w:divBdr>
        <w:top w:val="none" w:sz="0" w:space="0" w:color="auto"/>
        <w:left w:val="none" w:sz="0" w:space="0" w:color="auto"/>
        <w:bottom w:val="none" w:sz="0" w:space="0" w:color="auto"/>
        <w:right w:val="none" w:sz="0" w:space="0" w:color="auto"/>
      </w:divBdr>
      <w:divsChild>
        <w:div w:id="1812478610">
          <w:marLeft w:val="0"/>
          <w:marRight w:val="0"/>
          <w:marTop w:val="0"/>
          <w:marBottom w:val="0"/>
          <w:divBdr>
            <w:top w:val="none" w:sz="0" w:space="0" w:color="auto"/>
            <w:left w:val="none" w:sz="0" w:space="0" w:color="auto"/>
            <w:bottom w:val="none" w:sz="0" w:space="0" w:color="auto"/>
            <w:right w:val="none" w:sz="0" w:space="0" w:color="auto"/>
          </w:divBdr>
          <w:divsChild>
            <w:div w:id="1259212724">
              <w:marLeft w:val="0"/>
              <w:marRight w:val="0"/>
              <w:marTop w:val="0"/>
              <w:marBottom w:val="0"/>
              <w:divBdr>
                <w:top w:val="none" w:sz="0" w:space="0" w:color="auto"/>
                <w:left w:val="none" w:sz="0" w:space="0" w:color="auto"/>
                <w:bottom w:val="none" w:sz="0" w:space="0" w:color="auto"/>
                <w:right w:val="none" w:sz="0" w:space="0" w:color="auto"/>
              </w:divBdr>
              <w:divsChild>
                <w:div w:id="20206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1146">
      <w:bodyDiv w:val="1"/>
      <w:marLeft w:val="0"/>
      <w:marRight w:val="0"/>
      <w:marTop w:val="0"/>
      <w:marBottom w:val="0"/>
      <w:divBdr>
        <w:top w:val="none" w:sz="0" w:space="0" w:color="auto"/>
        <w:left w:val="none" w:sz="0" w:space="0" w:color="auto"/>
        <w:bottom w:val="none" w:sz="0" w:space="0" w:color="auto"/>
        <w:right w:val="none" w:sz="0" w:space="0" w:color="auto"/>
      </w:divBdr>
    </w:div>
    <w:div w:id="2067414456">
      <w:bodyDiv w:val="1"/>
      <w:marLeft w:val="0"/>
      <w:marRight w:val="0"/>
      <w:marTop w:val="0"/>
      <w:marBottom w:val="0"/>
      <w:divBdr>
        <w:top w:val="none" w:sz="0" w:space="0" w:color="auto"/>
        <w:left w:val="none" w:sz="0" w:space="0" w:color="auto"/>
        <w:bottom w:val="none" w:sz="0" w:space="0" w:color="auto"/>
        <w:right w:val="none" w:sz="0" w:space="0" w:color="auto"/>
      </w:divBdr>
      <w:divsChild>
        <w:div w:id="594241660">
          <w:marLeft w:val="0"/>
          <w:marRight w:val="0"/>
          <w:marTop w:val="0"/>
          <w:marBottom w:val="0"/>
          <w:divBdr>
            <w:top w:val="none" w:sz="0" w:space="0" w:color="auto"/>
            <w:left w:val="none" w:sz="0" w:space="0" w:color="auto"/>
            <w:bottom w:val="none" w:sz="0" w:space="0" w:color="auto"/>
            <w:right w:val="none" w:sz="0" w:space="0" w:color="auto"/>
          </w:divBdr>
          <w:divsChild>
            <w:div w:id="1719861499">
              <w:marLeft w:val="0"/>
              <w:marRight w:val="0"/>
              <w:marTop w:val="0"/>
              <w:marBottom w:val="0"/>
              <w:divBdr>
                <w:top w:val="none" w:sz="0" w:space="0" w:color="auto"/>
                <w:left w:val="none" w:sz="0" w:space="0" w:color="auto"/>
                <w:bottom w:val="none" w:sz="0" w:space="0" w:color="auto"/>
                <w:right w:val="none" w:sz="0" w:space="0" w:color="auto"/>
              </w:divBdr>
              <w:divsChild>
                <w:div w:id="2131894087">
                  <w:marLeft w:val="0"/>
                  <w:marRight w:val="0"/>
                  <w:marTop w:val="0"/>
                  <w:marBottom w:val="0"/>
                  <w:divBdr>
                    <w:top w:val="none" w:sz="0" w:space="0" w:color="auto"/>
                    <w:left w:val="none" w:sz="0" w:space="0" w:color="auto"/>
                    <w:bottom w:val="none" w:sz="0" w:space="0" w:color="auto"/>
                    <w:right w:val="none" w:sz="0" w:space="0" w:color="auto"/>
                  </w:divBdr>
                  <w:divsChild>
                    <w:div w:id="5704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51311">
      <w:bodyDiv w:val="1"/>
      <w:marLeft w:val="0"/>
      <w:marRight w:val="0"/>
      <w:marTop w:val="0"/>
      <w:marBottom w:val="0"/>
      <w:divBdr>
        <w:top w:val="none" w:sz="0" w:space="0" w:color="auto"/>
        <w:left w:val="none" w:sz="0" w:space="0" w:color="auto"/>
        <w:bottom w:val="none" w:sz="0" w:space="0" w:color="auto"/>
        <w:right w:val="none" w:sz="0" w:space="0" w:color="auto"/>
      </w:divBdr>
    </w:div>
    <w:div w:id="2104910775">
      <w:bodyDiv w:val="1"/>
      <w:marLeft w:val="0"/>
      <w:marRight w:val="0"/>
      <w:marTop w:val="0"/>
      <w:marBottom w:val="0"/>
      <w:divBdr>
        <w:top w:val="none" w:sz="0" w:space="0" w:color="auto"/>
        <w:left w:val="none" w:sz="0" w:space="0" w:color="auto"/>
        <w:bottom w:val="none" w:sz="0" w:space="0" w:color="auto"/>
        <w:right w:val="none" w:sz="0" w:space="0" w:color="auto"/>
      </w:divBdr>
      <w:divsChild>
        <w:div w:id="757750013">
          <w:marLeft w:val="0"/>
          <w:marRight w:val="0"/>
          <w:marTop w:val="0"/>
          <w:marBottom w:val="0"/>
          <w:divBdr>
            <w:top w:val="none" w:sz="0" w:space="0" w:color="auto"/>
            <w:left w:val="none" w:sz="0" w:space="0" w:color="auto"/>
            <w:bottom w:val="none" w:sz="0" w:space="0" w:color="auto"/>
            <w:right w:val="none" w:sz="0" w:space="0" w:color="auto"/>
          </w:divBdr>
          <w:divsChild>
            <w:div w:id="916205449">
              <w:marLeft w:val="0"/>
              <w:marRight w:val="0"/>
              <w:marTop w:val="0"/>
              <w:marBottom w:val="0"/>
              <w:divBdr>
                <w:top w:val="none" w:sz="0" w:space="0" w:color="auto"/>
                <w:left w:val="none" w:sz="0" w:space="0" w:color="auto"/>
                <w:bottom w:val="none" w:sz="0" w:space="0" w:color="auto"/>
                <w:right w:val="none" w:sz="0" w:space="0" w:color="auto"/>
              </w:divBdr>
              <w:divsChild>
                <w:div w:id="10806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92689">
      <w:bodyDiv w:val="1"/>
      <w:marLeft w:val="0"/>
      <w:marRight w:val="0"/>
      <w:marTop w:val="0"/>
      <w:marBottom w:val="0"/>
      <w:divBdr>
        <w:top w:val="none" w:sz="0" w:space="0" w:color="auto"/>
        <w:left w:val="none" w:sz="0" w:space="0" w:color="auto"/>
        <w:bottom w:val="none" w:sz="0" w:space="0" w:color="auto"/>
        <w:right w:val="none" w:sz="0" w:space="0" w:color="auto"/>
      </w:divBdr>
      <w:divsChild>
        <w:div w:id="798182699">
          <w:marLeft w:val="0"/>
          <w:marRight w:val="0"/>
          <w:marTop w:val="0"/>
          <w:marBottom w:val="0"/>
          <w:divBdr>
            <w:top w:val="none" w:sz="0" w:space="0" w:color="auto"/>
            <w:left w:val="none" w:sz="0" w:space="0" w:color="auto"/>
            <w:bottom w:val="none" w:sz="0" w:space="0" w:color="auto"/>
            <w:right w:val="none" w:sz="0" w:space="0" w:color="auto"/>
          </w:divBdr>
          <w:divsChild>
            <w:div w:id="1321039154">
              <w:marLeft w:val="0"/>
              <w:marRight w:val="0"/>
              <w:marTop w:val="0"/>
              <w:marBottom w:val="0"/>
              <w:divBdr>
                <w:top w:val="none" w:sz="0" w:space="0" w:color="auto"/>
                <w:left w:val="none" w:sz="0" w:space="0" w:color="auto"/>
                <w:bottom w:val="none" w:sz="0" w:space="0" w:color="auto"/>
                <w:right w:val="none" w:sz="0" w:space="0" w:color="auto"/>
              </w:divBdr>
              <w:divsChild>
                <w:div w:id="15612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3170">
      <w:bodyDiv w:val="1"/>
      <w:marLeft w:val="0"/>
      <w:marRight w:val="0"/>
      <w:marTop w:val="0"/>
      <w:marBottom w:val="0"/>
      <w:divBdr>
        <w:top w:val="none" w:sz="0" w:space="0" w:color="auto"/>
        <w:left w:val="none" w:sz="0" w:space="0" w:color="auto"/>
        <w:bottom w:val="none" w:sz="0" w:space="0" w:color="auto"/>
        <w:right w:val="none" w:sz="0" w:space="0" w:color="auto"/>
      </w:divBdr>
      <w:divsChild>
        <w:div w:id="1360623794">
          <w:marLeft w:val="0"/>
          <w:marRight w:val="0"/>
          <w:marTop w:val="0"/>
          <w:marBottom w:val="0"/>
          <w:divBdr>
            <w:top w:val="none" w:sz="0" w:space="0" w:color="auto"/>
            <w:left w:val="none" w:sz="0" w:space="0" w:color="auto"/>
            <w:bottom w:val="none" w:sz="0" w:space="0" w:color="auto"/>
            <w:right w:val="none" w:sz="0" w:space="0" w:color="auto"/>
          </w:divBdr>
          <w:divsChild>
            <w:div w:id="1344285564">
              <w:marLeft w:val="0"/>
              <w:marRight w:val="0"/>
              <w:marTop w:val="0"/>
              <w:marBottom w:val="0"/>
              <w:divBdr>
                <w:top w:val="none" w:sz="0" w:space="0" w:color="auto"/>
                <w:left w:val="none" w:sz="0" w:space="0" w:color="auto"/>
                <w:bottom w:val="none" w:sz="0" w:space="0" w:color="auto"/>
                <w:right w:val="none" w:sz="0" w:space="0" w:color="auto"/>
              </w:divBdr>
              <w:divsChild>
                <w:div w:id="16380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00879">
      <w:bodyDiv w:val="1"/>
      <w:marLeft w:val="0"/>
      <w:marRight w:val="0"/>
      <w:marTop w:val="0"/>
      <w:marBottom w:val="0"/>
      <w:divBdr>
        <w:top w:val="none" w:sz="0" w:space="0" w:color="auto"/>
        <w:left w:val="none" w:sz="0" w:space="0" w:color="auto"/>
        <w:bottom w:val="none" w:sz="0" w:space="0" w:color="auto"/>
        <w:right w:val="none" w:sz="0" w:space="0" w:color="auto"/>
      </w:divBdr>
      <w:divsChild>
        <w:div w:id="1583905467">
          <w:marLeft w:val="0"/>
          <w:marRight w:val="0"/>
          <w:marTop w:val="0"/>
          <w:marBottom w:val="0"/>
          <w:divBdr>
            <w:top w:val="none" w:sz="0" w:space="0" w:color="auto"/>
            <w:left w:val="none" w:sz="0" w:space="0" w:color="auto"/>
            <w:bottom w:val="none" w:sz="0" w:space="0" w:color="auto"/>
            <w:right w:val="none" w:sz="0" w:space="0" w:color="auto"/>
          </w:divBdr>
          <w:divsChild>
            <w:div w:id="2113435839">
              <w:marLeft w:val="0"/>
              <w:marRight w:val="0"/>
              <w:marTop w:val="0"/>
              <w:marBottom w:val="0"/>
              <w:divBdr>
                <w:top w:val="none" w:sz="0" w:space="0" w:color="auto"/>
                <w:left w:val="none" w:sz="0" w:space="0" w:color="auto"/>
                <w:bottom w:val="none" w:sz="0" w:space="0" w:color="auto"/>
                <w:right w:val="none" w:sz="0" w:space="0" w:color="auto"/>
              </w:divBdr>
              <w:divsChild>
                <w:div w:id="19938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9526">
      <w:bodyDiv w:val="1"/>
      <w:marLeft w:val="0"/>
      <w:marRight w:val="0"/>
      <w:marTop w:val="0"/>
      <w:marBottom w:val="0"/>
      <w:divBdr>
        <w:top w:val="none" w:sz="0" w:space="0" w:color="auto"/>
        <w:left w:val="none" w:sz="0" w:space="0" w:color="auto"/>
        <w:bottom w:val="none" w:sz="0" w:space="0" w:color="auto"/>
        <w:right w:val="none" w:sz="0" w:space="0" w:color="auto"/>
      </w:divBdr>
      <w:divsChild>
        <w:div w:id="2122262527">
          <w:marLeft w:val="0"/>
          <w:marRight w:val="0"/>
          <w:marTop w:val="0"/>
          <w:marBottom w:val="0"/>
          <w:divBdr>
            <w:top w:val="none" w:sz="0" w:space="0" w:color="auto"/>
            <w:left w:val="none" w:sz="0" w:space="0" w:color="auto"/>
            <w:bottom w:val="none" w:sz="0" w:space="0" w:color="auto"/>
            <w:right w:val="none" w:sz="0" w:space="0" w:color="auto"/>
          </w:divBdr>
          <w:divsChild>
            <w:div w:id="1950894148">
              <w:marLeft w:val="0"/>
              <w:marRight w:val="0"/>
              <w:marTop w:val="0"/>
              <w:marBottom w:val="0"/>
              <w:divBdr>
                <w:top w:val="none" w:sz="0" w:space="0" w:color="auto"/>
                <w:left w:val="none" w:sz="0" w:space="0" w:color="auto"/>
                <w:bottom w:val="none" w:sz="0" w:space="0" w:color="auto"/>
                <w:right w:val="none" w:sz="0" w:space="0" w:color="auto"/>
              </w:divBdr>
              <w:divsChild>
                <w:div w:id="11103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01230">
      <w:bodyDiv w:val="1"/>
      <w:marLeft w:val="0"/>
      <w:marRight w:val="0"/>
      <w:marTop w:val="0"/>
      <w:marBottom w:val="0"/>
      <w:divBdr>
        <w:top w:val="none" w:sz="0" w:space="0" w:color="auto"/>
        <w:left w:val="none" w:sz="0" w:space="0" w:color="auto"/>
        <w:bottom w:val="none" w:sz="0" w:space="0" w:color="auto"/>
        <w:right w:val="none" w:sz="0" w:space="0" w:color="auto"/>
      </w:divBdr>
      <w:divsChild>
        <w:div w:id="425883416">
          <w:marLeft w:val="0"/>
          <w:marRight w:val="0"/>
          <w:marTop w:val="0"/>
          <w:marBottom w:val="0"/>
          <w:divBdr>
            <w:top w:val="none" w:sz="0" w:space="0" w:color="auto"/>
            <w:left w:val="none" w:sz="0" w:space="0" w:color="auto"/>
            <w:bottom w:val="none" w:sz="0" w:space="0" w:color="auto"/>
            <w:right w:val="none" w:sz="0" w:space="0" w:color="auto"/>
          </w:divBdr>
          <w:divsChild>
            <w:div w:id="402609706">
              <w:marLeft w:val="0"/>
              <w:marRight w:val="0"/>
              <w:marTop w:val="0"/>
              <w:marBottom w:val="0"/>
              <w:divBdr>
                <w:top w:val="none" w:sz="0" w:space="0" w:color="auto"/>
                <w:left w:val="none" w:sz="0" w:space="0" w:color="auto"/>
                <w:bottom w:val="none" w:sz="0" w:space="0" w:color="auto"/>
                <w:right w:val="none" w:sz="0" w:space="0" w:color="auto"/>
              </w:divBdr>
              <w:divsChild>
                <w:div w:id="178855111">
                  <w:marLeft w:val="0"/>
                  <w:marRight w:val="0"/>
                  <w:marTop w:val="0"/>
                  <w:marBottom w:val="0"/>
                  <w:divBdr>
                    <w:top w:val="none" w:sz="0" w:space="0" w:color="auto"/>
                    <w:left w:val="none" w:sz="0" w:space="0" w:color="auto"/>
                    <w:bottom w:val="none" w:sz="0" w:space="0" w:color="auto"/>
                    <w:right w:val="none" w:sz="0" w:space="0" w:color="auto"/>
                  </w:divBdr>
                  <w:divsChild>
                    <w:div w:id="1114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4971">
      <w:bodyDiv w:val="1"/>
      <w:marLeft w:val="0"/>
      <w:marRight w:val="0"/>
      <w:marTop w:val="0"/>
      <w:marBottom w:val="0"/>
      <w:divBdr>
        <w:top w:val="none" w:sz="0" w:space="0" w:color="auto"/>
        <w:left w:val="none" w:sz="0" w:space="0" w:color="auto"/>
        <w:bottom w:val="none" w:sz="0" w:space="0" w:color="auto"/>
        <w:right w:val="none" w:sz="0" w:space="0" w:color="auto"/>
      </w:divBdr>
    </w:div>
    <w:div w:id="2142841305">
      <w:bodyDiv w:val="1"/>
      <w:marLeft w:val="0"/>
      <w:marRight w:val="0"/>
      <w:marTop w:val="0"/>
      <w:marBottom w:val="0"/>
      <w:divBdr>
        <w:top w:val="none" w:sz="0" w:space="0" w:color="auto"/>
        <w:left w:val="none" w:sz="0" w:space="0" w:color="auto"/>
        <w:bottom w:val="none" w:sz="0" w:space="0" w:color="auto"/>
        <w:right w:val="none" w:sz="0" w:space="0" w:color="auto"/>
      </w:divBdr>
      <w:divsChild>
        <w:div w:id="423065688">
          <w:marLeft w:val="0"/>
          <w:marRight w:val="0"/>
          <w:marTop w:val="0"/>
          <w:marBottom w:val="0"/>
          <w:divBdr>
            <w:top w:val="none" w:sz="0" w:space="0" w:color="auto"/>
            <w:left w:val="none" w:sz="0" w:space="0" w:color="auto"/>
            <w:bottom w:val="none" w:sz="0" w:space="0" w:color="auto"/>
            <w:right w:val="none" w:sz="0" w:space="0" w:color="auto"/>
          </w:divBdr>
          <w:divsChild>
            <w:div w:id="915289062">
              <w:marLeft w:val="0"/>
              <w:marRight w:val="0"/>
              <w:marTop w:val="0"/>
              <w:marBottom w:val="0"/>
              <w:divBdr>
                <w:top w:val="none" w:sz="0" w:space="0" w:color="auto"/>
                <w:left w:val="none" w:sz="0" w:space="0" w:color="auto"/>
                <w:bottom w:val="none" w:sz="0" w:space="0" w:color="auto"/>
                <w:right w:val="none" w:sz="0" w:space="0" w:color="auto"/>
              </w:divBdr>
              <w:divsChild>
                <w:div w:id="15424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BD02-6451-9044-85E8-D0C98BB4F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4167</TotalTime>
  <Pages>5</Pages>
  <Words>1256</Words>
  <Characters>7625</Characters>
  <Application>Microsoft Office Word</Application>
  <DocSecurity>0</DocSecurity>
  <Lines>119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2244</cp:revision>
  <cp:lastPrinted>2026-02-05T06:55:00Z</cp:lastPrinted>
  <dcterms:created xsi:type="dcterms:W3CDTF">2025-07-24T17:14:00Z</dcterms:created>
  <dcterms:modified xsi:type="dcterms:W3CDTF">2026-02-15T18:02:00Z</dcterms:modified>
</cp:coreProperties>
</file>